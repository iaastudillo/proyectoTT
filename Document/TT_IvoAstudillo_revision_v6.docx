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64903" w14:textId="365551FF" w:rsidR="00261927" w:rsidRPr="00DC5BF2" w:rsidRDefault="00087178" w:rsidP="00DC5BF2">
      <w:pPr>
        <w:pStyle w:val="Ttulo1"/>
        <w:rPr>
          <w:rFonts w:eastAsia="Times New Roman"/>
          <w:color w:val="FFFFFF" w:themeColor="background1"/>
          <w:lang w:val="es-ES"/>
        </w:rPr>
      </w:pPr>
      <w:bookmarkStart w:id="0" w:name="_Toc45623426"/>
      <w:r w:rsidRPr="00583C7A">
        <w:rPr>
          <w:rFonts w:ascii="Times New Roman" w:eastAsia="Times New Roman" w:hAnsi="Times New Roman" w:cs="Times New Roman"/>
          <w:noProof/>
          <w:szCs w:val="20"/>
          <w:lang w:val="es-ES" w:eastAsia="es-ES"/>
        </w:rPr>
        <w:drawing>
          <wp:anchor distT="0" distB="0" distL="114300" distR="114300" simplePos="0" relativeHeight="251641856" behindDoc="0" locked="0" layoutInCell="1" allowOverlap="1" wp14:anchorId="2E05D49B" wp14:editId="007BBE32">
            <wp:simplePos x="0" y="0"/>
            <wp:positionH relativeFrom="margin">
              <wp:align>center</wp:align>
            </wp:positionH>
            <wp:positionV relativeFrom="margin">
              <wp:align>top</wp:align>
            </wp:positionV>
            <wp:extent cx="1066800" cy="2152650"/>
            <wp:effectExtent l="0" t="0" r="0" b="0"/>
            <wp:wrapSquare wrapText="bothSides"/>
            <wp:docPr id="2" name="Imagen 2"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krios\Downloads\isntitucional vertical azul.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 b="1796"/>
                    <a:stretch/>
                  </pic:blipFill>
                  <pic:spPr bwMode="auto">
                    <a:xfrm>
                      <a:off x="0" y="0"/>
                      <a:ext cx="1066800" cy="215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1927" w:rsidRPr="00583C7A">
        <w:rPr>
          <w:rFonts w:eastAsia="Times New Roman"/>
          <w:color w:val="FFFFFF" w:themeColor="background1"/>
          <w:lang w:val="es-ES"/>
        </w:rPr>
        <w:t>Carátula</w:t>
      </w:r>
      <w:bookmarkEnd w:id="0"/>
      <w:r w:rsidR="00261927" w:rsidRPr="00583C7A">
        <w:rPr>
          <w:rFonts w:eastAsia="Times New Roman"/>
          <w:color w:val="FFFFFF" w:themeColor="background1"/>
          <w:lang w:val="es-ES"/>
        </w:rPr>
        <w:tab/>
      </w:r>
    </w:p>
    <w:p w14:paraId="4CBBC5DD" w14:textId="2D0D3923" w:rsidR="00261927" w:rsidRPr="00583C7A" w:rsidRDefault="00261927" w:rsidP="00261927">
      <w:pPr>
        <w:ind w:left="1416"/>
        <w:jc w:val="center"/>
        <w:rPr>
          <w:rFonts w:ascii="Bell MT" w:hAnsi="Bell MT"/>
          <w:i/>
          <w:spacing w:val="-1"/>
          <w:sz w:val="23"/>
          <w:lang w:val="es-ES"/>
        </w:rPr>
      </w:pPr>
    </w:p>
    <w:p w14:paraId="5AA29DF4" w14:textId="77777777" w:rsidR="00261927" w:rsidRPr="00583C7A" w:rsidRDefault="00261927" w:rsidP="00261927">
      <w:pPr>
        <w:ind w:left="1416"/>
        <w:jc w:val="center"/>
        <w:rPr>
          <w:rFonts w:ascii="Bell MT" w:hAnsi="Bell MT"/>
          <w:i/>
          <w:spacing w:val="-1"/>
          <w:sz w:val="23"/>
          <w:lang w:val="es-ES"/>
        </w:rPr>
      </w:pPr>
    </w:p>
    <w:p w14:paraId="2B927E59" w14:textId="77777777" w:rsidR="00261927" w:rsidRPr="00583C7A" w:rsidRDefault="00261927" w:rsidP="00261927">
      <w:pPr>
        <w:ind w:left="1416"/>
        <w:jc w:val="center"/>
        <w:rPr>
          <w:rFonts w:ascii="Bell MT" w:hAnsi="Bell MT"/>
          <w:i/>
          <w:spacing w:val="-1"/>
          <w:sz w:val="23"/>
          <w:lang w:val="es-ES"/>
        </w:rPr>
      </w:pPr>
    </w:p>
    <w:p w14:paraId="068B7230" w14:textId="77777777" w:rsidR="006C41E6" w:rsidRDefault="006C41E6" w:rsidP="00622B23">
      <w:pPr>
        <w:rPr>
          <w:rFonts w:ascii="Times New Roman" w:hAnsi="Times New Roman"/>
          <w:sz w:val="36"/>
          <w:szCs w:val="36"/>
        </w:rPr>
      </w:pPr>
    </w:p>
    <w:p w14:paraId="0980BD57" w14:textId="77777777" w:rsidR="006C41E6" w:rsidRDefault="006C41E6" w:rsidP="00622B23">
      <w:pPr>
        <w:rPr>
          <w:rFonts w:ascii="Times New Roman" w:hAnsi="Times New Roman"/>
          <w:sz w:val="36"/>
          <w:szCs w:val="36"/>
        </w:rPr>
      </w:pPr>
    </w:p>
    <w:p w14:paraId="62B4A68E" w14:textId="77777777" w:rsidR="00F1771B" w:rsidRDefault="00F1771B" w:rsidP="00F1771B">
      <w:pPr>
        <w:rPr>
          <w:rFonts w:ascii="Times New Roman" w:hAnsi="Times New Roman"/>
          <w:sz w:val="36"/>
          <w:szCs w:val="36"/>
        </w:rPr>
      </w:pPr>
    </w:p>
    <w:p w14:paraId="41E9E1F5" w14:textId="77777777" w:rsidR="00F1771B" w:rsidRDefault="00F1771B" w:rsidP="00F1771B">
      <w:pPr>
        <w:rPr>
          <w:rFonts w:ascii="Times New Roman" w:hAnsi="Times New Roman"/>
          <w:sz w:val="36"/>
          <w:szCs w:val="36"/>
        </w:rPr>
      </w:pPr>
    </w:p>
    <w:p w14:paraId="2E30E46F" w14:textId="2EA18C25" w:rsidR="00B62BA1" w:rsidRDefault="00B62BA1" w:rsidP="00305681">
      <w:pPr>
        <w:spacing w:line="240" w:lineRule="auto"/>
        <w:ind w:firstLine="0"/>
        <w:jc w:val="center"/>
        <w:rPr>
          <w:rFonts w:ascii="Bell MT" w:hAnsi="Bell MT"/>
          <w:i/>
          <w:sz w:val="32"/>
          <w:szCs w:val="32"/>
        </w:rPr>
      </w:pPr>
      <w:r w:rsidRPr="00634FF6">
        <w:rPr>
          <w:rFonts w:cs="Arial"/>
          <w:sz w:val="36"/>
          <w:szCs w:val="36"/>
        </w:rPr>
        <w:t>UNIVERSIDAD TÉCNICA PARTICULAR DE LOJA</w:t>
      </w:r>
      <w:r w:rsidRPr="006E1914">
        <w:rPr>
          <w:rFonts w:ascii="Times New Roman" w:hAnsi="Times New Roman"/>
          <w:sz w:val="36"/>
          <w:szCs w:val="36"/>
        </w:rPr>
        <w:br/>
      </w:r>
      <w:r w:rsidRPr="006E1914">
        <w:rPr>
          <w:rFonts w:ascii="Bell MT" w:hAnsi="Bell MT"/>
          <w:i/>
          <w:sz w:val="32"/>
          <w:szCs w:val="32"/>
        </w:rPr>
        <w:t>La Universidad Católica de Loja</w:t>
      </w:r>
    </w:p>
    <w:p w14:paraId="068A215D" w14:textId="7C2EAFEB" w:rsidR="00034614" w:rsidRDefault="00034614" w:rsidP="00034614">
      <w:pPr>
        <w:spacing w:line="240" w:lineRule="auto"/>
        <w:jc w:val="center"/>
        <w:rPr>
          <w:rFonts w:ascii="Bell MT" w:hAnsi="Bell MT"/>
          <w:i/>
          <w:sz w:val="32"/>
          <w:szCs w:val="32"/>
        </w:rPr>
      </w:pPr>
    </w:p>
    <w:p w14:paraId="261FC0FC" w14:textId="77777777" w:rsidR="00034614" w:rsidRPr="00034614" w:rsidRDefault="00034614" w:rsidP="00034614">
      <w:pPr>
        <w:spacing w:line="240" w:lineRule="auto"/>
        <w:jc w:val="center"/>
        <w:rPr>
          <w:rFonts w:ascii="Bell MT" w:hAnsi="Bell MT"/>
          <w:i/>
          <w:sz w:val="32"/>
          <w:szCs w:val="32"/>
        </w:rPr>
      </w:pPr>
    </w:p>
    <w:p w14:paraId="4908A50F" w14:textId="0E565869" w:rsidR="00B62BA1" w:rsidRPr="00034614" w:rsidRDefault="00B62BA1" w:rsidP="00305681">
      <w:pPr>
        <w:ind w:firstLine="0"/>
        <w:jc w:val="center"/>
        <w:rPr>
          <w:rFonts w:cs="Arial"/>
          <w:b/>
          <w:sz w:val="36"/>
          <w:szCs w:val="36"/>
        </w:rPr>
      </w:pPr>
      <w:r w:rsidRPr="00DA417F">
        <w:rPr>
          <w:rFonts w:cs="Arial"/>
          <w:b/>
          <w:sz w:val="36"/>
          <w:szCs w:val="36"/>
        </w:rPr>
        <w:t>ÁREA TÉCNICA</w:t>
      </w:r>
    </w:p>
    <w:p w14:paraId="45ACD4A7" w14:textId="061383FF" w:rsidR="0002523D" w:rsidRDefault="00B62BA1" w:rsidP="00305681">
      <w:pPr>
        <w:spacing w:line="240" w:lineRule="auto"/>
        <w:ind w:firstLine="0"/>
        <w:jc w:val="center"/>
        <w:rPr>
          <w:rFonts w:cs="Arial"/>
          <w:sz w:val="32"/>
          <w:szCs w:val="32"/>
        </w:rPr>
      </w:pPr>
      <w:r w:rsidRPr="0039518E">
        <w:rPr>
          <w:rFonts w:cs="Arial"/>
          <w:sz w:val="32"/>
          <w:szCs w:val="32"/>
        </w:rPr>
        <w:t>INGENIERO EN SISTEMAS INFORMÁTICOS Y COMPUTACIÓN</w:t>
      </w:r>
    </w:p>
    <w:p w14:paraId="35BB84C9" w14:textId="77777777" w:rsidR="00034614" w:rsidRPr="0039518E" w:rsidRDefault="00034614" w:rsidP="00034614">
      <w:pPr>
        <w:spacing w:line="240" w:lineRule="auto"/>
        <w:jc w:val="center"/>
        <w:rPr>
          <w:rFonts w:cs="Arial"/>
          <w:sz w:val="32"/>
          <w:szCs w:val="32"/>
        </w:rPr>
      </w:pPr>
    </w:p>
    <w:p w14:paraId="7FA5A46B" w14:textId="63982182" w:rsidR="00B62BA1" w:rsidRDefault="0002523D" w:rsidP="003537E9">
      <w:pPr>
        <w:jc w:val="right"/>
        <w:rPr>
          <w:rFonts w:cs="Arial"/>
        </w:rPr>
      </w:pPr>
      <w:r w:rsidRPr="005B221E">
        <w:rPr>
          <w:rFonts w:cs="Arial"/>
        </w:rPr>
        <w:t>TRABAJO DE TITULACIÓN.</w:t>
      </w:r>
    </w:p>
    <w:p w14:paraId="5E4A63A7" w14:textId="77777777" w:rsidR="00305681" w:rsidRPr="005B221E" w:rsidRDefault="00305681" w:rsidP="003537E9">
      <w:pPr>
        <w:jc w:val="right"/>
        <w:rPr>
          <w:rFonts w:cs="Arial"/>
        </w:rPr>
      </w:pPr>
    </w:p>
    <w:p w14:paraId="41179885" w14:textId="75C67EDE" w:rsidR="00B62BA1" w:rsidRDefault="00AC39D1" w:rsidP="00305681">
      <w:pPr>
        <w:spacing w:line="240" w:lineRule="auto"/>
        <w:ind w:firstLine="0"/>
        <w:jc w:val="center"/>
        <w:rPr>
          <w:rFonts w:cs="Arial"/>
          <w:bCs/>
          <w:sz w:val="32"/>
          <w:szCs w:val="32"/>
        </w:rPr>
      </w:pPr>
      <w:r w:rsidRPr="00B44BBD">
        <w:rPr>
          <w:rFonts w:cs="Arial"/>
          <w:bCs/>
          <w:sz w:val="32"/>
          <w:szCs w:val="32"/>
          <w:lang w:val="es-ES_tradnl"/>
        </w:rPr>
        <w:t xml:space="preserve">Minería </w:t>
      </w:r>
      <w:r w:rsidR="00D7094C" w:rsidRPr="00B44BBD">
        <w:rPr>
          <w:rFonts w:cs="Arial"/>
          <w:bCs/>
          <w:sz w:val="32"/>
          <w:szCs w:val="32"/>
          <w:lang w:val="es-ES_tradnl"/>
        </w:rPr>
        <w:t xml:space="preserve">de texto para el </w:t>
      </w:r>
      <w:r w:rsidR="00D7094C" w:rsidRPr="00B44BBD">
        <w:rPr>
          <w:rFonts w:cs="Arial"/>
          <w:bCs/>
          <w:sz w:val="32"/>
          <w:szCs w:val="32"/>
        </w:rPr>
        <w:t xml:space="preserve">análisis de sentimientos, en procesos de enseñanza aprendizaje al </w:t>
      </w:r>
      <w:r w:rsidR="0067072F" w:rsidRPr="00B44BBD">
        <w:rPr>
          <w:rFonts w:cs="Arial"/>
          <w:bCs/>
          <w:sz w:val="32"/>
          <w:szCs w:val="32"/>
        </w:rPr>
        <w:t>utilizar la red social Facebook</w:t>
      </w:r>
    </w:p>
    <w:p w14:paraId="22115F2D" w14:textId="373572E2" w:rsidR="00E05045" w:rsidRDefault="00E05045" w:rsidP="00DC5BF2">
      <w:pPr>
        <w:spacing w:line="240" w:lineRule="auto"/>
        <w:rPr>
          <w:rFonts w:cs="Arial"/>
          <w:bCs/>
          <w:sz w:val="32"/>
          <w:szCs w:val="32"/>
        </w:rPr>
      </w:pPr>
    </w:p>
    <w:p w14:paraId="18851E92" w14:textId="77777777" w:rsidR="002953D9" w:rsidRPr="000F7DCC" w:rsidRDefault="002953D9" w:rsidP="00DC5BF2">
      <w:pPr>
        <w:spacing w:line="240" w:lineRule="auto"/>
        <w:rPr>
          <w:rFonts w:cs="Arial"/>
          <w:bCs/>
          <w:sz w:val="32"/>
          <w:szCs w:val="32"/>
        </w:rPr>
      </w:pPr>
    </w:p>
    <w:p w14:paraId="5BDE9D56" w14:textId="04D9D21E" w:rsidR="00FA2584" w:rsidRDefault="00B62BA1" w:rsidP="00961ED4">
      <w:pPr>
        <w:ind w:firstLine="0"/>
        <w:jc w:val="left"/>
        <w:rPr>
          <w:rFonts w:cs="Arial"/>
          <w:sz w:val="24"/>
          <w:szCs w:val="24"/>
        </w:rPr>
      </w:pPr>
      <w:r w:rsidRPr="00FA2584">
        <w:rPr>
          <w:rFonts w:cs="Arial"/>
          <w:b/>
          <w:sz w:val="24"/>
          <w:szCs w:val="24"/>
        </w:rPr>
        <w:t>AUTOR:</w:t>
      </w:r>
      <w:r w:rsidRPr="00FA2584">
        <w:rPr>
          <w:rFonts w:cs="Arial"/>
          <w:sz w:val="24"/>
          <w:szCs w:val="24"/>
        </w:rPr>
        <w:t xml:space="preserve"> Astudillo Bustamante, Ivo Andrés</w:t>
      </w:r>
      <w:r w:rsidR="00034614" w:rsidRPr="00FA2584">
        <w:rPr>
          <w:rFonts w:cs="Arial"/>
          <w:sz w:val="24"/>
          <w:szCs w:val="24"/>
        </w:rPr>
        <w:br/>
      </w:r>
      <w:r w:rsidRPr="00FA2584">
        <w:rPr>
          <w:rFonts w:cs="Arial"/>
          <w:b/>
          <w:sz w:val="24"/>
          <w:szCs w:val="24"/>
        </w:rPr>
        <w:t>DIRECTOR</w:t>
      </w:r>
      <w:r w:rsidR="00227399">
        <w:rPr>
          <w:rFonts w:cs="Arial"/>
          <w:b/>
          <w:sz w:val="24"/>
          <w:szCs w:val="24"/>
        </w:rPr>
        <w:t>A</w:t>
      </w:r>
      <w:r w:rsidRPr="00FA2584">
        <w:rPr>
          <w:rFonts w:cs="Arial"/>
          <w:b/>
          <w:sz w:val="24"/>
          <w:szCs w:val="24"/>
        </w:rPr>
        <w:t>:</w:t>
      </w:r>
      <w:r w:rsidRPr="00FA2584">
        <w:rPr>
          <w:rFonts w:cs="Arial"/>
          <w:sz w:val="24"/>
          <w:szCs w:val="24"/>
        </w:rPr>
        <w:t xml:space="preserve"> </w:t>
      </w:r>
      <w:r w:rsidR="00A31F24" w:rsidRPr="00FA2584">
        <w:rPr>
          <w:rFonts w:cs="Arial"/>
          <w:sz w:val="24"/>
          <w:szCs w:val="24"/>
        </w:rPr>
        <w:t>Jara Roa</w:t>
      </w:r>
      <w:r w:rsidRPr="00FA2584">
        <w:rPr>
          <w:rFonts w:cs="Arial"/>
          <w:sz w:val="24"/>
          <w:szCs w:val="24"/>
        </w:rPr>
        <w:t xml:space="preserve">, </w:t>
      </w:r>
      <w:r w:rsidR="007F70B7" w:rsidRPr="00FA2584">
        <w:rPr>
          <w:rFonts w:cs="Arial"/>
          <w:sz w:val="24"/>
          <w:szCs w:val="24"/>
        </w:rPr>
        <w:t xml:space="preserve">Dunia </w:t>
      </w:r>
      <w:r w:rsidR="00274E16" w:rsidRPr="00FA2584">
        <w:rPr>
          <w:rFonts w:cs="Arial"/>
          <w:sz w:val="24"/>
          <w:szCs w:val="24"/>
        </w:rPr>
        <w:t>Inés</w:t>
      </w:r>
    </w:p>
    <w:p w14:paraId="6865948B" w14:textId="77777777" w:rsidR="00FA2584" w:rsidRDefault="00FA2584" w:rsidP="00FA2584">
      <w:pPr>
        <w:jc w:val="center"/>
        <w:rPr>
          <w:rFonts w:cs="Arial"/>
          <w:sz w:val="24"/>
          <w:szCs w:val="24"/>
        </w:rPr>
      </w:pPr>
    </w:p>
    <w:p w14:paraId="5D203245" w14:textId="5FA96BD6" w:rsidR="002953D9" w:rsidRPr="00FA2584" w:rsidRDefault="00B62BA1" w:rsidP="00305681">
      <w:pPr>
        <w:spacing w:line="360" w:lineRule="auto"/>
        <w:ind w:firstLine="0"/>
        <w:jc w:val="center"/>
        <w:rPr>
          <w:rFonts w:cs="Arial"/>
          <w:sz w:val="24"/>
          <w:szCs w:val="24"/>
        </w:rPr>
      </w:pPr>
      <w:r w:rsidRPr="00FA2584">
        <w:rPr>
          <w:rFonts w:cs="Arial"/>
          <w:sz w:val="24"/>
          <w:szCs w:val="24"/>
        </w:rPr>
        <w:lastRenderedPageBreak/>
        <w:t>Loja – Ecuador</w:t>
      </w:r>
      <w:r w:rsidR="00D30952">
        <w:rPr>
          <w:rFonts w:cs="Arial"/>
          <w:sz w:val="24"/>
          <w:szCs w:val="24"/>
        </w:rPr>
        <w:br/>
        <w:t>202</w:t>
      </w:r>
      <w:r w:rsidR="00407B71">
        <w:rPr>
          <w:rFonts w:cs="Arial"/>
          <w:sz w:val="24"/>
          <w:szCs w:val="24"/>
        </w:rPr>
        <w:t>1</w:t>
      </w:r>
    </w:p>
    <w:p w14:paraId="7BA5ACD9" w14:textId="77777777" w:rsidR="00371CDE" w:rsidRPr="00371CDE" w:rsidRDefault="00371CDE" w:rsidP="00B8182E">
      <w:pPr>
        <w:keepNext/>
        <w:keepLines/>
        <w:spacing w:line="240" w:lineRule="auto"/>
        <w:ind w:firstLine="0"/>
        <w:jc w:val="center"/>
        <w:outlineLvl w:val="0"/>
        <w:rPr>
          <w:rFonts w:eastAsia="Times New Roman" w:cs="Arial"/>
          <w:b/>
          <w:bCs/>
          <w:caps/>
          <w:lang w:val="es-ES"/>
        </w:rPr>
      </w:pPr>
      <w:bookmarkStart w:id="1" w:name="_Toc45623427"/>
      <w:r w:rsidRPr="00371CDE">
        <w:rPr>
          <w:rFonts w:eastAsia="Times New Roman" w:cs="Arial"/>
          <w:b/>
          <w:bCs/>
          <w:lang w:val="es-ES"/>
        </w:rPr>
        <w:t>Aprobación del director del</w:t>
      </w:r>
      <w:r w:rsidRPr="00371CDE">
        <w:rPr>
          <w:rFonts w:eastAsia="Times New Roman" w:cs="Arial"/>
          <w:b/>
          <w:bCs/>
          <w:caps/>
          <w:lang w:val="es-ES"/>
        </w:rPr>
        <w:t xml:space="preserve"> </w:t>
      </w:r>
      <w:r w:rsidRPr="00371CDE">
        <w:rPr>
          <w:rFonts w:eastAsia="Times New Roman" w:cs="Arial"/>
          <w:b/>
          <w:bCs/>
          <w:lang w:val="es-ES"/>
        </w:rPr>
        <w:t>Trabajo de Titulación</w:t>
      </w:r>
      <w:bookmarkEnd w:id="1"/>
    </w:p>
    <w:p w14:paraId="1DE4EADC" w14:textId="77777777" w:rsidR="00371CDE" w:rsidRPr="00371CDE" w:rsidRDefault="00371CDE" w:rsidP="00371CDE">
      <w:pPr>
        <w:spacing w:line="240" w:lineRule="auto"/>
        <w:ind w:left="709"/>
        <w:rPr>
          <w:rFonts w:eastAsia="Calibri" w:cs="Arial"/>
          <w:b/>
          <w:lang w:val="es-ES"/>
        </w:rPr>
      </w:pPr>
    </w:p>
    <w:p w14:paraId="7212AE4B" w14:textId="77777777" w:rsidR="00371CDE" w:rsidRPr="00371CDE" w:rsidRDefault="00371CDE" w:rsidP="00371CDE">
      <w:pPr>
        <w:spacing w:line="240" w:lineRule="auto"/>
        <w:rPr>
          <w:rFonts w:eastAsia="Calibri" w:cs="Arial"/>
          <w:lang w:val="es-ES"/>
        </w:rPr>
      </w:pPr>
    </w:p>
    <w:p w14:paraId="51B5722D" w14:textId="77777777" w:rsidR="00371CDE" w:rsidRPr="00371CDE" w:rsidRDefault="00371CDE" w:rsidP="00865A30">
      <w:pPr>
        <w:spacing w:line="240" w:lineRule="auto"/>
        <w:ind w:firstLine="0"/>
        <w:rPr>
          <w:rFonts w:eastAsia="Calibri" w:cs="Arial"/>
          <w:lang w:val="es-ES"/>
        </w:rPr>
      </w:pPr>
      <w:r w:rsidRPr="00371CDE">
        <w:rPr>
          <w:rFonts w:eastAsia="Calibri" w:cs="Arial"/>
          <w:lang w:val="es-ES"/>
        </w:rPr>
        <w:t>Loja, día, de mes, de año</w:t>
      </w:r>
    </w:p>
    <w:p w14:paraId="38E9F6CC" w14:textId="77777777" w:rsidR="00371CDE" w:rsidRPr="00371CDE" w:rsidRDefault="00371CDE" w:rsidP="00371CDE">
      <w:pPr>
        <w:spacing w:line="240" w:lineRule="auto"/>
        <w:rPr>
          <w:rFonts w:eastAsia="Calibri" w:cs="Arial"/>
          <w:lang w:val="es-ES"/>
        </w:rPr>
      </w:pPr>
    </w:p>
    <w:p w14:paraId="02ADD0C5" w14:textId="77777777" w:rsidR="00371CDE" w:rsidRPr="00371CDE" w:rsidRDefault="00371CDE" w:rsidP="00371CDE">
      <w:pPr>
        <w:spacing w:line="240" w:lineRule="auto"/>
        <w:rPr>
          <w:rFonts w:eastAsia="Calibri" w:cs="Arial"/>
          <w:lang w:val="es-ES"/>
        </w:rPr>
      </w:pPr>
    </w:p>
    <w:p w14:paraId="612ED52E" w14:textId="77777777" w:rsidR="00371CDE" w:rsidRPr="00371CDE" w:rsidRDefault="00371CDE" w:rsidP="00865A30">
      <w:pPr>
        <w:spacing w:line="360" w:lineRule="auto"/>
        <w:ind w:firstLine="0"/>
        <w:rPr>
          <w:rFonts w:eastAsia="Calibri" w:cs="Arial"/>
          <w:lang w:val="es-ES"/>
        </w:rPr>
      </w:pPr>
      <w:r w:rsidRPr="00371CDE">
        <w:rPr>
          <w:rFonts w:eastAsia="Calibri" w:cs="Arial"/>
          <w:lang w:val="es-ES"/>
        </w:rPr>
        <w:t>Título académico.</w:t>
      </w:r>
    </w:p>
    <w:p w14:paraId="5CB527B8" w14:textId="77777777" w:rsidR="00371CDE" w:rsidRPr="00371CDE" w:rsidRDefault="00371CDE" w:rsidP="00865A30">
      <w:pPr>
        <w:spacing w:line="360" w:lineRule="auto"/>
        <w:ind w:firstLine="0"/>
        <w:rPr>
          <w:rFonts w:eastAsia="Calibri" w:cs="Arial"/>
          <w:lang w:val="es-ES"/>
        </w:rPr>
      </w:pPr>
      <w:r w:rsidRPr="00371CDE">
        <w:rPr>
          <w:rFonts w:eastAsia="Calibri" w:cs="Arial"/>
          <w:lang w:val="es-ES"/>
        </w:rPr>
        <w:t xml:space="preserve">Nombres y Apellidos completos del coordinador (a) de Titulación </w:t>
      </w:r>
    </w:p>
    <w:p w14:paraId="2CC19ECD" w14:textId="77777777" w:rsidR="00371CDE" w:rsidRPr="00371CDE" w:rsidRDefault="00371CDE" w:rsidP="00865A30">
      <w:pPr>
        <w:spacing w:line="360" w:lineRule="auto"/>
        <w:ind w:firstLine="0"/>
        <w:rPr>
          <w:rFonts w:eastAsia="Calibri" w:cs="Arial"/>
          <w:b/>
          <w:lang w:val="es-ES"/>
        </w:rPr>
      </w:pPr>
      <w:r w:rsidRPr="00371CDE">
        <w:rPr>
          <w:rFonts w:eastAsia="Calibri" w:cs="Arial"/>
          <w:b/>
          <w:lang w:val="es-ES"/>
        </w:rPr>
        <w:t xml:space="preserve">Coordinador(a) de Titulación </w:t>
      </w:r>
    </w:p>
    <w:p w14:paraId="1AF5F9F6" w14:textId="77777777" w:rsidR="00371CDE" w:rsidRPr="00371CDE" w:rsidRDefault="00371CDE" w:rsidP="00371CDE">
      <w:pPr>
        <w:spacing w:line="360" w:lineRule="auto"/>
        <w:rPr>
          <w:rFonts w:eastAsia="Calibri" w:cs="Arial"/>
          <w:b/>
          <w:lang w:val="es-ES"/>
        </w:rPr>
      </w:pPr>
    </w:p>
    <w:p w14:paraId="698323E3" w14:textId="23DEFAD5" w:rsidR="00371CDE" w:rsidRPr="00371CDE" w:rsidRDefault="00945AE5" w:rsidP="00865A30">
      <w:pPr>
        <w:spacing w:line="360" w:lineRule="auto"/>
        <w:ind w:firstLine="0"/>
        <w:rPr>
          <w:rFonts w:eastAsia="Calibri" w:cs="Arial"/>
          <w:lang w:val="es-ES"/>
        </w:rPr>
      </w:pPr>
      <w:r w:rsidRPr="00371CDE">
        <w:rPr>
          <w:rFonts w:eastAsia="Calibri" w:cs="Arial"/>
          <w:lang w:val="es-ES"/>
        </w:rPr>
        <w:t>Ciudad. -</w:t>
      </w:r>
      <w:r w:rsidR="00371CDE" w:rsidRPr="00371CDE">
        <w:rPr>
          <w:rFonts w:eastAsia="Calibri" w:cs="Arial"/>
          <w:lang w:val="es-ES"/>
        </w:rPr>
        <w:t xml:space="preserve"> </w:t>
      </w:r>
    </w:p>
    <w:p w14:paraId="6704AD47" w14:textId="77777777" w:rsidR="00371CDE" w:rsidRPr="00371CDE" w:rsidRDefault="00371CDE" w:rsidP="00371CDE">
      <w:pPr>
        <w:spacing w:line="240" w:lineRule="auto"/>
        <w:rPr>
          <w:rFonts w:eastAsia="Calibri" w:cs="Arial"/>
          <w:lang w:val="es-ES"/>
        </w:rPr>
      </w:pPr>
    </w:p>
    <w:p w14:paraId="397879A0" w14:textId="77777777" w:rsidR="00371CDE" w:rsidRPr="00371CDE" w:rsidRDefault="00371CDE" w:rsidP="00371CDE">
      <w:pPr>
        <w:spacing w:line="360" w:lineRule="auto"/>
        <w:rPr>
          <w:rFonts w:eastAsia="Calibri" w:cs="Arial"/>
          <w:lang w:val="es-ES"/>
        </w:rPr>
      </w:pPr>
    </w:p>
    <w:p w14:paraId="5DDEBA20" w14:textId="77777777" w:rsidR="00371CDE" w:rsidRPr="00371CDE" w:rsidRDefault="00371CDE" w:rsidP="00865A30">
      <w:pPr>
        <w:spacing w:line="360" w:lineRule="auto"/>
        <w:ind w:firstLine="0"/>
        <w:rPr>
          <w:rFonts w:eastAsia="Calibri" w:cs="Arial"/>
          <w:lang w:val="es-ES"/>
        </w:rPr>
      </w:pPr>
      <w:r w:rsidRPr="00371CDE">
        <w:rPr>
          <w:rFonts w:eastAsia="Calibri" w:cs="Arial"/>
          <w:lang w:val="es-ES"/>
        </w:rPr>
        <w:t>De mi consideración:</w:t>
      </w:r>
    </w:p>
    <w:p w14:paraId="44975702" w14:textId="77777777" w:rsidR="00371CDE" w:rsidRPr="00371CDE" w:rsidRDefault="00371CDE" w:rsidP="00371CDE">
      <w:pPr>
        <w:spacing w:line="360" w:lineRule="auto"/>
        <w:rPr>
          <w:rFonts w:eastAsia="Calibri" w:cs="Arial"/>
          <w:lang w:val="es-ES"/>
        </w:rPr>
      </w:pPr>
    </w:p>
    <w:p w14:paraId="7CF1CB74" w14:textId="77777777" w:rsidR="00371CDE" w:rsidRPr="00371CDE" w:rsidRDefault="00371CDE" w:rsidP="00865A30">
      <w:pPr>
        <w:autoSpaceDE w:val="0"/>
        <w:autoSpaceDN w:val="0"/>
        <w:adjustRightInd w:val="0"/>
        <w:spacing w:line="360" w:lineRule="auto"/>
        <w:ind w:firstLine="0"/>
        <w:rPr>
          <w:rFonts w:eastAsia="Calibri" w:cs="Arial"/>
          <w:lang w:val="es-ES"/>
        </w:rPr>
      </w:pPr>
      <w:r w:rsidRPr="00371CDE">
        <w:rPr>
          <w:rFonts w:eastAsia="Calibri" w:cs="Arial"/>
          <w:lang w:val="es-ES"/>
        </w:rPr>
        <w:t xml:space="preserve">El presente Trabajo de Titulación denominado: (nombre del trabajo) realizado por Nombres y Apellidos completos del autor (a) o autores (as), ha sido orientado y revisado durante su ejecución, por cuanto se aprueba la presentación </w:t>
      </w:r>
      <w:proofErr w:type="gramStart"/>
      <w:r w:rsidRPr="00371CDE">
        <w:rPr>
          <w:rFonts w:eastAsia="Calibri" w:cs="Arial"/>
          <w:lang w:val="es-ES"/>
        </w:rPr>
        <w:t>del mismo</w:t>
      </w:r>
      <w:proofErr w:type="gramEnd"/>
      <w:r w:rsidRPr="00371CDE">
        <w:rPr>
          <w:rFonts w:eastAsia="Calibri" w:cs="Arial"/>
          <w:lang w:val="es-ES"/>
        </w:rPr>
        <w:t xml:space="preserve">. Así mismo, doy fe que dicho Trabajo de Titulación ha sido revisado por la herramienta </w:t>
      </w:r>
      <w:proofErr w:type="spellStart"/>
      <w:r w:rsidRPr="00371CDE">
        <w:rPr>
          <w:rFonts w:eastAsia="Calibri" w:cs="Arial"/>
          <w:lang w:val="es-ES"/>
        </w:rPr>
        <w:t>antiplagio</w:t>
      </w:r>
      <w:proofErr w:type="spellEnd"/>
      <w:r w:rsidRPr="00371CDE">
        <w:rPr>
          <w:rFonts w:eastAsia="Calibri" w:cs="Arial"/>
          <w:lang w:val="es-ES"/>
        </w:rPr>
        <w:t xml:space="preserve"> institucional. </w:t>
      </w:r>
    </w:p>
    <w:p w14:paraId="63171846" w14:textId="77777777" w:rsidR="00371CDE" w:rsidRPr="00371CDE" w:rsidRDefault="00371CDE" w:rsidP="00371CDE">
      <w:pPr>
        <w:autoSpaceDE w:val="0"/>
        <w:autoSpaceDN w:val="0"/>
        <w:adjustRightInd w:val="0"/>
        <w:spacing w:line="360" w:lineRule="auto"/>
        <w:rPr>
          <w:rFonts w:eastAsia="Calibri" w:cs="Arial"/>
          <w:lang w:val="es-ES"/>
        </w:rPr>
      </w:pPr>
    </w:p>
    <w:p w14:paraId="080B2E71" w14:textId="77777777" w:rsidR="00371CDE" w:rsidRPr="00371CDE" w:rsidRDefault="00371CDE" w:rsidP="00865A30">
      <w:pPr>
        <w:autoSpaceDE w:val="0"/>
        <w:autoSpaceDN w:val="0"/>
        <w:adjustRightInd w:val="0"/>
        <w:spacing w:line="360" w:lineRule="auto"/>
        <w:ind w:firstLine="0"/>
        <w:rPr>
          <w:rFonts w:eastAsia="Calibri" w:cs="Arial"/>
          <w:lang w:val="es-ES"/>
        </w:rPr>
      </w:pPr>
      <w:r w:rsidRPr="00371CDE">
        <w:rPr>
          <w:rFonts w:eastAsia="Calibri" w:cs="Arial"/>
          <w:lang w:val="es-ES"/>
        </w:rPr>
        <w:t>Particular que comunico para los fines pertinentes.</w:t>
      </w:r>
    </w:p>
    <w:p w14:paraId="300165F1" w14:textId="77777777" w:rsidR="00371CDE" w:rsidRPr="00371CDE" w:rsidRDefault="00371CDE" w:rsidP="00371CDE">
      <w:pPr>
        <w:autoSpaceDE w:val="0"/>
        <w:autoSpaceDN w:val="0"/>
        <w:adjustRightInd w:val="0"/>
        <w:spacing w:line="360" w:lineRule="auto"/>
        <w:rPr>
          <w:rFonts w:eastAsia="Calibri" w:cs="Arial"/>
          <w:lang w:val="es-ES"/>
        </w:rPr>
      </w:pPr>
    </w:p>
    <w:p w14:paraId="40B08D91" w14:textId="77777777" w:rsidR="00371CDE" w:rsidRPr="00371CDE" w:rsidRDefault="00371CDE" w:rsidP="00371CDE">
      <w:pPr>
        <w:spacing w:line="360" w:lineRule="auto"/>
        <w:rPr>
          <w:rFonts w:eastAsia="Calibri" w:cs="Arial"/>
          <w:lang w:val="es-ES"/>
        </w:rPr>
      </w:pPr>
    </w:p>
    <w:p w14:paraId="5033C44C" w14:textId="77777777" w:rsidR="00371CDE" w:rsidRPr="00371CDE" w:rsidRDefault="00371CDE" w:rsidP="00865A30">
      <w:pPr>
        <w:spacing w:line="360" w:lineRule="auto"/>
        <w:ind w:firstLine="0"/>
        <w:rPr>
          <w:rFonts w:eastAsia="Calibri" w:cs="Arial"/>
          <w:lang w:val="es-ES"/>
        </w:rPr>
      </w:pPr>
      <w:r w:rsidRPr="00371CDE">
        <w:rPr>
          <w:rFonts w:eastAsia="Calibri" w:cs="Arial"/>
          <w:lang w:val="es-ES"/>
        </w:rPr>
        <w:t>Atentamente,</w:t>
      </w:r>
    </w:p>
    <w:p w14:paraId="6CFE8288" w14:textId="77777777" w:rsidR="00371CDE" w:rsidRPr="00371CDE" w:rsidRDefault="00371CDE" w:rsidP="00371CDE">
      <w:pPr>
        <w:spacing w:line="240" w:lineRule="auto"/>
        <w:rPr>
          <w:rFonts w:eastAsia="Calibri" w:cs="Arial"/>
          <w:lang w:val="es-ES"/>
        </w:rPr>
      </w:pPr>
    </w:p>
    <w:p w14:paraId="7AE27CF6" w14:textId="77777777" w:rsidR="00371CDE" w:rsidRPr="00371CDE" w:rsidRDefault="00371CDE" w:rsidP="00371CDE">
      <w:pPr>
        <w:spacing w:line="240" w:lineRule="auto"/>
        <w:rPr>
          <w:rFonts w:eastAsia="Calibri" w:cs="Arial"/>
          <w:lang w:val="es-ES"/>
        </w:rPr>
      </w:pPr>
    </w:p>
    <w:p w14:paraId="5DE0D663" w14:textId="77777777" w:rsidR="00371CDE" w:rsidRPr="00371CDE" w:rsidRDefault="00371CDE" w:rsidP="00371CDE">
      <w:pPr>
        <w:spacing w:line="360" w:lineRule="auto"/>
        <w:rPr>
          <w:rFonts w:eastAsia="Calibri" w:cs="Arial"/>
          <w:lang w:val="es-ES"/>
        </w:rPr>
      </w:pPr>
    </w:p>
    <w:p w14:paraId="158D78E5" w14:textId="77777777" w:rsidR="00371CDE" w:rsidRPr="00371CDE" w:rsidRDefault="00371CDE" w:rsidP="00371CDE">
      <w:pPr>
        <w:spacing w:line="360" w:lineRule="auto"/>
        <w:rPr>
          <w:rFonts w:eastAsia="Calibri" w:cs="Arial"/>
          <w:lang w:val="es-ES"/>
        </w:rPr>
      </w:pPr>
    </w:p>
    <w:p w14:paraId="6F63B65D" w14:textId="77777777" w:rsidR="00371CDE" w:rsidRPr="00371CDE" w:rsidRDefault="00371CDE" w:rsidP="00865A30">
      <w:pPr>
        <w:spacing w:line="360" w:lineRule="auto"/>
        <w:ind w:firstLine="0"/>
        <w:rPr>
          <w:rFonts w:eastAsia="Calibri" w:cs="Arial"/>
          <w:lang w:val="es-ES"/>
        </w:rPr>
      </w:pPr>
      <w:r w:rsidRPr="00371CDE">
        <w:rPr>
          <w:rFonts w:eastAsia="Calibri" w:cs="Arial"/>
          <w:lang w:val="es-ES"/>
        </w:rPr>
        <w:t xml:space="preserve">Firma del Director del Trabajo de Titulación </w:t>
      </w:r>
    </w:p>
    <w:p w14:paraId="442E9144" w14:textId="77777777" w:rsidR="00F72FD0" w:rsidRDefault="00371CDE" w:rsidP="00865A30">
      <w:pPr>
        <w:spacing w:line="360" w:lineRule="auto"/>
        <w:ind w:firstLine="0"/>
        <w:rPr>
          <w:rFonts w:eastAsia="Calibri" w:cs="Arial"/>
          <w:lang w:val="es-ES"/>
        </w:rPr>
      </w:pPr>
      <w:r w:rsidRPr="00371CDE">
        <w:rPr>
          <w:rFonts w:eastAsia="Calibri" w:cs="Arial"/>
          <w:lang w:val="es-ES"/>
        </w:rPr>
        <w:t>Nombres y Apellidos completos del Director del Trabajo de Titulación.</w:t>
      </w:r>
    </w:p>
    <w:p w14:paraId="5F3D9217" w14:textId="2566E90C" w:rsidR="00C2710D" w:rsidRDefault="008F7E9C" w:rsidP="00865A30">
      <w:pPr>
        <w:spacing w:line="360" w:lineRule="auto"/>
        <w:ind w:firstLine="0"/>
        <w:rPr>
          <w:rFonts w:eastAsia="Calibri" w:cs="Arial"/>
          <w:lang w:val="es-ES"/>
        </w:rPr>
      </w:pPr>
      <w:r>
        <w:rPr>
          <w:rFonts w:eastAsia="Calibri" w:cs="Arial"/>
          <w:lang w:val="es-ES"/>
        </w:rPr>
        <w:t>C.I.</w:t>
      </w:r>
      <w:r w:rsidR="00C2710D">
        <w:rPr>
          <w:rFonts w:eastAsia="Calibri" w:cs="Arial"/>
          <w:lang w:val="es-ES"/>
        </w:rPr>
        <w:t>:</w:t>
      </w:r>
    </w:p>
    <w:p w14:paraId="71BAC6BB" w14:textId="2F7AC318" w:rsidR="008260CD" w:rsidRPr="008260CD" w:rsidRDefault="00C2710D" w:rsidP="00C611AB">
      <w:pPr>
        <w:rPr>
          <w:rFonts w:eastAsia="Calibri" w:cs="Arial"/>
          <w:lang w:val="es-ES"/>
        </w:rPr>
      </w:pPr>
      <w:r>
        <w:rPr>
          <w:rFonts w:eastAsia="Calibri" w:cs="Arial"/>
          <w:lang w:val="es-ES"/>
        </w:rPr>
        <w:br w:type="page"/>
      </w:r>
    </w:p>
    <w:p w14:paraId="6D41CD39" w14:textId="77777777" w:rsidR="00C611AB" w:rsidRPr="00C611AB" w:rsidRDefault="00C611AB" w:rsidP="00B8182E">
      <w:pPr>
        <w:keepNext/>
        <w:keepLines/>
        <w:ind w:firstLine="0"/>
        <w:jc w:val="center"/>
        <w:outlineLvl w:val="0"/>
        <w:rPr>
          <w:rFonts w:eastAsia="Times New Roman" w:cs="Arial"/>
          <w:b/>
          <w:bCs/>
          <w:caps/>
          <w:lang w:val="es-ES"/>
        </w:rPr>
      </w:pPr>
      <w:bookmarkStart w:id="2" w:name="Declaración"/>
      <w:bookmarkStart w:id="3" w:name="_Toc45623428"/>
      <w:bookmarkEnd w:id="2"/>
      <w:r w:rsidRPr="00C611AB">
        <w:rPr>
          <w:rFonts w:eastAsia="Times New Roman" w:cs="Arial"/>
          <w:b/>
          <w:bCs/>
          <w:lang w:val="es-ES"/>
        </w:rPr>
        <w:lastRenderedPageBreak/>
        <w:t xml:space="preserve">Declaración de </w:t>
      </w:r>
      <w:r w:rsidRPr="00C611AB">
        <w:rPr>
          <w:rFonts w:eastAsia="Times New Roman" w:cs="Arial"/>
          <w:b/>
          <w:lang w:val="es-ES"/>
        </w:rPr>
        <w:t>autoría</w:t>
      </w:r>
      <w:r w:rsidRPr="00C611AB">
        <w:rPr>
          <w:rFonts w:eastAsia="Times New Roman" w:cs="Arial"/>
          <w:b/>
          <w:bCs/>
          <w:lang w:val="es-ES"/>
        </w:rPr>
        <w:t xml:space="preserve"> y cesión de derechos</w:t>
      </w:r>
      <w:bookmarkEnd w:id="3"/>
    </w:p>
    <w:p w14:paraId="106AEDBC" w14:textId="77777777" w:rsidR="00C611AB" w:rsidRPr="00C611AB" w:rsidRDefault="00C611AB" w:rsidP="00865A30">
      <w:pPr>
        <w:autoSpaceDE w:val="0"/>
        <w:autoSpaceDN w:val="0"/>
        <w:adjustRightInd w:val="0"/>
        <w:ind w:firstLine="0"/>
        <w:rPr>
          <w:rFonts w:eastAsia="Calibri" w:cs="Arial"/>
          <w:lang w:val="es-ES"/>
        </w:rPr>
      </w:pPr>
      <w:r w:rsidRPr="00C611AB">
        <w:rPr>
          <w:rFonts w:eastAsia="Calibri" w:cs="Arial"/>
          <w:lang w:val="es-ES"/>
        </w:rPr>
        <w:t xml:space="preserve">“Yo, Nombres y Apellidos completos, declaro y acepto en forma expresa lo siguiente: </w:t>
      </w:r>
    </w:p>
    <w:p w14:paraId="712EF9AB" w14:textId="209A65D7" w:rsidR="00C611AB" w:rsidRPr="00C611AB" w:rsidRDefault="00C611AB" w:rsidP="00495D1B">
      <w:pPr>
        <w:numPr>
          <w:ilvl w:val="0"/>
          <w:numId w:val="4"/>
        </w:numPr>
        <w:autoSpaceDE w:val="0"/>
        <w:autoSpaceDN w:val="0"/>
        <w:adjustRightInd w:val="0"/>
        <w:rPr>
          <w:rFonts w:eastAsia="Calibri" w:cs="Arial"/>
          <w:lang w:val="es-ES"/>
        </w:rPr>
      </w:pPr>
      <w:r w:rsidRPr="00C611AB">
        <w:rPr>
          <w:rFonts w:eastAsia="Calibri" w:cs="Arial"/>
          <w:lang w:val="es-ES"/>
        </w:rPr>
        <w:t>Ser autor(a) del Trabajo de Titulación denominado: Nombre del trabajo, de la Titulación …………….…., específicamente de los contenidos comprendidos en:</w:t>
      </w:r>
      <w:r w:rsidRPr="00C611AB">
        <w:rPr>
          <w:rFonts w:eastAsia="Calibri" w:cs="Arial"/>
          <w:color w:val="FF0000"/>
          <w:lang w:val="es-ES"/>
        </w:rPr>
        <w:t xml:space="preserve"> </w:t>
      </w:r>
      <w:r w:rsidRPr="00C611AB">
        <w:rPr>
          <w:rFonts w:eastAsia="Calibri" w:cs="Arial"/>
          <w:lang w:val="es-ES"/>
        </w:rPr>
        <w:t xml:space="preserve">se debe colocar los nombres de los capítulos elaborados en el Trabajo de Titulación, por ejemplo. </w:t>
      </w:r>
      <w:r w:rsidRPr="00C611AB">
        <w:rPr>
          <w:rFonts w:eastAsia="Calibri"/>
          <w:lang w:val="es-ES"/>
        </w:rPr>
        <w:t xml:space="preserve">Introducción, Capítulo 1. Marco teórico de la pobreza y las políticas públicas, Capítulo 2. Evidencia empírica. Metodología de la investigación, Capítulo 3. Descripción de la población seleccionada, Capítulo 4. Relato del hogar, Conclusiones y Recomendaciones, </w:t>
      </w:r>
      <w:r w:rsidRPr="00C611AB">
        <w:rPr>
          <w:rFonts w:eastAsia="Calibri" w:cs="Arial"/>
          <w:lang w:val="es-ES"/>
        </w:rPr>
        <w:t xml:space="preserve">siendo nombres y apellidos completos, director (a) del presente trabajo; y, </w:t>
      </w:r>
      <w:r w:rsidRPr="00C611AB">
        <w:rPr>
          <w:rFonts w:eastAsia="Calibri" w:cs="Arial"/>
          <w:color w:val="0D0D0D"/>
          <w:lang w:val="es-ES"/>
        </w:rPr>
        <w:t xml:space="preserve">en tal virtud, eximo </w:t>
      </w:r>
      <w:r w:rsidRPr="00C611AB">
        <w:rPr>
          <w:rFonts w:eastAsia="Calibri" w:cs="Arial"/>
          <w:lang w:val="es-ES"/>
        </w:rPr>
        <w:t xml:space="preserve">expresamente a la Universidad Técnica Particular de Loja y a sus representantes legales de posibles reclamos o acciones judiciales o </w:t>
      </w:r>
      <w:r w:rsidRPr="00C611AB">
        <w:rPr>
          <w:rFonts w:eastAsia="Calibri" w:cs="Arial"/>
          <w:color w:val="0D0D0D"/>
          <w:lang w:val="es-ES"/>
        </w:rPr>
        <w:t xml:space="preserve">administrativas, en relación a la propiedad intelectual. </w:t>
      </w:r>
      <w:r w:rsidRPr="00C611AB">
        <w:rPr>
          <w:rFonts w:eastAsia="Calibri" w:cs="Arial"/>
          <w:lang w:val="es-ES"/>
        </w:rPr>
        <w:t>Además, ratifico que las ideas, conceptos, procedimientos y resultados vertidos en el presente trabajo investigativo son de mi exclusiva responsabilidad.</w:t>
      </w:r>
    </w:p>
    <w:p w14:paraId="322D140D" w14:textId="77777777" w:rsidR="00C611AB" w:rsidRPr="00C611AB" w:rsidRDefault="00C611AB" w:rsidP="00495D1B">
      <w:pPr>
        <w:numPr>
          <w:ilvl w:val="0"/>
          <w:numId w:val="4"/>
        </w:numPr>
        <w:autoSpaceDE w:val="0"/>
        <w:autoSpaceDN w:val="0"/>
        <w:adjustRightInd w:val="0"/>
        <w:rPr>
          <w:rFonts w:eastAsia="Calibri" w:cs="Arial"/>
          <w:lang w:val="es-ES"/>
        </w:rPr>
      </w:pPr>
      <w:r w:rsidRPr="00C611AB">
        <w:rPr>
          <w:rFonts w:eastAsia="Calibri" w:cs="Arial"/>
          <w:lang w:val="es-ES"/>
        </w:rPr>
        <w:t xml:space="preserve">Que mi obra, producto de mis actividades académicas y de investigación, forma parte del patrimonio de la Universidad Técnica Particular de Loja, de conformidad con el artículo 20, literal j), de la Ley Orgánica de Educación Superior; y, artículo 91 del Estatuto Orgánico de la UTPL, que establece: “Forman parte del patrimonio de la Universidad la propiedad intelectual de investigaciones, trabajos científicos o técnicos y tesis de grado que se realicen a través, o con el apoyo financiero, académico o institucional (operativo) de la Universidad”.   </w:t>
      </w:r>
    </w:p>
    <w:p w14:paraId="0667052D" w14:textId="77777777" w:rsidR="00C611AB" w:rsidRPr="00C611AB" w:rsidRDefault="00C611AB" w:rsidP="00495D1B">
      <w:pPr>
        <w:numPr>
          <w:ilvl w:val="0"/>
          <w:numId w:val="4"/>
        </w:numPr>
        <w:autoSpaceDE w:val="0"/>
        <w:autoSpaceDN w:val="0"/>
        <w:adjustRightInd w:val="0"/>
        <w:rPr>
          <w:rFonts w:eastAsia="Calibri" w:cs="Arial"/>
          <w:lang w:val="es-ES"/>
        </w:rPr>
      </w:pPr>
      <w:r w:rsidRPr="00C611AB">
        <w:rPr>
          <w:rFonts w:eastAsia="Calibri" w:cs="Arial"/>
          <w:lang w:val="es-ES"/>
        </w:rPr>
        <w:t xml:space="preserve">Autorizo a la Universidad Técnica Particular de Loja para que pueda hacer uso de mi obra con fines netamente académicos, ya sea de forma impresa, digital y/o electrónica o por cualquier medio conocido o por conocerse, sirviendo el presente instrumento como la fe de mi completo consentimiento; y, para que sea ingresada al Sistema Nacional de Información de la Educación Superior del Ecuador para su difusión pública, en cumplimiento del artículo 144 de la Ley Orgánica de Educación Superior.    </w:t>
      </w:r>
    </w:p>
    <w:p w14:paraId="393E49A5" w14:textId="77777777" w:rsidR="00C611AB" w:rsidRPr="00C611AB" w:rsidRDefault="00C611AB" w:rsidP="00C611AB">
      <w:pPr>
        <w:rPr>
          <w:rFonts w:eastAsia="Calibri" w:cs="Arial"/>
          <w:lang w:val="es-ES"/>
        </w:rPr>
      </w:pPr>
    </w:p>
    <w:p w14:paraId="259BFE8F" w14:textId="77777777" w:rsidR="00C611AB" w:rsidRPr="00C611AB" w:rsidRDefault="00C611AB" w:rsidP="00C611AB">
      <w:pPr>
        <w:rPr>
          <w:rFonts w:eastAsia="Calibri" w:cs="Arial"/>
          <w:lang w:val="es-ES"/>
        </w:rPr>
      </w:pPr>
    </w:p>
    <w:p w14:paraId="6C816F97" w14:textId="0A311F87" w:rsidR="00C611AB" w:rsidRPr="00C611AB" w:rsidRDefault="00C611AB" w:rsidP="00865A30">
      <w:pPr>
        <w:ind w:firstLine="0"/>
        <w:rPr>
          <w:rFonts w:eastAsia="Calibri" w:cs="Arial"/>
          <w:lang w:val="es-ES"/>
        </w:rPr>
      </w:pPr>
      <w:r w:rsidRPr="00C611AB">
        <w:rPr>
          <w:rFonts w:eastAsia="Calibri" w:cs="Arial"/>
          <w:lang w:val="es-ES"/>
        </w:rPr>
        <w:t>Firma:</w:t>
      </w:r>
      <w:r w:rsidRPr="00C611AB">
        <w:rPr>
          <w:rFonts w:eastAsia="Calibri" w:cs="Arial"/>
          <w:lang w:val="es-ES"/>
        </w:rPr>
        <w:tab/>
        <w:t xml:space="preserve"> ...............</w:t>
      </w:r>
      <w:r w:rsidR="00782CAE">
        <w:rPr>
          <w:rFonts w:eastAsia="Calibri" w:cs="Arial"/>
          <w:lang w:val="es-ES"/>
        </w:rPr>
        <w:t>.</w:t>
      </w:r>
      <w:r w:rsidRPr="00C611AB">
        <w:rPr>
          <w:rFonts w:eastAsia="Calibri" w:cs="Arial"/>
          <w:lang w:val="es-ES"/>
        </w:rPr>
        <w:t>...............................................</w:t>
      </w:r>
    </w:p>
    <w:p w14:paraId="3CA2E42C" w14:textId="77777777" w:rsidR="00C611AB" w:rsidRPr="00C611AB" w:rsidRDefault="00C611AB" w:rsidP="00C611AB">
      <w:pPr>
        <w:ind w:left="708" w:hanging="708"/>
        <w:rPr>
          <w:rFonts w:eastAsia="Calibri" w:cs="Arial"/>
          <w:lang w:val="es-ES"/>
        </w:rPr>
      </w:pPr>
      <w:r w:rsidRPr="00C611AB">
        <w:rPr>
          <w:rFonts w:eastAsia="Calibri" w:cs="Arial"/>
          <w:lang w:val="es-ES"/>
        </w:rPr>
        <w:t>Autor:</w:t>
      </w:r>
      <w:r w:rsidRPr="00C611AB">
        <w:rPr>
          <w:rFonts w:eastAsia="Calibri" w:cs="Arial"/>
          <w:lang w:val="es-ES"/>
        </w:rPr>
        <w:tab/>
        <w:t xml:space="preserve"> Nombres y Apellidos completos </w:t>
      </w:r>
    </w:p>
    <w:p w14:paraId="5018509D" w14:textId="77777777" w:rsidR="00C611AB" w:rsidRPr="00C611AB" w:rsidRDefault="00C611AB" w:rsidP="00865A30">
      <w:pPr>
        <w:ind w:firstLine="0"/>
        <w:rPr>
          <w:rFonts w:eastAsia="Calibri" w:cs="Arial"/>
          <w:lang w:val="es-ES"/>
        </w:rPr>
      </w:pPr>
      <w:r w:rsidRPr="00C611AB">
        <w:rPr>
          <w:rFonts w:eastAsia="Calibri" w:cs="Arial"/>
          <w:lang w:val="es-ES"/>
        </w:rPr>
        <w:t>C.I.:</w:t>
      </w:r>
      <w:r w:rsidRPr="00C611AB">
        <w:rPr>
          <w:rFonts w:eastAsia="Calibri" w:cs="Arial"/>
          <w:lang w:val="es-ES"/>
        </w:rPr>
        <w:tab/>
        <w:t xml:space="preserve"> ..............................................................</w:t>
      </w:r>
    </w:p>
    <w:p w14:paraId="766978A0" w14:textId="581A6448" w:rsidR="00282583" w:rsidRDefault="00282583" w:rsidP="00042BEB">
      <w:pPr>
        <w:pStyle w:val="PrimerNiveltesis"/>
        <w:sectPr w:rsidR="00282583" w:rsidSect="00751422">
          <w:headerReference w:type="default" r:id="rId12"/>
          <w:footerReference w:type="default" r:id="rId13"/>
          <w:type w:val="continuous"/>
          <w:pgSz w:w="11906" w:h="16838" w:code="9"/>
          <w:pgMar w:top="1440" w:right="1440" w:bottom="1440" w:left="1440" w:header="720" w:footer="720" w:gutter="0"/>
          <w:pgNumType w:fmt="upperRoman"/>
          <w:cols w:space="720"/>
          <w:titlePg/>
          <w:docGrid w:linePitch="360"/>
        </w:sectPr>
      </w:pPr>
    </w:p>
    <w:p w14:paraId="06110CC0" w14:textId="77777777" w:rsidR="006D4D9C" w:rsidRDefault="006D4D9C">
      <w:pPr>
        <w:rPr>
          <w:rFonts w:eastAsia="Times New Roman" w:cs="Arial"/>
          <w:b/>
          <w:bCs/>
          <w:szCs w:val="28"/>
          <w:lang w:val="es-ES"/>
        </w:rPr>
      </w:pPr>
      <w:bookmarkStart w:id="4" w:name="Dedicatoria"/>
      <w:bookmarkStart w:id="5" w:name="_Toc45623429"/>
      <w:bookmarkStart w:id="6" w:name="_Hlk54644959"/>
      <w:bookmarkEnd w:id="4"/>
      <w:r>
        <w:rPr>
          <w:rFonts w:eastAsia="Times New Roman" w:cs="Arial"/>
          <w:b/>
          <w:bCs/>
          <w:szCs w:val="28"/>
          <w:lang w:val="es-ES"/>
        </w:rPr>
        <w:br w:type="page"/>
      </w:r>
    </w:p>
    <w:p w14:paraId="7F871707" w14:textId="75A996F4" w:rsidR="00F17899" w:rsidRPr="00F17899" w:rsidRDefault="00F17899" w:rsidP="00B8182E">
      <w:pPr>
        <w:keepNext/>
        <w:keepLines/>
        <w:spacing w:line="240" w:lineRule="auto"/>
        <w:ind w:firstLine="0"/>
        <w:jc w:val="center"/>
        <w:outlineLvl w:val="0"/>
        <w:rPr>
          <w:rFonts w:eastAsia="Times New Roman" w:cs="Arial"/>
          <w:b/>
          <w:bCs/>
          <w:caps/>
          <w:szCs w:val="28"/>
          <w:lang w:val="es-ES"/>
        </w:rPr>
      </w:pPr>
      <w:r w:rsidRPr="00F17899">
        <w:rPr>
          <w:rFonts w:eastAsia="Times New Roman" w:cs="Arial"/>
          <w:b/>
          <w:bCs/>
          <w:szCs w:val="28"/>
          <w:lang w:val="es-ES"/>
        </w:rPr>
        <w:lastRenderedPageBreak/>
        <w:t>Dedicatoria</w:t>
      </w:r>
      <w:bookmarkEnd w:id="5"/>
    </w:p>
    <w:bookmarkEnd w:id="6"/>
    <w:p w14:paraId="250E1DD0" w14:textId="11398507" w:rsidR="00202E9D" w:rsidRPr="006E1914" w:rsidRDefault="00202E9D">
      <w:pPr>
        <w:rPr>
          <w:rFonts w:cs="Arial"/>
          <w:b/>
          <w:bCs/>
        </w:rPr>
      </w:pPr>
      <w:r w:rsidRPr="006E1914">
        <w:rPr>
          <w:rFonts w:cs="Arial"/>
          <w:b/>
          <w:bCs/>
        </w:rPr>
        <w:br w:type="page"/>
      </w:r>
    </w:p>
    <w:p w14:paraId="23C593AA" w14:textId="6AA8E9AB" w:rsidR="00C35827" w:rsidRPr="00C35827" w:rsidRDefault="00C35827" w:rsidP="00B8182E">
      <w:pPr>
        <w:keepNext/>
        <w:keepLines/>
        <w:spacing w:line="240" w:lineRule="auto"/>
        <w:ind w:firstLine="0"/>
        <w:jc w:val="center"/>
        <w:outlineLvl w:val="0"/>
        <w:rPr>
          <w:rFonts w:eastAsia="Times New Roman" w:cs="Arial"/>
          <w:b/>
          <w:bCs/>
          <w:caps/>
          <w:lang w:val="es-ES"/>
        </w:rPr>
      </w:pPr>
      <w:bookmarkStart w:id="7" w:name="Agradecimiento"/>
      <w:bookmarkStart w:id="8" w:name="_Toc45623430"/>
      <w:bookmarkEnd w:id="7"/>
      <w:r w:rsidRPr="00C35827">
        <w:rPr>
          <w:rFonts w:eastAsia="Times New Roman" w:cs="Arial"/>
          <w:b/>
          <w:bCs/>
          <w:lang w:val="es-ES"/>
        </w:rPr>
        <w:lastRenderedPageBreak/>
        <w:t>Agradecimiento</w:t>
      </w:r>
      <w:bookmarkEnd w:id="8"/>
    </w:p>
    <w:p w14:paraId="208D6E45" w14:textId="77777777" w:rsidR="00202E9D" w:rsidRPr="006E1914" w:rsidRDefault="00202E9D">
      <w:pPr>
        <w:rPr>
          <w:rFonts w:cs="Arial"/>
          <w:b/>
          <w:bCs/>
        </w:rPr>
      </w:pPr>
      <w:r w:rsidRPr="006E1914">
        <w:rPr>
          <w:rFonts w:cs="Arial"/>
          <w:b/>
          <w:bCs/>
        </w:rPr>
        <w:br w:type="page"/>
      </w:r>
    </w:p>
    <w:sdt>
      <w:sdtPr>
        <w:rPr>
          <w:rFonts w:ascii="Arial" w:eastAsiaTheme="minorHAnsi" w:hAnsi="Arial" w:cs="Arial"/>
          <w:color w:val="auto"/>
          <w:sz w:val="22"/>
          <w:szCs w:val="22"/>
          <w:lang w:val="es-ES"/>
        </w:rPr>
        <w:id w:val="-722593899"/>
        <w:docPartObj>
          <w:docPartGallery w:val="Table of Contents"/>
          <w:docPartUnique/>
        </w:docPartObj>
      </w:sdtPr>
      <w:sdtEndPr/>
      <w:sdtContent>
        <w:bookmarkStart w:id="9" w:name="Índice" w:displacedByCustomXml="prev"/>
        <w:bookmarkEnd w:id="9" w:displacedByCustomXml="prev"/>
        <w:bookmarkStart w:id="10" w:name="_Toc45623431" w:displacedByCustomXml="prev"/>
        <w:bookmarkStart w:id="11" w:name="_Hlk54645002" w:displacedByCustomXml="prev"/>
        <w:p w14:paraId="6C56853A" w14:textId="4F9BFA5D" w:rsidR="00806697" w:rsidRPr="00806697" w:rsidRDefault="00AF53E9" w:rsidP="00B8182E">
          <w:pPr>
            <w:pStyle w:val="Ttulo1"/>
            <w:spacing w:before="0" w:after="240"/>
            <w:ind w:firstLine="0"/>
            <w:jc w:val="center"/>
            <w:rPr>
              <w:rFonts w:ascii="Arial" w:eastAsia="Times New Roman" w:hAnsi="Arial" w:cs="Arial"/>
              <w:b/>
              <w:bCs/>
              <w:color w:val="auto"/>
              <w:sz w:val="22"/>
              <w:szCs w:val="22"/>
              <w:lang w:val="es-ES"/>
            </w:rPr>
          </w:pPr>
          <w:r w:rsidRPr="00AF53E9">
            <w:rPr>
              <w:rFonts w:ascii="Arial" w:eastAsia="Times New Roman" w:hAnsi="Arial" w:cs="Arial"/>
              <w:b/>
              <w:bCs/>
              <w:color w:val="auto"/>
              <w:sz w:val="22"/>
              <w:szCs w:val="22"/>
              <w:lang w:val="es-ES"/>
            </w:rPr>
            <w:t>Índice de Contenido</w:t>
          </w:r>
          <w:bookmarkEnd w:id="11"/>
          <w:bookmarkEnd w:id="10"/>
        </w:p>
        <w:p w14:paraId="64B298E1" w14:textId="2FB394CD" w:rsidR="005449C9" w:rsidRPr="008D3549" w:rsidRDefault="008D22AA" w:rsidP="00D90D5E">
          <w:pPr>
            <w:ind w:firstLine="0"/>
            <w:rPr>
              <w:rStyle w:val="Hipervnculo"/>
              <w:rFonts w:asciiTheme="majorHAnsi" w:eastAsiaTheme="majorEastAsia" w:hAnsiTheme="majorHAnsi" w:cstheme="majorBidi"/>
              <w:color w:val="2F5496" w:themeColor="accent1" w:themeShade="BF"/>
              <w:sz w:val="32"/>
              <w:szCs w:val="32"/>
              <w:u w:val="none"/>
            </w:rPr>
          </w:pPr>
          <w:r w:rsidRPr="008D22AA">
            <w:rPr>
              <w:rFonts w:asciiTheme="majorHAnsi" w:eastAsiaTheme="majorEastAsia" w:hAnsiTheme="majorHAnsi" w:cstheme="majorBidi"/>
              <w:color w:val="2F5496" w:themeColor="accent1" w:themeShade="BF"/>
              <w:sz w:val="32"/>
              <w:szCs w:val="32"/>
            </w:rPr>
            <w:fldChar w:fldCharType="begin"/>
          </w:r>
          <w:r w:rsidRPr="008D22AA">
            <w:instrText xml:space="preserve"> HYPERLINK  \l "_top" </w:instrText>
          </w:r>
          <w:r w:rsidRPr="008D22AA">
            <w:rPr>
              <w:rFonts w:asciiTheme="majorHAnsi" w:eastAsiaTheme="majorEastAsia" w:hAnsiTheme="majorHAnsi" w:cstheme="majorBidi"/>
              <w:color w:val="2F5496" w:themeColor="accent1" w:themeShade="BF"/>
              <w:sz w:val="32"/>
              <w:szCs w:val="32"/>
            </w:rPr>
            <w:fldChar w:fldCharType="separate"/>
          </w:r>
          <w:r w:rsidR="00AA7E27" w:rsidRPr="00CC7400">
            <w:rPr>
              <w:rStyle w:val="Hipervnculo"/>
              <w:rFonts w:cs="Arial"/>
              <w:color w:val="auto"/>
              <w:u w:val="none"/>
            </w:rPr>
            <w:t>C</w:t>
          </w:r>
          <w:r w:rsidR="00E95FF6" w:rsidRPr="00CC7400">
            <w:rPr>
              <w:rStyle w:val="Hipervnculo"/>
              <w:rFonts w:cs="Arial"/>
              <w:color w:val="auto"/>
              <w:u w:val="none"/>
            </w:rPr>
            <w:t>arátula</w:t>
          </w:r>
          <w:r w:rsidR="005449C9" w:rsidRPr="008D22AA">
            <w:rPr>
              <w:rStyle w:val="Hipervnculo"/>
              <w:color w:val="auto"/>
              <w:u w:val="none"/>
            </w:rPr>
            <w:ptab w:relativeTo="margin" w:alignment="right" w:leader="dot"/>
          </w:r>
          <w:r>
            <w:rPr>
              <w:rStyle w:val="Hipervnculo"/>
              <w:color w:val="auto"/>
              <w:u w:val="none"/>
              <w:lang w:val="es-ES"/>
            </w:rPr>
            <w:t>I</w:t>
          </w:r>
        </w:p>
        <w:p w14:paraId="26746E68" w14:textId="6839DC60" w:rsidR="005449C9" w:rsidRPr="009437A8" w:rsidRDefault="008D22AA" w:rsidP="00D90D5E">
          <w:pPr>
            <w:pStyle w:val="TDC1"/>
            <w:spacing w:after="0" w:line="480" w:lineRule="auto"/>
            <w:ind w:firstLine="0"/>
          </w:pPr>
          <w:r w:rsidRPr="008D22AA">
            <w:fldChar w:fldCharType="end"/>
          </w:r>
          <w:r w:rsidR="00FC4A4A">
            <w:fldChar w:fldCharType="begin"/>
          </w:r>
          <w:r w:rsidR="00FC4A4A">
            <w:instrText xml:space="preserve"> HYPERLINK \l "Aprobación" </w:instrText>
          </w:r>
          <w:r w:rsidR="00FC4A4A">
            <w:fldChar w:fldCharType="separate"/>
          </w:r>
          <w:r w:rsidR="00AA7E27" w:rsidRPr="009437A8">
            <w:rPr>
              <w:rStyle w:val="Hipervnculo"/>
              <w:color w:val="auto"/>
              <w:u w:val="none"/>
            </w:rPr>
            <w:t>A</w:t>
          </w:r>
          <w:r w:rsidR="001C2348" w:rsidRPr="009437A8">
            <w:rPr>
              <w:rStyle w:val="Hipervnculo"/>
              <w:color w:val="auto"/>
              <w:u w:val="none"/>
            </w:rPr>
            <w:t>probación del director del trabajo de fin de titulación</w:t>
          </w:r>
          <w:r w:rsidR="005449C9" w:rsidRPr="009437A8">
            <w:rPr>
              <w:rStyle w:val="Hipervnculo"/>
              <w:color w:val="auto"/>
              <w:u w:val="none"/>
            </w:rPr>
            <w:ptab w:relativeTo="margin" w:alignment="right" w:leader="dot"/>
          </w:r>
          <w:r>
            <w:rPr>
              <w:rStyle w:val="Hipervnculo"/>
              <w:color w:val="auto"/>
              <w:u w:val="none"/>
            </w:rPr>
            <w:t>II</w:t>
          </w:r>
          <w:r w:rsidR="00FC4A4A">
            <w:rPr>
              <w:rStyle w:val="Hipervnculo"/>
              <w:color w:val="auto"/>
              <w:u w:val="none"/>
            </w:rPr>
            <w:fldChar w:fldCharType="end"/>
          </w:r>
        </w:p>
        <w:p w14:paraId="75E75282" w14:textId="64CEB4C4" w:rsidR="005449C9" w:rsidRPr="009437A8" w:rsidRDefault="00FC4A4A" w:rsidP="00D90D5E">
          <w:pPr>
            <w:pStyle w:val="TDC1"/>
            <w:spacing w:after="0" w:line="480" w:lineRule="auto"/>
            <w:ind w:firstLine="0"/>
          </w:pPr>
          <w:hyperlink w:anchor="Declaración" w:history="1">
            <w:r w:rsidR="001A47A8" w:rsidRPr="009437A8">
              <w:rPr>
                <w:rStyle w:val="Hipervnculo"/>
                <w:color w:val="auto"/>
                <w:u w:val="none"/>
              </w:rPr>
              <w:t>D</w:t>
            </w:r>
            <w:r w:rsidR="001C2348" w:rsidRPr="009437A8">
              <w:rPr>
                <w:rStyle w:val="Hipervnculo"/>
                <w:color w:val="auto"/>
                <w:u w:val="none"/>
              </w:rPr>
              <w:t>eclaración de autoría y cesión de derechos</w:t>
            </w:r>
            <w:r w:rsidR="005449C9" w:rsidRPr="009437A8">
              <w:rPr>
                <w:rStyle w:val="Hipervnculo"/>
                <w:color w:val="auto"/>
                <w:u w:val="none"/>
              </w:rPr>
              <w:ptab w:relativeTo="margin" w:alignment="right" w:leader="dot"/>
            </w:r>
            <w:r w:rsidR="008D22AA">
              <w:rPr>
                <w:rStyle w:val="Hipervnculo"/>
                <w:color w:val="auto"/>
                <w:u w:val="none"/>
              </w:rPr>
              <w:t>III</w:t>
            </w:r>
          </w:hyperlink>
        </w:p>
        <w:p w14:paraId="46554B20" w14:textId="25CC0770" w:rsidR="005449C9" w:rsidRPr="009437A8" w:rsidRDefault="00FC4A4A" w:rsidP="00D90D5E">
          <w:pPr>
            <w:pStyle w:val="TDC1"/>
            <w:spacing w:after="0" w:line="480" w:lineRule="auto"/>
            <w:ind w:firstLine="0"/>
          </w:pPr>
          <w:hyperlink w:anchor="Dedicatoria" w:history="1">
            <w:r w:rsidR="001B01BA" w:rsidRPr="009437A8">
              <w:rPr>
                <w:rStyle w:val="Hipervnculo"/>
                <w:color w:val="auto"/>
                <w:u w:val="none"/>
              </w:rPr>
              <w:t>Dedicatoria</w:t>
            </w:r>
            <w:r w:rsidR="005449C9" w:rsidRPr="009437A8">
              <w:rPr>
                <w:rStyle w:val="Hipervnculo"/>
                <w:color w:val="auto"/>
                <w:u w:val="none"/>
              </w:rPr>
              <w:ptab w:relativeTo="margin" w:alignment="right" w:leader="dot"/>
            </w:r>
            <w:r w:rsidR="008D22AA">
              <w:rPr>
                <w:rStyle w:val="Hipervnculo"/>
                <w:color w:val="auto"/>
                <w:u w:val="none"/>
              </w:rPr>
              <w:t>IV</w:t>
            </w:r>
          </w:hyperlink>
        </w:p>
        <w:p w14:paraId="09F9D624" w14:textId="3EC50C1A" w:rsidR="005449C9" w:rsidRPr="009437A8" w:rsidRDefault="00FC4A4A" w:rsidP="00D90D5E">
          <w:pPr>
            <w:pStyle w:val="TDC1"/>
            <w:spacing w:after="0" w:line="480" w:lineRule="auto"/>
            <w:ind w:firstLine="0"/>
          </w:pPr>
          <w:hyperlink w:anchor="Agradecimiento" w:history="1">
            <w:r w:rsidR="00BD6C1B" w:rsidRPr="009437A8">
              <w:rPr>
                <w:rStyle w:val="Hipervnculo"/>
                <w:color w:val="auto"/>
                <w:u w:val="none"/>
              </w:rPr>
              <w:t>A</w:t>
            </w:r>
            <w:r w:rsidR="00B63D18" w:rsidRPr="009437A8">
              <w:rPr>
                <w:rStyle w:val="Hipervnculo"/>
                <w:color w:val="auto"/>
                <w:u w:val="none"/>
              </w:rPr>
              <w:t>gradecimiento</w:t>
            </w:r>
            <w:r w:rsidR="005449C9" w:rsidRPr="009437A8">
              <w:rPr>
                <w:rStyle w:val="Hipervnculo"/>
                <w:color w:val="auto"/>
                <w:u w:val="none"/>
              </w:rPr>
              <w:ptab w:relativeTo="margin" w:alignment="right" w:leader="dot"/>
            </w:r>
            <w:r w:rsidR="0081463C">
              <w:rPr>
                <w:rStyle w:val="Hipervnculo"/>
                <w:color w:val="auto"/>
                <w:u w:val="none"/>
              </w:rPr>
              <w:t>V</w:t>
            </w:r>
          </w:hyperlink>
        </w:p>
        <w:p w14:paraId="7143AD43" w14:textId="1FED94F3" w:rsidR="005449C9" w:rsidRPr="009437A8" w:rsidRDefault="00FC4A4A" w:rsidP="00D90D5E">
          <w:pPr>
            <w:pStyle w:val="TDC1"/>
            <w:spacing w:after="0" w:line="480" w:lineRule="auto"/>
            <w:ind w:firstLine="0"/>
          </w:pPr>
          <w:hyperlink w:anchor="Índice" w:history="1">
            <w:r w:rsidR="00BD6C1B" w:rsidRPr="009437A8">
              <w:rPr>
                <w:rStyle w:val="Hipervnculo"/>
                <w:color w:val="auto"/>
                <w:u w:val="none"/>
              </w:rPr>
              <w:t>Í</w:t>
            </w:r>
            <w:r w:rsidR="001B01BA" w:rsidRPr="009437A8">
              <w:rPr>
                <w:rStyle w:val="Hipervnculo"/>
                <w:color w:val="auto"/>
                <w:u w:val="none"/>
              </w:rPr>
              <w:t>ndice de contenidos</w:t>
            </w:r>
            <w:r w:rsidR="005449C9" w:rsidRPr="009437A8">
              <w:rPr>
                <w:rStyle w:val="Hipervnculo"/>
                <w:color w:val="auto"/>
                <w:u w:val="none"/>
              </w:rPr>
              <w:ptab w:relativeTo="margin" w:alignment="right" w:leader="dot"/>
            </w:r>
            <w:r w:rsidR="0081463C">
              <w:rPr>
                <w:rStyle w:val="Hipervnculo"/>
                <w:color w:val="auto"/>
                <w:u w:val="none"/>
              </w:rPr>
              <w:t>VI</w:t>
            </w:r>
          </w:hyperlink>
        </w:p>
        <w:p w14:paraId="48C26BD5" w14:textId="2EAACADE" w:rsidR="005449C9" w:rsidRPr="009437A8" w:rsidRDefault="00FC4A4A" w:rsidP="00D90D5E">
          <w:pPr>
            <w:pStyle w:val="TDC1"/>
            <w:spacing w:after="0" w:line="480" w:lineRule="auto"/>
            <w:ind w:firstLine="0"/>
          </w:pPr>
          <w:hyperlink w:anchor="Resumen" w:history="1">
            <w:r w:rsidR="00671934" w:rsidRPr="009437A8">
              <w:rPr>
                <w:rStyle w:val="Hipervnculo"/>
                <w:color w:val="auto"/>
                <w:u w:val="none"/>
              </w:rPr>
              <w:t>R</w:t>
            </w:r>
            <w:r w:rsidR="00710934" w:rsidRPr="009437A8">
              <w:rPr>
                <w:rStyle w:val="Hipervnculo"/>
                <w:color w:val="auto"/>
                <w:u w:val="none"/>
              </w:rPr>
              <w:t>esumen</w:t>
            </w:r>
            <w:r w:rsidR="005449C9" w:rsidRPr="009437A8">
              <w:rPr>
                <w:rStyle w:val="Hipervnculo"/>
                <w:color w:val="auto"/>
                <w:u w:val="none"/>
              </w:rPr>
              <w:ptab w:relativeTo="margin" w:alignment="right" w:leader="dot"/>
            </w:r>
            <w:r w:rsidR="005449C9" w:rsidRPr="009437A8">
              <w:rPr>
                <w:rStyle w:val="Hipervnculo"/>
                <w:color w:val="auto"/>
                <w:u w:val="none"/>
                <w:lang w:val="es-ES"/>
              </w:rPr>
              <w:t>1</w:t>
            </w:r>
          </w:hyperlink>
        </w:p>
        <w:p w14:paraId="65AFADBB" w14:textId="7B3DEFCD" w:rsidR="005449C9" w:rsidRPr="009437A8" w:rsidRDefault="00FC4A4A" w:rsidP="00D90D5E">
          <w:pPr>
            <w:pStyle w:val="TDC1"/>
            <w:spacing w:after="0" w:line="480" w:lineRule="auto"/>
            <w:ind w:firstLine="0"/>
          </w:pPr>
          <w:hyperlink w:anchor="Abstract" w:history="1">
            <w:proofErr w:type="spellStart"/>
            <w:r w:rsidR="00235516" w:rsidRPr="001D0756">
              <w:rPr>
                <w:rStyle w:val="Hipervnculo"/>
                <w:color w:val="auto"/>
                <w:u w:val="none"/>
              </w:rPr>
              <w:t>A</w:t>
            </w:r>
            <w:r w:rsidR="00710934" w:rsidRPr="001D0756">
              <w:rPr>
                <w:rStyle w:val="Hipervnculo"/>
                <w:color w:val="auto"/>
                <w:u w:val="none"/>
              </w:rPr>
              <w:t>bstract</w:t>
            </w:r>
            <w:proofErr w:type="spellEnd"/>
            <w:r w:rsidR="005449C9" w:rsidRPr="007B7849">
              <w:rPr>
                <w:rStyle w:val="Hipervnculo"/>
                <w:color w:val="auto"/>
                <w:u w:val="none"/>
                <w:lang w:val="en-US"/>
              </w:rPr>
              <w:ptab w:relativeTo="margin" w:alignment="right" w:leader="dot"/>
            </w:r>
            <w:r w:rsidR="00235516" w:rsidRPr="001D0756">
              <w:rPr>
                <w:rStyle w:val="Hipervnculo"/>
                <w:color w:val="auto"/>
                <w:u w:val="none"/>
              </w:rPr>
              <w:t>2</w:t>
            </w:r>
          </w:hyperlink>
        </w:p>
        <w:p w14:paraId="4AF1B020" w14:textId="5F14B6D2" w:rsidR="00671934" w:rsidRPr="009437A8" w:rsidRDefault="00FC4A4A" w:rsidP="00D90D5E">
          <w:pPr>
            <w:pStyle w:val="TDC1"/>
            <w:spacing w:after="0" w:line="480" w:lineRule="auto"/>
            <w:ind w:firstLine="0"/>
          </w:pPr>
          <w:hyperlink w:anchor="Introducción" w:history="1">
            <w:r w:rsidR="00235516" w:rsidRPr="009437A8">
              <w:rPr>
                <w:rStyle w:val="Hipervnculo"/>
                <w:color w:val="auto"/>
                <w:u w:val="none"/>
              </w:rPr>
              <w:t>I</w:t>
            </w:r>
            <w:r w:rsidR="00710934" w:rsidRPr="009437A8">
              <w:rPr>
                <w:rStyle w:val="Hipervnculo"/>
                <w:color w:val="auto"/>
                <w:u w:val="none"/>
              </w:rPr>
              <w:t>ntroducción</w:t>
            </w:r>
            <w:r w:rsidR="00671934" w:rsidRPr="009437A8">
              <w:rPr>
                <w:rStyle w:val="Hipervnculo"/>
                <w:color w:val="auto"/>
                <w:u w:val="none"/>
              </w:rPr>
              <w:ptab w:relativeTo="margin" w:alignment="right" w:leader="dot"/>
            </w:r>
            <w:r w:rsidR="00235516" w:rsidRPr="009437A8">
              <w:rPr>
                <w:rStyle w:val="Hipervnculo"/>
                <w:color w:val="auto"/>
                <w:u w:val="none"/>
                <w:lang w:val="es-ES"/>
              </w:rPr>
              <w:t>3</w:t>
            </w:r>
          </w:hyperlink>
        </w:p>
        <w:p w14:paraId="469A70D7" w14:textId="0B31057B" w:rsidR="00671934" w:rsidRPr="009437A8" w:rsidRDefault="00FC4A4A" w:rsidP="00D90D5E">
          <w:pPr>
            <w:pStyle w:val="TDC1"/>
            <w:spacing w:after="0" w:line="480" w:lineRule="auto"/>
            <w:ind w:firstLine="0"/>
            <w:rPr>
              <w:b/>
              <w:bCs/>
              <w:lang w:val="es-ES"/>
            </w:rPr>
          </w:pPr>
          <w:hyperlink w:anchor="Capítulo_1_Estado_del_arte" w:history="1">
            <w:r w:rsidR="00CB2C91" w:rsidRPr="009437A8">
              <w:rPr>
                <w:rStyle w:val="Hipervnculo"/>
                <w:color w:val="auto"/>
                <w:u w:val="none"/>
              </w:rPr>
              <w:t>C</w:t>
            </w:r>
            <w:r w:rsidR="00A263EC" w:rsidRPr="009437A8">
              <w:rPr>
                <w:rStyle w:val="Hipervnculo"/>
                <w:color w:val="auto"/>
                <w:u w:val="none"/>
              </w:rPr>
              <w:t xml:space="preserve">apítulo </w:t>
            </w:r>
            <w:r w:rsidR="00A02943" w:rsidRPr="009437A8">
              <w:rPr>
                <w:rStyle w:val="Hipervnculo"/>
                <w:color w:val="auto"/>
                <w:u w:val="none"/>
              </w:rPr>
              <w:t>uno</w:t>
            </w:r>
            <w:r w:rsidR="00671934" w:rsidRPr="009437A8">
              <w:rPr>
                <w:rStyle w:val="Hipervnculo"/>
                <w:color w:val="auto"/>
                <w:u w:val="none"/>
              </w:rPr>
              <w:ptab w:relativeTo="margin" w:alignment="right" w:leader="dot"/>
            </w:r>
            <w:r w:rsidR="002F2689" w:rsidRPr="009437A8">
              <w:rPr>
                <w:rStyle w:val="Hipervnculo"/>
                <w:color w:val="auto"/>
                <w:u w:val="none"/>
                <w:lang w:val="es-ES"/>
              </w:rPr>
              <w:t>5</w:t>
            </w:r>
          </w:hyperlink>
        </w:p>
        <w:p w14:paraId="2A5ACB33" w14:textId="634678B3" w:rsidR="00671934" w:rsidRPr="009437A8" w:rsidRDefault="00FC4A4A" w:rsidP="00D90D5E">
          <w:pPr>
            <w:pStyle w:val="TDC1"/>
            <w:spacing w:after="0" w:line="480" w:lineRule="auto"/>
            <w:ind w:firstLine="0"/>
          </w:pPr>
          <w:hyperlink w:anchor="Capítulo_1_Estado_del_arte" w:history="1">
            <w:r w:rsidR="00AB22CB" w:rsidRPr="009437A8">
              <w:rPr>
                <w:rStyle w:val="Hipervnculo"/>
                <w:color w:val="auto"/>
                <w:u w:val="none"/>
              </w:rPr>
              <w:t>C</w:t>
            </w:r>
            <w:r w:rsidR="009056F1" w:rsidRPr="009437A8">
              <w:rPr>
                <w:rStyle w:val="Hipervnculo"/>
                <w:color w:val="auto"/>
                <w:u w:val="none"/>
              </w:rPr>
              <w:t>ontexto de la investigación</w:t>
            </w:r>
            <w:r w:rsidR="00671934" w:rsidRPr="009437A8">
              <w:rPr>
                <w:rStyle w:val="Hipervnculo"/>
                <w:color w:val="auto"/>
                <w:u w:val="none"/>
              </w:rPr>
              <w:ptab w:relativeTo="margin" w:alignment="right" w:leader="dot"/>
            </w:r>
            <w:r w:rsidR="006B7AC8" w:rsidRPr="009437A8">
              <w:rPr>
                <w:rStyle w:val="Hipervnculo"/>
                <w:color w:val="auto"/>
                <w:u w:val="none"/>
                <w:lang w:val="es-ES"/>
              </w:rPr>
              <w:t>5</w:t>
            </w:r>
          </w:hyperlink>
        </w:p>
        <w:p w14:paraId="216D569E" w14:textId="22980B75" w:rsidR="007278B5" w:rsidRPr="00D41F50" w:rsidRDefault="00AB22CB" w:rsidP="00D90D5E">
          <w:pPr>
            <w:pStyle w:val="TDC2"/>
          </w:pPr>
          <w:r w:rsidRPr="00D41F50">
            <w:t>Tema</w:t>
          </w:r>
          <w:r w:rsidR="00057F54">
            <w:t>.......................................................................................................................</w:t>
          </w:r>
          <w:r w:rsidR="00751422">
            <w:t>13</w:t>
          </w:r>
        </w:p>
        <w:p w14:paraId="26428CFE" w14:textId="51196C7E" w:rsidR="00AB22CB" w:rsidRPr="00D41F50" w:rsidRDefault="00AB22CB" w:rsidP="00D90D5E">
          <w:pPr>
            <w:pStyle w:val="TDC2"/>
          </w:pPr>
          <w:r w:rsidRPr="00D41F50">
            <w:t>Planteamiento del problema</w:t>
          </w:r>
          <w:r w:rsidR="00494EEE">
            <w:t>...................................................................................</w:t>
          </w:r>
          <w:r w:rsidR="00751422">
            <w:t>13</w:t>
          </w:r>
        </w:p>
        <w:p w14:paraId="678887A2" w14:textId="53D47061" w:rsidR="00AB22CB" w:rsidRPr="00D41F50" w:rsidRDefault="00AB22CB" w:rsidP="00D90D5E">
          <w:pPr>
            <w:pStyle w:val="TDC2"/>
          </w:pPr>
          <w:r w:rsidRPr="00D41F50">
            <w:t>Alcance</w:t>
          </w:r>
          <w:r w:rsidR="00494EEE">
            <w:t>...................................................................................................................</w:t>
          </w:r>
          <w:r w:rsidR="00730ED1">
            <w:t>13</w:t>
          </w:r>
        </w:p>
        <w:p w14:paraId="68F6076A" w14:textId="20E881F1" w:rsidR="00AB22CB" w:rsidRPr="00D41F50" w:rsidRDefault="00AB22CB" w:rsidP="00D90D5E">
          <w:pPr>
            <w:pStyle w:val="TDC2"/>
          </w:pPr>
          <w:r w:rsidRPr="00D41F50">
            <w:t>Objetivos</w:t>
          </w:r>
          <w:r w:rsidR="002020E6">
            <w:t>.................................................................................................................14</w:t>
          </w:r>
        </w:p>
        <w:p w14:paraId="5A9501AB" w14:textId="60C70B3C" w:rsidR="00AB22CB" w:rsidRPr="0070096D" w:rsidRDefault="00B90E65" w:rsidP="00D90D5E">
          <w:pPr>
            <w:pStyle w:val="TDC3"/>
            <w:spacing w:after="0"/>
          </w:pPr>
          <w:r w:rsidRPr="0090777E">
            <w:rPr>
              <w:i/>
              <w:iCs/>
            </w:rPr>
            <w:t>General</w:t>
          </w:r>
          <w:r w:rsidR="002020E6">
            <w:t>................................................................................................................14</w:t>
          </w:r>
        </w:p>
        <w:p w14:paraId="18490334" w14:textId="6186F953" w:rsidR="00B90E65" w:rsidRDefault="00B90E65" w:rsidP="00D90D5E">
          <w:pPr>
            <w:pStyle w:val="TDC3"/>
            <w:spacing w:after="0"/>
          </w:pPr>
          <w:r w:rsidRPr="0090777E">
            <w:rPr>
              <w:i/>
              <w:iCs/>
            </w:rPr>
            <w:t>Específicos</w:t>
          </w:r>
          <w:r w:rsidR="002020E6">
            <w:t>..........................................................................................................14</w:t>
          </w:r>
        </w:p>
        <w:p w14:paraId="1217C8CF" w14:textId="088ED894" w:rsidR="006E6294" w:rsidRDefault="007156E2" w:rsidP="00D90D5E">
          <w:pPr>
            <w:pStyle w:val="TDC2"/>
          </w:pPr>
          <w:r>
            <w:t>Metodología y estrategia de desarrollo...................................................................16</w:t>
          </w:r>
        </w:p>
        <w:p w14:paraId="6B175172" w14:textId="1E030687" w:rsidR="00D90D5E" w:rsidRPr="00D90D5E" w:rsidRDefault="00D90D5E" w:rsidP="00D90D5E">
          <w:pPr>
            <w:pStyle w:val="TDC2"/>
          </w:pPr>
          <w:r w:rsidRPr="00D90D5E">
            <w:t>Estructura del documento.......................................................................................16</w:t>
          </w:r>
        </w:p>
        <w:p w14:paraId="55A20D05" w14:textId="285EB145" w:rsidR="00B90E65" w:rsidRPr="00D41F50" w:rsidRDefault="00B90E65" w:rsidP="00D90D5E">
          <w:pPr>
            <w:ind w:firstLine="0"/>
            <w:jc w:val="right"/>
            <w:rPr>
              <w:lang w:eastAsia="es-EC"/>
            </w:rPr>
          </w:pPr>
          <w:r w:rsidRPr="00D41F50">
            <w:rPr>
              <w:lang w:eastAsia="es-EC"/>
            </w:rPr>
            <w:t>C</w:t>
          </w:r>
          <w:r w:rsidR="002416DA" w:rsidRPr="00D41F50">
            <w:rPr>
              <w:lang w:eastAsia="es-EC"/>
            </w:rPr>
            <w:t>apítulo</w:t>
          </w:r>
          <w:r w:rsidRPr="00D41F50">
            <w:rPr>
              <w:lang w:eastAsia="es-EC"/>
            </w:rPr>
            <w:t xml:space="preserve"> </w:t>
          </w:r>
          <w:r w:rsidR="002416DA">
            <w:rPr>
              <w:lang w:eastAsia="es-EC"/>
            </w:rPr>
            <w:t>dos</w:t>
          </w:r>
          <w:r w:rsidR="00437A76">
            <w:rPr>
              <w:lang w:eastAsia="es-EC"/>
            </w:rPr>
            <w:t>...........................................................................................................................15</w:t>
          </w:r>
        </w:p>
        <w:p w14:paraId="28CAB036" w14:textId="04435216" w:rsidR="00B90E65" w:rsidRPr="00D41F50" w:rsidRDefault="00A92FB0" w:rsidP="00D90D5E">
          <w:pPr>
            <w:ind w:firstLine="0"/>
            <w:jc w:val="right"/>
            <w:rPr>
              <w:lang w:eastAsia="es-EC"/>
            </w:rPr>
          </w:pPr>
          <w:r>
            <w:rPr>
              <w:lang w:eastAsia="es-EC"/>
            </w:rPr>
            <w:t>Marco teórico..</w:t>
          </w:r>
          <w:r w:rsidR="00437A76">
            <w:rPr>
              <w:lang w:eastAsia="es-EC"/>
            </w:rPr>
            <w:t>.......................................................................................................................15</w:t>
          </w:r>
        </w:p>
        <w:p w14:paraId="6BE47978" w14:textId="77777777" w:rsidR="00C03CD4" w:rsidRPr="00D41F50" w:rsidRDefault="00C03CD4" w:rsidP="00495D1B">
          <w:pPr>
            <w:pStyle w:val="Prrafodelista"/>
            <w:numPr>
              <w:ilvl w:val="0"/>
              <w:numId w:val="2"/>
            </w:numPr>
            <w:contextualSpacing w:val="0"/>
            <w:rPr>
              <w:rFonts w:eastAsiaTheme="minorEastAsia" w:cs="Arial"/>
              <w:vanish/>
              <w:lang w:eastAsia="es-EC"/>
            </w:rPr>
          </w:pPr>
        </w:p>
        <w:p w14:paraId="373EACB0" w14:textId="77777777" w:rsidR="00C03CD4" w:rsidRPr="00D41F50" w:rsidRDefault="00C03CD4" w:rsidP="00495D1B">
          <w:pPr>
            <w:pStyle w:val="Prrafodelista"/>
            <w:numPr>
              <w:ilvl w:val="0"/>
              <w:numId w:val="2"/>
            </w:numPr>
            <w:contextualSpacing w:val="0"/>
            <w:rPr>
              <w:rFonts w:eastAsiaTheme="minorEastAsia" w:cs="Arial"/>
              <w:vanish/>
              <w:lang w:eastAsia="es-EC"/>
            </w:rPr>
          </w:pPr>
        </w:p>
        <w:p w14:paraId="78322B3B" w14:textId="60C3BED5" w:rsidR="00671934" w:rsidRPr="00D41F50" w:rsidRDefault="00686C18" w:rsidP="00495D1B">
          <w:pPr>
            <w:pStyle w:val="TDC2"/>
            <w:numPr>
              <w:ilvl w:val="1"/>
              <w:numId w:val="2"/>
            </w:numPr>
          </w:pPr>
          <w:r w:rsidRPr="00D41F50">
            <w:t>Mi</w:t>
          </w:r>
          <w:r w:rsidR="00460E08" w:rsidRPr="00D41F50">
            <w:t>nería de datos</w:t>
          </w:r>
          <w:r w:rsidR="00671934" w:rsidRPr="00D41F50">
            <w:ptab w:relativeTo="margin" w:alignment="right" w:leader="dot"/>
          </w:r>
          <w:r w:rsidR="00AD5C30">
            <w:rPr>
              <w:lang w:val="es-ES"/>
            </w:rPr>
            <w:t>15</w:t>
          </w:r>
        </w:p>
        <w:p w14:paraId="1313972B" w14:textId="27A88A85" w:rsidR="00C03CD4" w:rsidRPr="00D41F50" w:rsidRDefault="00A71237" w:rsidP="00495D1B">
          <w:pPr>
            <w:pStyle w:val="TDC2"/>
            <w:numPr>
              <w:ilvl w:val="1"/>
              <w:numId w:val="2"/>
            </w:numPr>
            <w:rPr>
              <w:lang w:val="es-ES"/>
            </w:rPr>
          </w:pPr>
          <w:r w:rsidRPr="00D41F50">
            <w:t>Descubrimiento de conocimiento</w:t>
          </w:r>
          <w:r w:rsidR="00671934" w:rsidRPr="00D41F50">
            <w:ptab w:relativeTo="margin" w:alignment="right" w:leader="dot"/>
          </w:r>
          <w:r w:rsidR="00246F47">
            <w:rPr>
              <w:lang w:val="es-ES"/>
            </w:rPr>
            <w:t>16</w:t>
          </w:r>
        </w:p>
        <w:p w14:paraId="4C2ACA71" w14:textId="231DB8DC" w:rsidR="00374C23" w:rsidRPr="00D41F50" w:rsidRDefault="00374C23" w:rsidP="00495D1B">
          <w:pPr>
            <w:pStyle w:val="TDC2"/>
            <w:numPr>
              <w:ilvl w:val="1"/>
              <w:numId w:val="2"/>
            </w:numPr>
            <w:rPr>
              <w:lang w:val="es-ES"/>
            </w:rPr>
          </w:pPr>
          <w:r w:rsidRPr="00D41F50">
            <w:t xml:space="preserve">Datos estructurados vs </w:t>
          </w:r>
          <w:r w:rsidR="001E58ED" w:rsidRPr="00D41F50">
            <w:t>d</w:t>
          </w:r>
          <w:r w:rsidRPr="00D41F50">
            <w:t>atos no estructurados</w:t>
          </w:r>
          <w:r w:rsidRPr="00D41F50">
            <w:ptab w:relativeTo="margin" w:alignment="right" w:leader="dot"/>
          </w:r>
          <w:r w:rsidR="00246F47">
            <w:rPr>
              <w:lang w:val="es-ES"/>
            </w:rPr>
            <w:t>18</w:t>
          </w:r>
        </w:p>
        <w:p w14:paraId="4D700D5E" w14:textId="484CC5E4" w:rsidR="00671934" w:rsidRPr="00D41F50" w:rsidRDefault="00A71237" w:rsidP="00495D1B">
          <w:pPr>
            <w:pStyle w:val="TDC2"/>
            <w:numPr>
              <w:ilvl w:val="1"/>
              <w:numId w:val="2"/>
            </w:numPr>
          </w:pPr>
          <w:r w:rsidRPr="00D41F50">
            <w:t>Minería de texto</w:t>
          </w:r>
          <w:r w:rsidR="00671934" w:rsidRPr="00D41F50">
            <w:ptab w:relativeTo="margin" w:alignment="right" w:leader="dot"/>
          </w:r>
          <w:r w:rsidR="00246F47">
            <w:rPr>
              <w:lang w:val="es-ES"/>
            </w:rPr>
            <w:t>20</w:t>
          </w:r>
        </w:p>
        <w:p w14:paraId="770A7FF5" w14:textId="5B5144A3" w:rsidR="00671934" w:rsidRPr="00B42CF3" w:rsidRDefault="00301E98" w:rsidP="00495D1B">
          <w:pPr>
            <w:pStyle w:val="TDC3"/>
            <w:numPr>
              <w:ilvl w:val="2"/>
              <w:numId w:val="2"/>
            </w:numPr>
            <w:spacing w:after="0"/>
            <w:rPr>
              <w:lang w:val="es-ES"/>
            </w:rPr>
          </w:pPr>
          <w:r w:rsidRPr="00B42CF3">
            <w:t>Preprocesamiento</w:t>
          </w:r>
          <w:r w:rsidR="00671934" w:rsidRPr="00B42CF3">
            <w:ptab w:relativeTo="margin" w:alignment="right" w:leader="dot"/>
          </w:r>
          <w:r w:rsidR="000F3F83">
            <w:rPr>
              <w:lang w:val="es-ES"/>
            </w:rPr>
            <w:t>22</w:t>
          </w:r>
        </w:p>
        <w:p w14:paraId="2385F01D" w14:textId="65FF0DA2" w:rsidR="00671934" w:rsidRPr="00B42CF3" w:rsidRDefault="00792B0F" w:rsidP="00495D1B">
          <w:pPr>
            <w:pStyle w:val="TDC3"/>
            <w:numPr>
              <w:ilvl w:val="2"/>
              <w:numId w:val="2"/>
            </w:numPr>
            <w:spacing w:after="0"/>
          </w:pPr>
          <w:r w:rsidRPr="00B42CF3">
            <w:lastRenderedPageBreak/>
            <w:t>Representación o forma intermedia</w:t>
          </w:r>
          <w:r w:rsidR="00671934" w:rsidRPr="00B42CF3">
            <w:ptab w:relativeTo="margin" w:alignment="right" w:leader="dot"/>
          </w:r>
          <w:r w:rsidR="000F3F83">
            <w:rPr>
              <w:lang w:val="es-ES"/>
            </w:rPr>
            <w:t>23</w:t>
          </w:r>
        </w:p>
        <w:p w14:paraId="6459429A" w14:textId="04BAFB90" w:rsidR="00671934" w:rsidRPr="00D41F50" w:rsidRDefault="00792B0F" w:rsidP="00495D1B">
          <w:pPr>
            <w:pStyle w:val="TDC2"/>
            <w:numPr>
              <w:ilvl w:val="1"/>
              <w:numId w:val="2"/>
            </w:numPr>
          </w:pPr>
          <w:r w:rsidRPr="00D41F50">
            <w:t>T</w:t>
          </w:r>
          <w:r w:rsidR="002B6D78" w:rsidRPr="00D41F50">
            <w:t xml:space="preserve">écnicas </w:t>
          </w:r>
          <w:r w:rsidR="00A70BF9" w:rsidRPr="00D41F50">
            <w:t>de minería de texto</w:t>
          </w:r>
          <w:r w:rsidR="00671934" w:rsidRPr="00D41F50">
            <w:ptab w:relativeTo="margin" w:alignment="right" w:leader="dot"/>
          </w:r>
          <w:r w:rsidR="00671934" w:rsidRPr="00D41F50">
            <w:rPr>
              <w:lang w:val="es-ES"/>
            </w:rPr>
            <w:t>2</w:t>
          </w:r>
          <w:r w:rsidR="000F3F83">
            <w:rPr>
              <w:lang w:val="es-ES"/>
            </w:rPr>
            <w:t>5</w:t>
          </w:r>
        </w:p>
        <w:p w14:paraId="3B8C981F" w14:textId="77777777" w:rsidR="00627B9E" w:rsidRPr="00D41F50" w:rsidRDefault="00627B9E" w:rsidP="00495D1B">
          <w:pPr>
            <w:pStyle w:val="Prrafodelista"/>
            <w:numPr>
              <w:ilvl w:val="0"/>
              <w:numId w:val="3"/>
            </w:numPr>
            <w:contextualSpacing w:val="0"/>
            <w:rPr>
              <w:rFonts w:eastAsiaTheme="minorEastAsia" w:cs="Arial"/>
              <w:vanish/>
              <w:lang w:eastAsia="es-EC"/>
            </w:rPr>
          </w:pPr>
        </w:p>
        <w:p w14:paraId="49614055" w14:textId="77777777" w:rsidR="00627B9E" w:rsidRPr="00D41F50" w:rsidRDefault="00627B9E" w:rsidP="00495D1B">
          <w:pPr>
            <w:pStyle w:val="Prrafodelista"/>
            <w:numPr>
              <w:ilvl w:val="1"/>
              <w:numId w:val="3"/>
            </w:numPr>
            <w:contextualSpacing w:val="0"/>
            <w:rPr>
              <w:rFonts w:eastAsiaTheme="minorEastAsia" w:cs="Arial"/>
              <w:vanish/>
              <w:lang w:eastAsia="es-EC"/>
            </w:rPr>
          </w:pPr>
        </w:p>
        <w:p w14:paraId="69AF2C03" w14:textId="77777777" w:rsidR="00627B9E" w:rsidRPr="00D41F50" w:rsidRDefault="00627B9E" w:rsidP="00495D1B">
          <w:pPr>
            <w:pStyle w:val="Prrafodelista"/>
            <w:numPr>
              <w:ilvl w:val="1"/>
              <w:numId w:val="3"/>
            </w:numPr>
            <w:contextualSpacing w:val="0"/>
            <w:rPr>
              <w:rFonts w:eastAsiaTheme="minorEastAsia" w:cs="Arial"/>
              <w:vanish/>
              <w:lang w:eastAsia="es-EC"/>
            </w:rPr>
          </w:pPr>
        </w:p>
        <w:p w14:paraId="0DD37BC9" w14:textId="77777777" w:rsidR="00627B9E" w:rsidRPr="00D41F50" w:rsidRDefault="00627B9E" w:rsidP="00495D1B">
          <w:pPr>
            <w:pStyle w:val="Prrafodelista"/>
            <w:numPr>
              <w:ilvl w:val="1"/>
              <w:numId w:val="3"/>
            </w:numPr>
            <w:contextualSpacing w:val="0"/>
            <w:rPr>
              <w:rFonts w:eastAsiaTheme="minorEastAsia" w:cs="Arial"/>
              <w:vanish/>
              <w:lang w:eastAsia="es-EC"/>
            </w:rPr>
          </w:pPr>
        </w:p>
        <w:p w14:paraId="196C65E2" w14:textId="77777777" w:rsidR="00627B9E" w:rsidRPr="00D41F50" w:rsidRDefault="00627B9E" w:rsidP="00495D1B">
          <w:pPr>
            <w:pStyle w:val="Prrafodelista"/>
            <w:numPr>
              <w:ilvl w:val="1"/>
              <w:numId w:val="3"/>
            </w:numPr>
            <w:contextualSpacing w:val="0"/>
            <w:rPr>
              <w:rFonts w:eastAsiaTheme="minorEastAsia" w:cs="Arial"/>
              <w:vanish/>
              <w:lang w:eastAsia="es-EC"/>
            </w:rPr>
          </w:pPr>
        </w:p>
        <w:p w14:paraId="3CA99CAF" w14:textId="77777777" w:rsidR="00627B9E" w:rsidRPr="00D41F50" w:rsidRDefault="00627B9E" w:rsidP="00495D1B">
          <w:pPr>
            <w:pStyle w:val="Prrafodelista"/>
            <w:numPr>
              <w:ilvl w:val="1"/>
              <w:numId w:val="3"/>
            </w:numPr>
            <w:contextualSpacing w:val="0"/>
            <w:rPr>
              <w:rFonts w:eastAsiaTheme="minorEastAsia" w:cs="Arial"/>
              <w:vanish/>
              <w:lang w:eastAsia="es-EC"/>
            </w:rPr>
          </w:pPr>
        </w:p>
        <w:p w14:paraId="4F5D0561" w14:textId="6E05FDBD" w:rsidR="00671934" w:rsidRPr="00B42CF3" w:rsidRDefault="00A70BF9" w:rsidP="00D90D5E">
          <w:pPr>
            <w:pStyle w:val="TDC3"/>
            <w:spacing w:after="0"/>
          </w:pPr>
          <w:proofErr w:type="spellStart"/>
          <w:r w:rsidRPr="00B42CF3">
            <w:t>Naïve</w:t>
          </w:r>
          <w:proofErr w:type="spellEnd"/>
          <w:r w:rsidRPr="00B42CF3">
            <w:t xml:space="preserve"> Bayes</w:t>
          </w:r>
          <w:r w:rsidR="00671934" w:rsidRPr="00B42CF3">
            <w:ptab w:relativeTo="margin" w:alignment="right" w:leader="dot"/>
          </w:r>
          <w:r w:rsidR="00A83142">
            <w:rPr>
              <w:lang w:val="es-ES"/>
            </w:rPr>
            <w:t>27</w:t>
          </w:r>
        </w:p>
        <w:p w14:paraId="3EA4489C" w14:textId="207B250B" w:rsidR="00671934" w:rsidRPr="00B42CF3" w:rsidRDefault="00DB4363" w:rsidP="00D90D5E">
          <w:pPr>
            <w:pStyle w:val="TDC3"/>
            <w:spacing w:after="0"/>
          </w:pPr>
          <w:r w:rsidRPr="00B42CF3">
            <w:t>Vecino más cercano KNN</w:t>
          </w:r>
          <w:r w:rsidR="00671934" w:rsidRPr="00B42CF3">
            <w:ptab w:relativeTo="margin" w:alignment="right" w:leader="dot"/>
          </w:r>
          <w:r w:rsidR="00A83142">
            <w:rPr>
              <w:lang w:val="es-ES"/>
            </w:rPr>
            <w:t>28</w:t>
          </w:r>
        </w:p>
        <w:p w14:paraId="3F825181" w14:textId="552FEE90" w:rsidR="00671934" w:rsidRPr="00B42CF3" w:rsidRDefault="00743934" w:rsidP="00D90D5E">
          <w:pPr>
            <w:pStyle w:val="TDC3"/>
            <w:spacing w:after="0"/>
          </w:pPr>
          <w:r w:rsidRPr="00B42CF3">
            <w:t>Arboles de decisión</w:t>
          </w:r>
          <w:r w:rsidR="00671934" w:rsidRPr="00B42CF3">
            <w:ptab w:relativeTo="margin" w:alignment="right" w:leader="dot"/>
          </w:r>
          <w:r w:rsidR="00A83142">
            <w:rPr>
              <w:lang w:val="es-ES"/>
            </w:rPr>
            <w:t>30</w:t>
          </w:r>
        </w:p>
        <w:p w14:paraId="7779746A" w14:textId="4CB7515A" w:rsidR="00FD58F6" w:rsidRPr="00B42CF3" w:rsidRDefault="00743934" w:rsidP="00D90D5E">
          <w:pPr>
            <w:pStyle w:val="TDC3"/>
            <w:spacing w:after="0"/>
            <w:rPr>
              <w:lang w:val="es-ES"/>
            </w:rPr>
          </w:pPr>
          <w:r w:rsidRPr="00B42CF3">
            <w:t xml:space="preserve">Máquinas de </w:t>
          </w:r>
          <w:r w:rsidR="00A96549" w:rsidRPr="00B42CF3">
            <w:t>v</w:t>
          </w:r>
          <w:r w:rsidRPr="00B42CF3">
            <w:t xml:space="preserve">ectores de </w:t>
          </w:r>
          <w:r w:rsidR="00A96549" w:rsidRPr="00B42CF3">
            <w:t>s</w:t>
          </w:r>
          <w:r w:rsidRPr="00B42CF3">
            <w:t>oporte</w:t>
          </w:r>
          <w:r w:rsidR="00671934" w:rsidRPr="00B42CF3">
            <w:ptab w:relativeTo="margin" w:alignment="right" w:leader="dot"/>
          </w:r>
          <w:r w:rsidR="000049D0">
            <w:rPr>
              <w:lang w:val="es-ES"/>
            </w:rPr>
            <w:t>31</w:t>
          </w:r>
        </w:p>
        <w:p w14:paraId="4AED4874" w14:textId="13719465" w:rsidR="00FD58F6" w:rsidRPr="00B42CF3" w:rsidRDefault="00743934" w:rsidP="00D90D5E">
          <w:pPr>
            <w:pStyle w:val="TDC3"/>
            <w:spacing w:after="0"/>
          </w:pPr>
          <w:r w:rsidRPr="00B42CF3">
            <w:t xml:space="preserve">Redes </w:t>
          </w:r>
          <w:r w:rsidR="00A96549" w:rsidRPr="00B42CF3">
            <w:t>n</w:t>
          </w:r>
          <w:r w:rsidRPr="00B42CF3">
            <w:t xml:space="preserve">euronales </w:t>
          </w:r>
          <w:r w:rsidR="00A96549" w:rsidRPr="00B42CF3">
            <w:t>artificiales</w:t>
          </w:r>
          <w:r w:rsidR="00FD58F6" w:rsidRPr="00B42CF3">
            <w:ptab w:relativeTo="margin" w:alignment="right" w:leader="dot"/>
          </w:r>
          <w:r w:rsidR="000049D0">
            <w:rPr>
              <w:lang w:val="es-ES"/>
            </w:rPr>
            <w:t>33</w:t>
          </w:r>
        </w:p>
        <w:p w14:paraId="56F7648D" w14:textId="19150E8D" w:rsidR="005D30B1" w:rsidRDefault="005D30B1" w:rsidP="00D90D5E">
          <w:pPr>
            <w:pStyle w:val="TDC2"/>
          </w:pPr>
          <w:r>
            <w:t>Herramientas para la minería de textos..................................................................</w:t>
          </w:r>
          <w:r w:rsidR="006F1EB7">
            <w:t>36</w:t>
          </w:r>
        </w:p>
        <w:p w14:paraId="0C016149" w14:textId="42AF37AB" w:rsidR="00FD58F6" w:rsidRPr="00D41F50" w:rsidRDefault="00A96549" w:rsidP="00D90D5E">
          <w:pPr>
            <w:pStyle w:val="TDC2"/>
          </w:pPr>
          <w:r w:rsidRPr="00D41F50">
            <w:t>Aplicaciones de la minería de textos</w:t>
          </w:r>
          <w:r w:rsidR="00FD58F6" w:rsidRPr="00D41F50">
            <w:ptab w:relativeTo="margin" w:alignment="right" w:leader="dot"/>
          </w:r>
          <w:r w:rsidR="008C48BF">
            <w:rPr>
              <w:lang w:val="es-ES"/>
            </w:rPr>
            <w:t>43</w:t>
          </w:r>
        </w:p>
        <w:p w14:paraId="2BFDEA83" w14:textId="6B68CF50" w:rsidR="00FD58F6" w:rsidRPr="00D41F50" w:rsidRDefault="00D66287" w:rsidP="00D90D5E">
          <w:pPr>
            <w:pStyle w:val="TDC3"/>
            <w:spacing w:after="0"/>
            <w:rPr>
              <w:lang w:val="es-ES"/>
            </w:rPr>
          </w:pPr>
          <w:r w:rsidRPr="002416DA">
            <w:t>Análisis de sentimientos</w:t>
          </w:r>
          <w:r w:rsidR="00FD58F6" w:rsidRPr="00D41F50">
            <w:ptab w:relativeTo="margin" w:alignment="right" w:leader="dot"/>
          </w:r>
          <w:r w:rsidR="006F1EB7">
            <w:rPr>
              <w:lang w:val="es-ES"/>
            </w:rPr>
            <w:t>44</w:t>
          </w:r>
        </w:p>
        <w:p w14:paraId="5D760034" w14:textId="42150189" w:rsidR="00FD58F6" w:rsidRPr="00D41F50" w:rsidRDefault="00D66287" w:rsidP="00D90D5E">
          <w:pPr>
            <w:pStyle w:val="TDC2"/>
          </w:pPr>
          <w:r w:rsidRPr="00D41F50">
            <w:t>Trabajos relacionados</w:t>
          </w:r>
          <w:r w:rsidR="00FD58F6" w:rsidRPr="00D41F50">
            <w:ptab w:relativeTo="margin" w:alignment="right" w:leader="dot"/>
          </w:r>
          <w:r w:rsidR="006F1EB7">
            <w:rPr>
              <w:lang w:val="es-ES"/>
            </w:rPr>
            <w:t>46</w:t>
          </w:r>
        </w:p>
        <w:p w14:paraId="12F2A256" w14:textId="2AAF46A7" w:rsidR="00FD58F6" w:rsidRPr="002416DA" w:rsidRDefault="00D66287" w:rsidP="00D90D5E">
          <w:pPr>
            <w:pStyle w:val="TDC3"/>
            <w:spacing w:after="0"/>
          </w:pPr>
          <w:r w:rsidRPr="002416DA">
            <w:t>Primer estudio</w:t>
          </w:r>
          <w:r w:rsidR="00FD58F6" w:rsidRPr="002416DA">
            <w:ptab w:relativeTo="margin" w:alignment="right" w:leader="dot"/>
          </w:r>
          <w:r w:rsidR="0098074A">
            <w:rPr>
              <w:lang w:val="es-ES"/>
            </w:rPr>
            <w:t>46</w:t>
          </w:r>
        </w:p>
        <w:p w14:paraId="014A6FBF" w14:textId="0B09EAFD" w:rsidR="00FD58F6" w:rsidRPr="002416DA" w:rsidRDefault="00D66287" w:rsidP="00D90D5E">
          <w:pPr>
            <w:pStyle w:val="TDC3"/>
            <w:spacing w:after="0"/>
          </w:pPr>
          <w:r w:rsidRPr="002416DA">
            <w:t>Segundo estudio</w:t>
          </w:r>
          <w:r w:rsidR="00FD58F6" w:rsidRPr="002416DA">
            <w:ptab w:relativeTo="margin" w:alignment="right" w:leader="dot"/>
          </w:r>
          <w:r w:rsidR="0098074A">
            <w:rPr>
              <w:lang w:val="es-ES"/>
            </w:rPr>
            <w:t>47</w:t>
          </w:r>
        </w:p>
        <w:p w14:paraId="1FADB633" w14:textId="32BCFBCB" w:rsidR="00FD58F6" w:rsidRPr="002416DA" w:rsidRDefault="00D66287" w:rsidP="00D90D5E">
          <w:pPr>
            <w:pStyle w:val="TDC3"/>
            <w:spacing w:after="0"/>
          </w:pPr>
          <w:r w:rsidRPr="002416DA">
            <w:t>Tercer estudio</w:t>
          </w:r>
          <w:r w:rsidR="00FD58F6" w:rsidRPr="002416DA">
            <w:ptab w:relativeTo="margin" w:alignment="right" w:leader="dot"/>
          </w:r>
          <w:r w:rsidR="0098074A">
            <w:rPr>
              <w:lang w:val="es-ES"/>
            </w:rPr>
            <w:t>48</w:t>
          </w:r>
        </w:p>
        <w:p w14:paraId="663384C3" w14:textId="78C1B78A" w:rsidR="00FD58F6" w:rsidRPr="002416DA" w:rsidRDefault="00D66287" w:rsidP="00D90D5E">
          <w:pPr>
            <w:pStyle w:val="TDC3"/>
            <w:spacing w:after="0"/>
            <w:rPr>
              <w:lang w:val="es-ES"/>
            </w:rPr>
          </w:pPr>
          <w:r w:rsidRPr="002416DA">
            <w:t>Cuarto estudio</w:t>
          </w:r>
          <w:r w:rsidR="00FD58F6" w:rsidRPr="002416DA">
            <w:ptab w:relativeTo="margin" w:alignment="right" w:leader="dot"/>
          </w:r>
          <w:r w:rsidR="0098074A">
            <w:rPr>
              <w:lang w:val="es-ES"/>
            </w:rPr>
            <w:t>49</w:t>
          </w:r>
        </w:p>
        <w:p w14:paraId="6179280F" w14:textId="77777777" w:rsidR="00FD58F6" w:rsidRPr="00D41F50" w:rsidRDefault="00FC4A4A" w:rsidP="00BA58A6">
          <w:pPr>
            <w:pStyle w:val="TDC1"/>
            <w:spacing w:after="0" w:line="480" w:lineRule="auto"/>
          </w:pPr>
          <w:sdt>
            <w:sdtPr>
              <w:id w:val="-1752966955"/>
              <w:placeholder>
                <w:docPart w:val="26F4CDA8C26B45459729F6A6FCA0FB94"/>
              </w:placeholder>
              <w:temporary/>
              <w:showingPlcHdr/>
            </w:sdtPr>
            <w:sdtEndPr/>
            <w:sdtContent>
              <w:r w:rsidR="00FD58F6" w:rsidRPr="00D41F50">
                <w:rPr>
                  <w:lang w:val="es-ES"/>
                </w:rPr>
                <w:t>Escribir el título del capítulo (nivel 1)</w:t>
              </w:r>
            </w:sdtContent>
          </w:sdt>
          <w:r w:rsidR="00FD58F6" w:rsidRPr="00D41F50">
            <w:ptab w:relativeTo="margin" w:alignment="right" w:leader="dot"/>
          </w:r>
          <w:r w:rsidR="00FD58F6" w:rsidRPr="00D41F50">
            <w:rPr>
              <w:lang w:val="es-ES"/>
            </w:rPr>
            <w:t>1</w:t>
          </w:r>
        </w:p>
        <w:p w14:paraId="0002A94F" w14:textId="77777777" w:rsidR="00FD58F6" w:rsidRPr="00D41F50" w:rsidRDefault="00FC4A4A" w:rsidP="00D90D5E">
          <w:pPr>
            <w:pStyle w:val="TDC2"/>
          </w:pPr>
          <w:sdt>
            <w:sdtPr>
              <w:id w:val="-831366637"/>
              <w:placeholder>
                <w:docPart w:val="93325D34614242E794FAA88C42262445"/>
              </w:placeholder>
              <w:temporary/>
              <w:showingPlcHdr/>
            </w:sdtPr>
            <w:sdtEndPr/>
            <w:sdtContent>
              <w:r w:rsidR="00FD58F6" w:rsidRPr="00D41F50">
                <w:rPr>
                  <w:lang w:val="es-ES"/>
                </w:rPr>
                <w:t>Escribir el título del capítulo (nivel 2)</w:t>
              </w:r>
            </w:sdtContent>
          </w:sdt>
          <w:r w:rsidR="00FD58F6" w:rsidRPr="00D41F50">
            <w:ptab w:relativeTo="margin" w:alignment="right" w:leader="dot"/>
          </w:r>
          <w:r w:rsidR="00FD58F6" w:rsidRPr="00D41F50">
            <w:rPr>
              <w:lang w:val="es-ES"/>
            </w:rPr>
            <w:t>2</w:t>
          </w:r>
        </w:p>
        <w:p w14:paraId="0125F7B9" w14:textId="77777777" w:rsidR="00FD58F6" w:rsidRPr="00D41F50" w:rsidRDefault="00FC4A4A" w:rsidP="00BA58A6">
          <w:pPr>
            <w:pStyle w:val="TDC3"/>
            <w:spacing w:after="0"/>
          </w:pPr>
          <w:sdt>
            <w:sdtPr>
              <w:id w:val="-792287988"/>
              <w:placeholder>
                <w:docPart w:val="CAB9EE9A53C843FFBC29CD4E66857863"/>
              </w:placeholder>
              <w:temporary/>
              <w:showingPlcHdr/>
            </w:sdtPr>
            <w:sdtEndPr/>
            <w:sdtContent>
              <w:r w:rsidR="00FD58F6" w:rsidRPr="00D41F50">
                <w:rPr>
                  <w:lang w:val="es-ES"/>
                </w:rPr>
                <w:t>Escribir el título del capítulo (nivel 3)</w:t>
              </w:r>
            </w:sdtContent>
          </w:sdt>
          <w:r w:rsidR="00FD58F6" w:rsidRPr="00D41F50">
            <w:ptab w:relativeTo="margin" w:alignment="right" w:leader="dot"/>
          </w:r>
          <w:r w:rsidR="00FD58F6" w:rsidRPr="00D41F50">
            <w:rPr>
              <w:lang w:val="es-ES"/>
            </w:rPr>
            <w:t>3</w:t>
          </w:r>
        </w:p>
        <w:p w14:paraId="289D1448" w14:textId="77777777" w:rsidR="00FD58F6" w:rsidRPr="00D41F50" w:rsidRDefault="00FC4A4A" w:rsidP="00BA58A6">
          <w:pPr>
            <w:pStyle w:val="TDC1"/>
            <w:spacing w:after="0" w:line="480" w:lineRule="auto"/>
          </w:pPr>
          <w:sdt>
            <w:sdtPr>
              <w:id w:val="328563721"/>
              <w:placeholder>
                <w:docPart w:val="26F4CDA8C26B45459729F6A6FCA0FB94"/>
              </w:placeholder>
              <w:temporary/>
              <w:showingPlcHdr/>
            </w:sdtPr>
            <w:sdtEndPr/>
            <w:sdtContent>
              <w:r w:rsidR="00FD58F6" w:rsidRPr="00D41F50">
                <w:rPr>
                  <w:lang w:val="es-ES"/>
                </w:rPr>
                <w:t>Escribir el título del capítulo (nivel 1)</w:t>
              </w:r>
            </w:sdtContent>
          </w:sdt>
          <w:r w:rsidR="00FD58F6" w:rsidRPr="00D41F50">
            <w:ptab w:relativeTo="margin" w:alignment="right" w:leader="dot"/>
          </w:r>
          <w:r w:rsidR="00FD58F6" w:rsidRPr="00D41F50">
            <w:rPr>
              <w:lang w:val="es-ES"/>
            </w:rPr>
            <w:t>4</w:t>
          </w:r>
        </w:p>
        <w:p w14:paraId="2D1FC594" w14:textId="77777777" w:rsidR="00FD58F6" w:rsidRPr="00D41F50" w:rsidRDefault="00FC4A4A" w:rsidP="00D90D5E">
          <w:pPr>
            <w:pStyle w:val="TDC2"/>
          </w:pPr>
          <w:sdt>
            <w:sdtPr>
              <w:id w:val="-961032004"/>
              <w:placeholder>
                <w:docPart w:val="93325D34614242E794FAA88C42262445"/>
              </w:placeholder>
              <w:temporary/>
              <w:showingPlcHdr/>
            </w:sdtPr>
            <w:sdtEndPr/>
            <w:sdtContent>
              <w:r w:rsidR="00FD58F6" w:rsidRPr="00D41F50">
                <w:rPr>
                  <w:lang w:val="es-ES"/>
                </w:rPr>
                <w:t>Escribir el título del capítulo (nivel 2)</w:t>
              </w:r>
            </w:sdtContent>
          </w:sdt>
          <w:r w:rsidR="00FD58F6" w:rsidRPr="00D41F50">
            <w:ptab w:relativeTo="margin" w:alignment="right" w:leader="dot"/>
          </w:r>
          <w:r w:rsidR="00FD58F6" w:rsidRPr="00D41F50">
            <w:rPr>
              <w:lang w:val="es-ES"/>
            </w:rPr>
            <w:t>5</w:t>
          </w:r>
        </w:p>
        <w:p w14:paraId="149193FC" w14:textId="489373F5" w:rsidR="0093522D" w:rsidRPr="00B60E00" w:rsidRDefault="00FC4A4A" w:rsidP="00BA58A6">
          <w:pPr>
            <w:rPr>
              <w:lang w:val="es-ES" w:eastAsia="es-EC"/>
            </w:rPr>
          </w:pPr>
          <w:sdt>
            <w:sdtPr>
              <w:rPr>
                <w:rFonts w:cs="Arial"/>
              </w:rPr>
              <w:id w:val="701984371"/>
              <w:placeholder>
                <w:docPart w:val="CAB9EE9A53C843FFBC29CD4E66857863"/>
              </w:placeholder>
              <w:temporary/>
              <w:showingPlcHdr/>
            </w:sdtPr>
            <w:sdtEndPr/>
            <w:sdtContent>
              <w:r w:rsidR="00FD58F6" w:rsidRPr="00D41F50">
                <w:rPr>
                  <w:rFonts w:cs="Arial"/>
                  <w:lang w:val="es-ES"/>
                </w:rPr>
                <w:t>Escribir el título del capítulo (nivel 3)</w:t>
              </w:r>
            </w:sdtContent>
          </w:sdt>
          <w:r w:rsidR="00FD58F6" w:rsidRPr="00D41F50">
            <w:rPr>
              <w:rFonts w:cs="Arial"/>
            </w:rPr>
            <w:ptab w:relativeTo="margin" w:alignment="right" w:leader="dot"/>
          </w:r>
          <w:r w:rsidR="00FD58F6" w:rsidRPr="00D41F50">
            <w:rPr>
              <w:rFonts w:cs="Arial"/>
              <w:lang w:val="es-ES"/>
            </w:rPr>
            <w:t>6</w:t>
          </w:r>
        </w:p>
      </w:sdtContent>
    </w:sdt>
    <w:p w14:paraId="1BFF338B" w14:textId="639E1618" w:rsidR="000A51B9" w:rsidRDefault="000A51B9" w:rsidP="000A51B9">
      <w:pPr>
        <w:pStyle w:val="PrimerNiveltesis"/>
        <w:jc w:val="both"/>
        <w:sectPr w:rsidR="000A51B9" w:rsidSect="006D4D9C">
          <w:type w:val="continuous"/>
          <w:pgSz w:w="11906" w:h="16838" w:code="9"/>
          <w:pgMar w:top="1440" w:right="1440" w:bottom="1440" w:left="1440" w:header="720" w:footer="720" w:gutter="0"/>
          <w:pgNumType w:fmt="upperRoman"/>
          <w:cols w:space="720"/>
          <w:titlePg/>
          <w:docGrid w:linePitch="360"/>
        </w:sectPr>
      </w:pPr>
      <w:bookmarkStart w:id="12" w:name="Tablas"/>
      <w:bookmarkStart w:id="13" w:name="Figuras"/>
      <w:bookmarkEnd w:id="12"/>
      <w:bookmarkEnd w:id="13"/>
    </w:p>
    <w:p w14:paraId="68651008" w14:textId="149A90EF" w:rsidR="006D4D9C" w:rsidRDefault="006D4D9C">
      <w:pPr>
        <w:rPr>
          <w:rFonts w:eastAsia="Times New Roman" w:cs="Arial"/>
          <w:b/>
          <w:bCs/>
          <w:lang w:val="es-ES"/>
        </w:rPr>
      </w:pPr>
      <w:bookmarkStart w:id="14" w:name="Resumen"/>
      <w:bookmarkStart w:id="15" w:name="_Toc45623432"/>
      <w:bookmarkStart w:id="16" w:name="_Hlk54645301"/>
      <w:bookmarkStart w:id="17" w:name="_Toc45623433"/>
      <w:bookmarkEnd w:id="14"/>
    </w:p>
    <w:p w14:paraId="79669E2D" w14:textId="3BF6D0F5" w:rsidR="007D1666" w:rsidRPr="00806697" w:rsidRDefault="00407B71" w:rsidP="00B8182E">
      <w:pPr>
        <w:pStyle w:val="Ttulo2"/>
        <w:spacing w:before="0"/>
        <w:ind w:firstLine="0"/>
        <w:jc w:val="center"/>
        <w:rPr>
          <w:rFonts w:ascii="Arial" w:hAnsi="Arial" w:cs="Arial"/>
          <w:b/>
          <w:bCs/>
          <w:color w:val="auto"/>
          <w:sz w:val="22"/>
          <w:szCs w:val="22"/>
        </w:rPr>
      </w:pPr>
      <w:r>
        <w:rPr>
          <w:rFonts w:ascii="Arial" w:hAnsi="Arial" w:cs="Arial"/>
          <w:b/>
          <w:bCs/>
          <w:color w:val="auto"/>
          <w:sz w:val="22"/>
          <w:szCs w:val="22"/>
        </w:rPr>
        <w:br w:type="column"/>
      </w:r>
      <w:r w:rsidR="002B4C52" w:rsidRPr="0080744A">
        <w:rPr>
          <w:rFonts w:ascii="Arial" w:hAnsi="Arial" w:cs="Arial"/>
          <w:b/>
          <w:bCs/>
          <w:color w:val="auto"/>
          <w:sz w:val="22"/>
          <w:szCs w:val="22"/>
        </w:rPr>
        <w:lastRenderedPageBreak/>
        <w:t>Índice de Figuras</w:t>
      </w:r>
    </w:p>
    <w:p w14:paraId="333ECD46" w14:textId="7CD82E18" w:rsidR="005153DE" w:rsidRDefault="002B4C52" w:rsidP="005153DE">
      <w:pPr>
        <w:pStyle w:val="Tabladeilustraciones"/>
        <w:tabs>
          <w:tab w:val="right" w:leader="dot" w:pos="9016"/>
        </w:tabs>
        <w:ind w:firstLine="0"/>
        <w:rPr>
          <w:rFonts w:asciiTheme="minorHAnsi" w:eastAsiaTheme="minorEastAsia" w:hAnsiTheme="minorHAnsi" w:cstheme="minorBidi"/>
          <w:noProof/>
          <w:lang w:eastAsia="es-EC"/>
        </w:rPr>
      </w:pPr>
      <w:r>
        <w:rPr>
          <w:b/>
          <w:bCs/>
        </w:rPr>
        <w:fldChar w:fldCharType="begin"/>
      </w:r>
      <w:r>
        <w:rPr>
          <w:b/>
          <w:bCs/>
        </w:rPr>
        <w:instrText xml:space="preserve"> TOC \h \z \c "Figura" </w:instrText>
      </w:r>
      <w:r>
        <w:rPr>
          <w:b/>
          <w:bCs/>
        </w:rPr>
        <w:fldChar w:fldCharType="separate"/>
      </w:r>
      <w:hyperlink w:anchor="_Toc61912196" w:history="1">
        <w:r w:rsidR="005153DE" w:rsidRPr="00AC2F58">
          <w:rPr>
            <w:rStyle w:val="Hipervnculo"/>
            <w:b/>
            <w:bCs/>
            <w:noProof/>
          </w:rPr>
          <w:t xml:space="preserve">Figura 1. </w:t>
        </w:r>
        <w:r w:rsidR="005153DE" w:rsidRPr="00AC2F58">
          <w:rPr>
            <w:rStyle w:val="Hipervnculo"/>
            <w:noProof/>
          </w:rPr>
          <w:t>Pipeline del procesamiento de datos</w:t>
        </w:r>
        <w:r w:rsidR="005153DE">
          <w:rPr>
            <w:noProof/>
            <w:webHidden/>
          </w:rPr>
          <w:tab/>
        </w:r>
        <w:r w:rsidR="005153DE">
          <w:rPr>
            <w:noProof/>
            <w:webHidden/>
          </w:rPr>
          <w:fldChar w:fldCharType="begin"/>
        </w:r>
        <w:r w:rsidR="005153DE">
          <w:rPr>
            <w:noProof/>
            <w:webHidden/>
          </w:rPr>
          <w:instrText xml:space="preserve"> PAGEREF _Toc61912196 \h </w:instrText>
        </w:r>
        <w:r w:rsidR="005153DE">
          <w:rPr>
            <w:noProof/>
            <w:webHidden/>
          </w:rPr>
        </w:r>
        <w:r w:rsidR="005153DE">
          <w:rPr>
            <w:noProof/>
            <w:webHidden/>
          </w:rPr>
          <w:fldChar w:fldCharType="separate"/>
        </w:r>
        <w:r w:rsidR="005153DE">
          <w:rPr>
            <w:noProof/>
            <w:webHidden/>
          </w:rPr>
          <w:t>19</w:t>
        </w:r>
        <w:r w:rsidR="005153DE">
          <w:rPr>
            <w:noProof/>
            <w:webHidden/>
          </w:rPr>
          <w:fldChar w:fldCharType="end"/>
        </w:r>
      </w:hyperlink>
    </w:p>
    <w:p w14:paraId="0B55B273" w14:textId="7547635B" w:rsidR="005153DE" w:rsidRDefault="00FC4A4A" w:rsidP="005153DE">
      <w:pPr>
        <w:pStyle w:val="Tabladeilustraciones"/>
        <w:tabs>
          <w:tab w:val="right" w:leader="dot" w:pos="9016"/>
        </w:tabs>
        <w:ind w:firstLine="0"/>
        <w:rPr>
          <w:rFonts w:asciiTheme="minorHAnsi" w:eastAsiaTheme="minorEastAsia" w:hAnsiTheme="minorHAnsi" w:cstheme="minorBidi"/>
          <w:noProof/>
          <w:lang w:eastAsia="es-EC"/>
        </w:rPr>
      </w:pPr>
      <w:hyperlink w:anchor="_Toc61912197" w:history="1">
        <w:r w:rsidR="005153DE" w:rsidRPr="00AC2F58">
          <w:rPr>
            <w:rStyle w:val="Hipervnculo"/>
            <w:b/>
            <w:bCs/>
            <w:noProof/>
          </w:rPr>
          <w:t xml:space="preserve">Figura 2. </w:t>
        </w:r>
        <w:r w:rsidR="005153DE" w:rsidRPr="00AC2F58">
          <w:rPr>
            <w:rStyle w:val="Hipervnculo"/>
            <w:rFonts w:cs="Arial"/>
            <w:noProof/>
          </w:rPr>
          <w:t>El proceso de descubrimiento del conocimiento</w:t>
        </w:r>
        <w:r w:rsidR="005153DE">
          <w:rPr>
            <w:noProof/>
            <w:webHidden/>
          </w:rPr>
          <w:tab/>
        </w:r>
        <w:r w:rsidR="005153DE">
          <w:rPr>
            <w:noProof/>
            <w:webHidden/>
          </w:rPr>
          <w:fldChar w:fldCharType="begin"/>
        </w:r>
        <w:r w:rsidR="005153DE">
          <w:rPr>
            <w:noProof/>
            <w:webHidden/>
          </w:rPr>
          <w:instrText xml:space="preserve"> PAGEREF _Toc61912197 \h </w:instrText>
        </w:r>
        <w:r w:rsidR="005153DE">
          <w:rPr>
            <w:noProof/>
            <w:webHidden/>
          </w:rPr>
        </w:r>
        <w:r w:rsidR="005153DE">
          <w:rPr>
            <w:noProof/>
            <w:webHidden/>
          </w:rPr>
          <w:fldChar w:fldCharType="separate"/>
        </w:r>
        <w:r w:rsidR="005153DE">
          <w:rPr>
            <w:noProof/>
            <w:webHidden/>
          </w:rPr>
          <w:t>20</w:t>
        </w:r>
        <w:r w:rsidR="005153DE">
          <w:rPr>
            <w:noProof/>
            <w:webHidden/>
          </w:rPr>
          <w:fldChar w:fldCharType="end"/>
        </w:r>
      </w:hyperlink>
    </w:p>
    <w:p w14:paraId="71ABAC35" w14:textId="61777D82" w:rsidR="005153DE" w:rsidRDefault="00FC4A4A" w:rsidP="005153DE">
      <w:pPr>
        <w:pStyle w:val="Tabladeilustraciones"/>
        <w:tabs>
          <w:tab w:val="right" w:leader="dot" w:pos="9016"/>
        </w:tabs>
        <w:ind w:firstLine="0"/>
        <w:rPr>
          <w:rFonts w:asciiTheme="minorHAnsi" w:eastAsiaTheme="minorEastAsia" w:hAnsiTheme="minorHAnsi" w:cstheme="minorBidi"/>
          <w:noProof/>
          <w:lang w:eastAsia="es-EC"/>
        </w:rPr>
      </w:pPr>
      <w:hyperlink w:anchor="_Toc61912198" w:history="1">
        <w:r w:rsidR="005153DE" w:rsidRPr="00AC2F58">
          <w:rPr>
            <w:rStyle w:val="Hipervnculo"/>
            <w:b/>
            <w:bCs/>
            <w:noProof/>
          </w:rPr>
          <w:t>Figura 3.</w:t>
        </w:r>
        <w:r w:rsidR="005153DE" w:rsidRPr="00AC2F58">
          <w:rPr>
            <w:rStyle w:val="Hipervnculo"/>
            <w:b/>
            <w:bCs/>
            <w:i/>
            <w:iCs/>
            <w:noProof/>
          </w:rPr>
          <w:t xml:space="preserve"> </w:t>
        </w:r>
        <w:r w:rsidR="005153DE" w:rsidRPr="005153DE">
          <w:rPr>
            <w:rStyle w:val="Hipervnculo"/>
            <w:noProof/>
          </w:rPr>
          <w:t>Plataformas sociales más usadas en el mundo</w:t>
        </w:r>
        <w:r w:rsidR="005153DE">
          <w:rPr>
            <w:noProof/>
            <w:webHidden/>
          </w:rPr>
          <w:tab/>
        </w:r>
        <w:r w:rsidR="005153DE">
          <w:rPr>
            <w:noProof/>
            <w:webHidden/>
          </w:rPr>
          <w:fldChar w:fldCharType="begin"/>
        </w:r>
        <w:r w:rsidR="005153DE">
          <w:rPr>
            <w:noProof/>
            <w:webHidden/>
          </w:rPr>
          <w:instrText xml:space="preserve"> PAGEREF _Toc61912198 \h </w:instrText>
        </w:r>
        <w:r w:rsidR="005153DE">
          <w:rPr>
            <w:noProof/>
            <w:webHidden/>
          </w:rPr>
        </w:r>
        <w:r w:rsidR="005153DE">
          <w:rPr>
            <w:noProof/>
            <w:webHidden/>
          </w:rPr>
          <w:fldChar w:fldCharType="separate"/>
        </w:r>
        <w:r w:rsidR="005153DE">
          <w:rPr>
            <w:noProof/>
            <w:webHidden/>
          </w:rPr>
          <w:t>22</w:t>
        </w:r>
        <w:r w:rsidR="005153DE">
          <w:rPr>
            <w:noProof/>
            <w:webHidden/>
          </w:rPr>
          <w:fldChar w:fldCharType="end"/>
        </w:r>
      </w:hyperlink>
    </w:p>
    <w:p w14:paraId="61FA6390" w14:textId="41A92176" w:rsidR="005153DE" w:rsidRDefault="00FC4A4A" w:rsidP="005153DE">
      <w:pPr>
        <w:pStyle w:val="Tabladeilustraciones"/>
        <w:tabs>
          <w:tab w:val="right" w:leader="dot" w:pos="9016"/>
        </w:tabs>
        <w:ind w:firstLine="0"/>
        <w:rPr>
          <w:rFonts w:asciiTheme="minorHAnsi" w:eastAsiaTheme="minorEastAsia" w:hAnsiTheme="minorHAnsi" w:cstheme="minorBidi"/>
          <w:noProof/>
          <w:lang w:eastAsia="es-EC"/>
        </w:rPr>
      </w:pPr>
      <w:hyperlink r:id="rId14" w:anchor="_Toc61912199" w:history="1">
        <w:r w:rsidR="005153DE" w:rsidRPr="00AC2F58">
          <w:rPr>
            <w:rStyle w:val="Hipervnculo"/>
            <w:b/>
            <w:bCs/>
            <w:noProof/>
          </w:rPr>
          <w:t xml:space="preserve">Figura 4.  </w:t>
        </w:r>
        <w:r w:rsidR="005153DE" w:rsidRPr="00AC2F58">
          <w:rPr>
            <w:rStyle w:val="Hipervnculo"/>
            <w:noProof/>
          </w:rPr>
          <w:t>Esquema general de la minería de texto</w:t>
        </w:r>
        <w:r w:rsidR="005153DE">
          <w:rPr>
            <w:noProof/>
            <w:webHidden/>
          </w:rPr>
          <w:tab/>
        </w:r>
        <w:r w:rsidR="005153DE">
          <w:rPr>
            <w:noProof/>
            <w:webHidden/>
          </w:rPr>
          <w:fldChar w:fldCharType="begin"/>
        </w:r>
        <w:r w:rsidR="005153DE">
          <w:rPr>
            <w:noProof/>
            <w:webHidden/>
          </w:rPr>
          <w:instrText xml:space="preserve"> PAGEREF _Toc61912199 \h </w:instrText>
        </w:r>
        <w:r w:rsidR="005153DE">
          <w:rPr>
            <w:noProof/>
            <w:webHidden/>
          </w:rPr>
        </w:r>
        <w:r w:rsidR="005153DE">
          <w:rPr>
            <w:noProof/>
            <w:webHidden/>
          </w:rPr>
          <w:fldChar w:fldCharType="separate"/>
        </w:r>
        <w:r w:rsidR="005153DE">
          <w:rPr>
            <w:noProof/>
            <w:webHidden/>
          </w:rPr>
          <w:t>24</w:t>
        </w:r>
        <w:r w:rsidR="005153DE">
          <w:rPr>
            <w:noProof/>
            <w:webHidden/>
          </w:rPr>
          <w:fldChar w:fldCharType="end"/>
        </w:r>
      </w:hyperlink>
    </w:p>
    <w:p w14:paraId="5DCA8452" w14:textId="1739056C" w:rsidR="005153DE" w:rsidRDefault="00FC4A4A" w:rsidP="005153DE">
      <w:pPr>
        <w:pStyle w:val="Tabladeilustraciones"/>
        <w:tabs>
          <w:tab w:val="right" w:leader="dot" w:pos="9016"/>
        </w:tabs>
        <w:ind w:firstLine="0"/>
        <w:rPr>
          <w:rFonts w:asciiTheme="minorHAnsi" w:eastAsiaTheme="minorEastAsia" w:hAnsiTheme="minorHAnsi" w:cstheme="minorBidi"/>
          <w:noProof/>
          <w:lang w:eastAsia="es-EC"/>
        </w:rPr>
      </w:pPr>
      <w:hyperlink r:id="rId15" w:anchor="_Toc61912200" w:history="1">
        <w:r w:rsidR="005153DE" w:rsidRPr="00AC2F58">
          <w:rPr>
            <w:rStyle w:val="Hipervnculo"/>
            <w:b/>
            <w:bCs/>
            <w:noProof/>
          </w:rPr>
          <w:t xml:space="preserve">Figura 5.  </w:t>
        </w:r>
        <w:r w:rsidR="005153DE" w:rsidRPr="00AC2F58">
          <w:rPr>
            <w:rStyle w:val="Hipervnculo"/>
            <w:noProof/>
          </w:rPr>
          <w:t>Framework tradicional para el análisis de texto</w:t>
        </w:r>
        <w:r w:rsidR="005153DE">
          <w:rPr>
            <w:noProof/>
            <w:webHidden/>
          </w:rPr>
          <w:tab/>
        </w:r>
        <w:r w:rsidR="005153DE">
          <w:rPr>
            <w:noProof/>
            <w:webHidden/>
          </w:rPr>
          <w:fldChar w:fldCharType="begin"/>
        </w:r>
        <w:r w:rsidR="005153DE">
          <w:rPr>
            <w:noProof/>
            <w:webHidden/>
          </w:rPr>
          <w:instrText xml:space="preserve"> PAGEREF _Toc61912200 \h </w:instrText>
        </w:r>
        <w:r w:rsidR="005153DE">
          <w:rPr>
            <w:noProof/>
            <w:webHidden/>
          </w:rPr>
        </w:r>
        <w:r w:rsidR="005153DE">
          <w:rPr>
            <w:noProof/>
            <w:webHidden/>
          </w:rPr>
          <w:fldChar w:fldCharType="separate"/>
        </w:r>
        <w:r w:rsidR="005153DE">
          <w:rPr>
            <w:noProof/>
            <w:webHidden/>
          </w:rPr>
          <w:t>25</w:t>
        </w:r>
        <w:r w:rsidR="005153DE">
          <w:rPr>
            <w:noProof/>
            <w:webHidden/>
          </w:rPr>
          <w:fldChar w:fldCharType="end"/>
        </w:r>
      </w:hyperlink>
    </w:p>
    <w:p w14:paraId="3D43250A" w14:textId="73014611" w:rsidR="005153DE" w:rsidRDefault="00FC4A4A" w:rsidP="005153DE">
      <w:pPr>
        <w:pStyle w:val="Tabladeilustraciones"/>
        <w:tabs>
          <w:tab w:val="right" w:leader="dot" w:pos="9016"/>
        </w:tabs>
        <w:ind w:firstLine="0"/>
        <w:rPr>
          <w:rFonts w:asciiTheme="minorHAnsi" w:eastAsiaTheme="minorEastAsia" w:hAnsiTheme="minorHAnsi" w:cstheme="minorBidi"/>
          <w:noProof/>
          <w:lang w:eastAsia="es-EC"/>
        </w:rPr>
      </w:pPr>
      <w:hyperlink w:anchor="_Toc61912201" w:history="1">
        <w:r w:rsidR="005153DE" w:rsidRPr="00AC2F58">
          <w:rPr>
            <w:rStyle w:val="Hipervnculo"/>
            <w:b/>
            <w:bCs/>
            <w:noProof/>
          </w:rPr>
          <w:t xml:space="preserve">Figura 6. </w:t>
        </w:r>
        <w:r w:rsidR="005153DE" w:rsidRPr="00AC2F58">
          <w:rPr>
            <w:rStyle w:val="Hipervnculo"/>
            <w:noProof/>
          </w:rPr>
          <w:t>Marco general para el aprendizaje automático supervisado aplicado a la clasificación</w:t>
        </w:r>
        <w:r w:rsidR="005153DE">
          <w:rPr>
            <w:noProof/>
            <w:webHidden/>
          </w:rPr>
          <w:tab/>
        </w:r>
        <w:r w:rsidR="005153DE">
          <w:rPr>
            <w:noProof/>
            <w:webHidden/>
          </w:rPr>
          <w:fldChar w:fldCharType="begin"/>
        </w:r>
        <w:r w:rsidR="005153DE">
          <w:rPr>
            <w:noProof/>
            <w:webHidden/>
          </w:rPr>
          <w:instrText xml:space="preserve"> PAGEREF _Toc61912201 \h </w:instrText>
        </w:r>
        <w:r w:rsidR="005153DE">
          <w:rPr>
            <w:noProof/>
            <w:webHidden/>
          </w:rPr>
        </w:r>
        <w:r w:rsidR="005153DE">
          <w:rPr>
            <w:noProof/>
            <w:webHidden/>
          </w:rPr>
          <w:fldChar w:fldCharType="separate"/>
        </w:r>
        <w:r w:rsidR="005153DE">
          <w:rPr>
            <w:noProof/>
            <w:webHidden/>
          </w:rPr>
          <w:t>29</w:t>
        </w:r>
        <w:r w:rsidR="005153DE">
          <w:rPr>
            <w:noProof/>
            <w:webHidden/>
          </w:rPr>
          <w:fldChar w:fldCharType="end"/>
        </w:r>
      </w:hyperlink>
    </w:p>
    <w:p w14:paraId="53F0D603" w14:textId="158963C8" w:rsidR="005153DE" w:rsidRDefault="00FC4A4A" w:rsidP="005153DE">
      <w:pPr>
        <w:pStyle w:val="Tabladeilustraciones"/>
        <w:tabs>
          <w:tab w:val="right" w:leader="dot" w:pos="9016"/>
        </w:tabs>
        <w:ind w:firstLine="0"/>
        <w:rPr>
          <w:rFonts w:asciiTheme="minorHAnsi" w:eastAsiaTheme="minorEastAsia" w:hAnsiTheme="minorHAnsi" w:cstheme="minorBidi"/>
          <w:noProof/>
          <w:lang w:eastAsia="es-EC"/>
        </w:rPr>
      </w:pPr>
      <w:hyperlink w:anchor="_Toc61912202" w:history="1">
        <w:r w:rsidR="005153DE" w:rsidRPr="00AC2F58">
          <w:rPr>
            <w:rStyle w:val="Hipervnculo"/>
            <w:b/>
            <w:bCs/>
            <w:noProof/>
          </w:rPr>
          <w:t xml:space="preserve">Figura 7. </w:t>
        </w:r>
        <w:r w:rsidR="005153DE" w:rsidRPr="00AC2F58">
          <w:rPr>
            <w:rStyle w:val="Hipervnculo"/>
            <w:noProof/>
          </w:rPr>
          <w:t>Propuesta de solución</w:t>
        </w:r>
        <w:r w:rsidR="005153DE">
          <w:rPr>
            <w:noProof/>
            <w:webHidden/>
          </w:rPr>
          <w:tab/>
        </w:r>
        <w:r w:rsidR="005153DE">
          <w:rPr>
            <w:noProof/>
            <w:webHidden/>
          </w:rPr>
          <w:fldChar w:fldCharType="begin"/>
        </w:r>
        <w:r w:rsidR="005153DE">
          <w:rPr>
            <w:noProof/>
            <w:webHidden/>
          </w:rPr>
          <w:instrText xml:space="preserve"> PAGEREF _Toc61912202 \h </w:instrText>
        </w:r>
        <w:r w:rsidR="005153DE">
          <w:rPr>
            <w:noProof/>
            <w:webHidden/>
          </w:rPr>
        </w:r>
        <w:r w:rsidR="005153DE">
          <w:rPr>
            <w:noProof/>
            <w:webHidden/>
          </w:rPr>
          <w:fldChar w:fldCharType="separate"/>
        </w:r>
        <w:r w:rsidR="005153DE">
          <w:rPr>
            <w:noProof/>
            <w:webHidden/>
          </w:rPr>
          <w:t>31</w:t>
        </w:r>
        <w:r w:rsidR="005153DE">
          <w:rPr>
            <w:noProof/>
            <w:webHidden/>
          </w:rPr>
          <w:fldChar w:fldCharType="end"/>
        </w:r>
      </w:hyperlink>
    </w:p>
    <w:p w14:paraId="594F01B6" w14:textId="288A8782" w:rsidR="005153DE" w:rsidRDefault="00FC4A4A" w:rsidP="005153DE">
      <w:pPr>
        <w:pStyle w:val="Tabladeilustraciones"/>
        <w:tabs>
          <w:tab w:val="right" w:leader="dot" w:pos="9016"/>
        </w:tabs>
        <w:ind w:firstLine="0"/>
        <w:rPr>
          <w:rFonts w:asciiTheme="minorHAnsi" w:eastAsiaTheme="minorEastAsia" w:hAnsiTheme="minorHAnsi" w:cstheme="minorBidi"/>
          <w:noProof/>
          <w:lang w:eastAsia="es-EC"/>
        </w:rPr>
      </w:pPr>
      <w:hyperlink r:id="rId16" w:anchor="_Toc61912203" w:history="1">
        <w:r w:rsidR="005153DE" w:rsidRPr="00AC2F58">
          <w:rPr>
            <w:rStyle w:val="Hipervnculo"/>
            <w:b/>
            <w:bCs/>
            <w:noProof/>
          </w:rPr>
          <w:t xml:space="preserve">Figura 8. </w:t>
        </w:r>
        <w:r w:rsidR="005153DE" w:rsidRPr="00AC2F58">
          <w:rPr>
            <w:rStyle w:val="Hipervnculo"/>
            <w:noProof/>
          </w:rPr>
          <w:t>Tendencia de precisión de la clasificación en K de 1 a 50</w:t>
        </w:r>
        <w:r w:rsidR="005153DE">
          <w:rPr>
            <w:noProof/>
            <w:webHidden/>
          </w:rPr>
          <w:tab/>
        </w:r>
        <w:r w:rsidR="005153DE">
          <w:rPr>
            <w:noProof/>
            <w:webHidden/>
          </w:rPr>
          <w:fldChar w:fldCharType="begin"/>
        </w:r>
        <w:r w:rsidR="005153DE">
          <w:rPr>
            <w:noProof/>
            <w:webHidden/>
          </w:rPr>
          <w:instrText xml:space="preserve"> PAGEREF _Toc61912203 \h </w:instrText>
        </w:r>
        <w:r w:rsidR="005153DE">
          <w:rPr>
            <w:noProof/>
            <w:webHidden/>
          </w:rPr>
        </w:r>
        <w:r w:rsidR="005153DE">
          <w:rPr>
            <w:noProof/>
            <w:webHidden/>
          </w:rPr>
          <w:fldChar w:fldCharType="separate"/>
        </w:r>
        <w:r w:rsidR="005153DE">
          <w:rPr>
            <w:noProof/>
            <w:webHidden/>
          </w:rPr>
          <w:t>33</w:t>
        </w:r>
        <w:r w:rsidR="005153DE">
          <w:rPr>
            <w:noProof/>
            <w:webHidden/>
          </w:rPr>
          <w:fldChar w:fldCharType="end"/>
        </w:r>
      </w:hyperlink>
    </w:p>
    <w:p w14:paraId="47018E0A" w14:textId="133504C1" w:rsidR="005153DE" w:rsidRDefault="00FC4A4A" w:rsidP="005153DE">
      <w:pPr>
        <w:pStyle w:val="Tabladeilustraciones"/>
        <w:tabs>
          <w:tab w:val="right" w:leader="dot" w:pos="9016"/>
        </w:tabs>
        <w:ind w:firstLine="0"/>
        <w:rPr>
          <w:rFonts w:asciiTheme="minorHAnsi" w:eastAsiaTheme="minorEastAsia" w:hAnsiTheme="minorHAnsi" w:cstheme="minorBidi"/>
          <w:noProof/>
          <w:lang w:eastAsia="es-EC"/>
        </w:rPr>
      </w:pPr>
      <w:hyperlink r:id="rId17" w:anchor="_Toc61912204" w:history="1">
        <w:r w:rsidR="005153DE" w:rsidRPr="00AC2F58">
          <w:rPr>
            <w:rStyle w:val="Hipervnculo"/>
            <w:b/>
            <w:bCs/>
            <w:noProof/>
          </w:rPr>
          <w:t xml:space="preserve">Figura 9. </w:t>
        </w:r>
        <w:r w:rsidR="005153DE" w:rsidRPr="00AC2F58">
          <w:rPr>
            <w:rStyle w:val="Hipervnculo"/>
            <w:noProof/>
            <w:lang w:eastAsia="es-419"/>
          </w:rPr>
          <w:t>Árbol</w:t>
        </w:r>
        <w:r w:rsidR="005153DE" w:rsidRPr="00AC2F58">
          <w:rPr>
            <w:rStyle w:val="Hipervnculo"/>
            <w:noProof/>
            <w:lang w:val="es-419" w:eastAsia="es-419"/>
          </w:rPr>
          <w:t xml:space="preserve"> de decisión para decidir si esperar por una mesa</w:t>
        </w:r>
        <w:r w:rsidR="005153DE">
          <w:rPr>
            <w:noProof/>
            <w:webHidden/>
          </w:rPr>
          <w:tab/>
        </w:r>
        <w:r w:rsidR="005153DE">
          <w:rPr>
            <w:noProof/>
            <w:webHidden/>
          </w:rPr>
          <w:fldChar w:fldCharType="begin"/>
        </w:r>
        <w:r w:rsidR="005153DE">
          <w:rPr>
            <w:noProof/>
            <w:webHidden/>
          </w:rPr>
          <w:instrText xml:space="preserve"> PAGEREF _Toc61912204 \h </w:instrText>
        </w:r>
        <w:r w:rsidR="005153DE">
          <w:rPr>
            <w:noProof/>
            <w:webHidden/>
          </w:rPr>
        </w:r>
        <w:r w:rsidR="005153DE">
          <w:rPr>
            <w:noProof/>
            <w:webHidden/>
          </w:rPr>
          <w:fldChar w:fldCharType="separate"/>
        </w:r>
        <w:r w:rsidR="005153DE">
          <w:rPr>
            <w:noProof/>
            <w:webHidden/>
          </w:rPr>
          <w:t>34</w:t>
        </w:r>
        <w:r w:rsidR="005153DE">
          <w:rPr>
            <w:noProof/>
            <w:webHidden/>
          </w:rPr>
          <w:fldChar w:fldCharType="end"/>
        </w:r>
      </w:hyperlink>
    </w:p>
    <w:p w14:paraId="21B2F731" w14:textId="7FE8BDCD" w:rsidR="005153DE" w:rsidRDefault="00FC4A4A" w:rsidP="005153DE">
      <w:pPr>
        <w:pStyle w:val="Tabladeilustraciones"/>
        <w:tabs>
          <w:tab w:val="right" w:leader="dot" w:pos="9016"/>
        </w:tabs>
        <w:ind w:firstLine="0"/>
        <w:rPr>
          <w:rFonts w:asciiTheme="minorHAnsi" w:eastAsiaTheme="minorEastAsia" w:hAnsiTheme="minorHAnsi" w:cstheme="minorBidi"/>
          <w:noProof/>
          <w:lang w:eastAsia="es-EC"/>
        </w:rPr>
      </w:pPr>
      <w:hyperlink r:id="rId18" w:anchor="_Toc61912205" w:history="1">
        <w:r w:rsidR="005153DE" w:rsidRPr="00AC2F58">
          <w:rPr>
            <w:rStyle w:val="Hipervnculo"/>
            <w:b/>
            <w:bCs/>
            <w:noProof/>
          </w:rPr>
          <w:t xml:space="preserve">Figura 10. </w:t>
        </w:r>
        <w:r w:rsidR="005153DE" w:rsidRPr="00AC2F58">
          <w:rPr>
            <w:rStyle w:val="Hipervnculo"/>
            <w:noProof/>
            <w:lang w:val="es-419" w:eastAsia="es-419"/>
          </w:rPr>
          <w:t>Precisión de los clasificadores en términos de precisión y tiempo</w:t>
        </w:r>
        <w:r w:rsidR="005153DE">
          <w:rPr>
            <w:noProof/>
            <w:webHidden/>
          </w:rPr>
          <w:tab/>
        </w:r>
        <w:r w:rsidR="005153DE">
          <w:rPr>
            <w:noProof/>
            <w:webHidden/>
          </w:rPr>
          <w:fldChar w:fldCharType="begin"/>
        </w:r>
        <w:r w:rsidR="005153DE">
          <w:rPr>
            <w:noProof/>
            <w:webHidden/>
          </w:rPr>
          <w:instrText xml:space="preserve"> PAGEREF _Toc61912205 \h </w:instrText>
        </w:r>
        <w:r w:rsidR="005153DE">
          <w:rPr>
            <w:noProof/>
            <w:webHidden/>
          </w:rPr>
        </w:r>
        <w:r w:rsidR="005153DE">
          <w:rPr>
            <w:noProof/>
            <w:webHidden/>
          </w:rPr>
          <w:fldChar w:fldCharType="separate"/>
        </w:r>
        <w:r w:rsidR="005153DE">
          <w:rPr>
            <w:noProof/>
            <w:webHidden/>
          </w:rPr>
          <w:t>36</w:t>
        </w:r>
        <w:r w:rsidR="005153DE">
          <w:rPr>
            <w:noProof/>
            <w:webHidden/>
          </w:rPr>
          <w:fldChar w:fldCharType="end"/>
        </w:r>
      </w:hyperlink>
    </w:p>
    <w:p w14:paraId="69C1D94E" w14:textId="2456F2AD" w:rsidR="005153DE" w:rsidRDefault="00FC4A4A" w:rsidP="005153DE">
      <w:pPr>
        <w:pStyle w:val="Tabladeilustraciones"/>
        <w:tabs>
          <w:tab w:val="right" w:leader="dot" w:pos="9016"/>
        </w:tabs>
        <w:ind w:firstLine="0"/>
        <w:rPr>
          <w:rFonts w:asciiTheme="minorHAnsi" w:eastAsiaTheme="minorEastAsia" w:hAnsiTheme="minorHAnsi" w:cstheme="minorBidi"/>
          <w:noProof/>
          <w:lang w:eastAsia="es-EC"/>
        </w:rPr>
      </w:pPr>
      <w:hyperlink w:anchor="_Toc61912206" w:history="1">
        <w:r w:rsidR="005153DE" w:rsidRPr="00AC2F58">
          <w:rPr>
            <w:rStyle w:val="Hipervnculo"/>
            <w:b/>
            <w:bCs/>
            <w:noProof/>
          </w:rPr>
          <w:t xml:space="preserve">Figura 11. </w:t>
        </w:r>
        <w:r w:rsidR="005153DE" w:rsidRPr="00AC2F58">
          <w:rPr>
            <w:rStyle w:val="Hipervnculo"/>
            <w:noProof/>
          </w:rPr>
          <w:t>Estructura de una neurona artificial.</w:t>
        </w:r>
        <w:r w:rsidR="005153DE">
          <w:rPr>
            <w:noProof/>
            <w:webHidden/>
          </w:rPr>
          <w:tab/>
        </w:r>
        <w:r w:rsidR="005153DE">
          <w:rPr>
            <w:noProof/>
            <w:webHidden/>
          </w:rPr>
          <w:fldChar w:fldCharType="begin"/>
        </w:r>
        <w:r w:rsidR="005153DE">
          <w:rPr>
            <w:noProof/>
            <w:webHidden/>
          </w:rPr>
          <w:instrText xml:space="preserve"> PAGEREF _Toc61912206 \h </w:instrText>
        </w:r>
        <w:r w:rsidR="005153DE">
          <w:rPr>
            <w:noProof/>
            <w:webHidden/>
          </w:rPr>
        </w:r>
        <w:r w:rsidR="005153DE">
          <w:rPr>
            <w:noProof/>
            <w:webHidden/>
          </w:rPr>
          <w:fldChar w:fldCharType="separate"/>
        </w:r>
        <w:r w:rsidR="005153DE">
          <w:rPr>
            <w:noProof/>
            <w:webHidden/>
          </w:rPr>
          <w:t>37</w:t>
        </w:r>
        <w:r w:rsidR="005153DE">
          <w:rPr>
            <w:noProof/>
            <w:webHidden/>
          </w:rPr>
          <w:fldChar w:fldCharType="end"/>
        </w:r>
      </w:hyperlink>
    </w:p>
    <w:p w14:paraId="4CBA829E" w14:textId="3C28AE79" w:rsidR="005153DE" w:rsidRDefault="00FC4A4A" w:rsidP="005153DE">
      <w:pPr>
        <w:pStyle w:val="Tabladeilustraciones"/>
        <w:tabs>
          <w:tab w:val="right" w:leader="dot" w:pos="9016"/>
        </w:tabs>
        <w:ind w:firstLine="0"/>
        <w:rPr>
          <w:rFonts w:asciiTheme="minorHAnsi" w:eastAsiaTheme="minorEastAsia" w:hAnsiTheme="minorHAnsi" w:cstheme="minorBidi"/>
          <w:noProof/>
          <w:lang w:eastAsia="es-EC"/>
        </w:rPr>
      </w:pPr>
      <w:hyperlink r:id="rId19" w:anchor="_Toc61912207" w:history="1">
        <w:r w:rsidR="005153DE" w:rsidRPr="00AC2F58">
          <w:rPr>
            <w:rStyle w:val="Hipervnculo"/>
            <w:b/>
            <w:bCs/>
            <w:noProof/>
          </w:rPr>
          <w:t xml:space="preserve">Figura 12. </w:t>
        </w:r>
        <w:r w:rsidR="005153DE" w:rsidRPr="00AC2F58">
          <w:rPr>
            <w:rStyle w:val="Hipervnculo"/>
            <w:noProof/>
            <w:lang w:val="es-419" w:eastAsia="es-419"/>
          </w:rPr>
          <w:t>Estructura de una red neuronal con una capa oculta</w:t>
        </w:r>
        <w:r w:rsidR="005153DE">
          <w:rPr>
            <w:noProof/>
            <w:webHidden/>
          </w:rPr>
          <w:tab/>
        </w:r>
        <w:r w:rsidR="005153DE">
          <w:rPr>
            <w:noProof/>
            <w:webHidden/>
          </w:rPr>
          <w:fldChar w:fldCharType="begin"/>
        </w:r>
        <w:r w:rsidR="005153DE">
          <w:rPr>
            <w:noProof/>
            <w:webHidden/>
          </w:rPr>
          <w:instrText xml:space="preserve"> PAGEREF _Toc61912207 \h </w:instrText>
        </w:r>
        <w:r w:rsidR="005153DE">
          <w:rPr>
            <w:noProof/>
            <w:webHidden/>
          </w:rPr>
        </w:r>
        <w:r w:rsidR="005153DE">
          <w:rPr>
            <w:noProof/>
            <w:webHidden/>
          </w:rPr>
          <w:fldChar w:fldCharType="separate"/>
        </w:r>
        <w:r w:rsidR="005153DE">
          <w:rPr>
            <w:noProof/>
            <w:webHidden/>
          </w:rPr>
          <w:t>37</w:t>
        </w:r>
        <w:r w:rsidR="005153DE">
          <w:rPr>
            <w:noProof/>
            <w:webHidden/>
          </w:rPr>
          <w:fldChar w:fldCharType="end"/>
        </w:r>
      </w:hyperlink>
    </w:p>
    <w:p w14:paraId="2A31B5DA" w14:textId="731E3B97" w:rsidR="005153DE" w:rsidRDefault="00FC4A4A" w:rsidP="005153DE">
      <w:pPr>
        <w:pStyle w:val="Tabladeilustraciones"/>
        <w:tabs>
          <w:tab w:val="right" w:leader="dot" w:pos="9016"/>
        </w:tabs>
        <w:ind w:firstLine="0"/>
        <w:rPr>
          <w:rFonts w:asciiTheme="minorHAnsi" w:eastAsiaTheme="minorEastAsia" w:hAnsiTheme="minorHAnsi" w:cstheme="minorBidi"/>
          <w:noProof/>
          <w:lang w:eastAsia="es-EC"/>
        </w:rPr>
      </w:pPr>
      <w:hyperlink w:anchor="_Toc61912208" w:history="1">
        <w:r w:rsidR="005153DE" w:rsidRPr="00AC2F58">
          <w:rPr>
            <w:rStyle w:val="Hipervnculo"/>
            <w:b/>
            <w:bCs/>
            <w:noProof/>
          </w:rPr>
          <w:t xml:space="preserve">Figura 13. </w:t>
        </w:r>
        <w:r w:rsidR="005153DE" w:rsidRPr="00AC2F58">
          <w:rPr>
            <w:rStyle w:val="Hipervnculo"/>
            <w:noProof/>
            <w:lang w:val="es-419" w:eastAsia="es-419"/>
          </w:rPr>
          <w:t>Procesamiento de textos</w:t>
        </w:r>
        <w:r w:rsidR="005153DE">
          <w:rPr>
            <w:noProof/>
            <w:webHidden/>
          </w:rPr>
          <w:tab/>
        </w:r>
        <w:r w:rsidR="005153DE">
          <w:rPr>
            <w:noProof/>
            <w:webHidden/>
          </w:rPr>
          <w:fldChar w:fldCharType="begin"/>
        </w:r>
        <w:r w:rsidR="005153DE">
          <w:rPr>
            <w:noProof/>
            <w:webHidden/>
          </w:rPr>
          <w:instrText xml:space="preserve"> PAGEREF _Toc61912208 \h </w:instrText>
        </w:r>
        <w:r w:rsidR="005153DE">
          <w:rPr>
            <w:noProof/>
            <w:webHidden/>
          </w:rPr>
        </w:r>
        <w:r w:rsidR="005153DE">
          <w:rPr>
            <w:noProof/>
            <w:webHidden/>
          </w:rPr>
          <w:fldChar w:fldCharType="separate"/>
        </w:r>
        <w:r w:rsidR="005153DE">
          <w:rPr>
            <w:noProof/>
            <w:webHidden/>
          </w:rPr>
          <w:t>40</w:t>
        </w:r>
        <w:r w:rsidR="005153DE">
          <w:rPr>
            <w:noProof/>
            <w:webHidden/>
          </w:rPr>
          <w:fldChar w:fldCharType="end"/>
        </w:r>
      </w:hyperlink>
    </w:p>
    <w:p w14:paraId="501A267D" w14:textId="052D5458" w:rsidR="005153DE" w:rsidRDefault="00FC4A4A" w:rsidP="005153DE">
      <w:pPr>
        <w:pStyle w:val="Tabladeilustraciones"/>
        <w:tabs>
          <w:tab w:val="right" w:leader="dot" w:pos="9016"/>
        </w:tabs>
        <w:ind w:firstLine="0"/>
        <w:rPr>
          <w:rFonts w:asciiTheme="minorHAnsi" w:eastAsiaTheme="minorEastAsia" w:hAnsiTheme="minorHAnsi" w:cstheme="minorBidi"/>
          <w:noProof/>
          <w:lang w:eastAsia="es-EC"/>
        </w:rPr>
      </w:pPr>
      <w:hyperlink w:anchor="_Toc61912209" w:history="1">
        <w:r w:rsidR="005153DE" w:rsidRPr="00AC2F58">
          <w:rPr>
            <w:rStyle w:val="Hipervnculo"/>
            <w:b/>
            <w:bCs/>
            <w:noProof/>
          </w:rPr>
          <w:t xml:space="preserve">Figura 14. </w:t>
        </w:r>
        <w:r w:rsidR="005153DE" w:rsidRPr="00AC2F58">
          <w:rPr>
            <w:rStyle w:val="Hipervnculo"/>
            <w:noProof/>
          </w:rPr>
          <w:t>Desarrollo del proceso metodológico</w:t>
        </w:r>
        <w:r w:rsidR="005153DE">
          <w:rPr>
            <w:noProof/>
            <w:webHidden/>
          </w:rPr>
          <w:tab/>
        </w:r>
        <w:r w:rsidR="005153DE">
          <w:rPr>
            <w:noProof/>
            <w:webHidden/>
          </w:rPr>
          <w:fldChar w:fldCharType="begin"/>
        </w:r>
        <w:r w:rsidR="005153DE">
          <w:rPr>
            <w:noProof/>
            <w:webHidden/>
          </w:rPr>
          <w:instrText xml:space="preserve"> PAGEREF _Toc61912209 \h </w:instrText>
        </w:r>
        <w:r w:rsidR="005153DE">
          <w:rPr>
            <w:noProof/>
            <w:webHidden/>
          </w:rPr>
        </w:r>
        <w:r w:rsidR="005153DE">
          <w:rPr>
            <w:noProof/>
            <w:webHidden/>
          </w:rPr>
          <w:fldChar w:fldCharType="separate"/>
        </w:r>
        <w:r w:rsidR="005153DE">
          <w:rPr>
            <w:noProof/>
            <w:webHidden/>
          </w:rPr>
          <w:t>51</w:t>
        </w:r>
        <w:r w:rsidR="005153DE">
          <w:rPr>
            <w:noProof/>
            <w:webHidden/>
          </w:rPr>
          <w:fldChar w:fldCharType="end"/>
        </w:r>
      </w:hyperlink>
    </w:p>
    <w:p w14:paraId="78A17F99" w14:textId="16436F64" w:rsidR="00BF7468" w:rsidRDefault="002B4C52" w:rsidP="0091632E">
      <w:pPr>
        <w:ind w:firstLine="0"/>
        <w:rPr>
          <w:rFonts w:cs="Arial"/>
        </w:rPr>
      </w:pPr>
      <w:r>
        <w:fldChar w:fldCharType="end"/>
      </w:r>
    </w:p>
    <w:p w14:paraId="1F0F19CA" w14:textId="77777777" w:rsidR="00503171" w:rsidRDefault="00503171">
      <w:pPr>
        <w:spacing w:after="160"/>
        <w:ind w:firstLine="0"/>
        <w:rPr>
          <w:rFonts w:eastAsiaTheme="majorEastAsia" w:cs="Arial"/>
          <w:b/>
          <w:bCs/>
        </w:rPr>
      </w:pPr>
      <w:r>
        <w:rPr>
          <w:rFonts w:cs="Arial"/>
          <w:b/>
          <w:bCs/>
        </w:rPr>
        <w:br w:type="page"/>
      </w:r>
    </w:p>
    <w:p w14:paraId="604C64EB" w14:textId="6F22957D" w:rsidR="00DA7DA5" w:rsidRPr="0060579D" w:rsidRDefault="00DA7DA5" w:rsidP="007F13C6">
      <w:pPr>
        <w:pStyle w:val="Ttulo2"/>
        <w:spacing w:before="0"/>
        <w:ind w:firstLine="0"/>
        <w:jc w:val="center"/>
        <w:rPr>
          <w:rFonts w:ascii="Arial" w:hAnsi="Arial" w:cs="Arial"/>
          <w:b/>
          <w:bCs/>
          <w:color w:val="auto"/>
          <w:sz w:val="22"/>
          <w:szCs w:val="22"/>
        </w:rPr>
      </w:pPr>
      <w:r w:rsidRPr="006B3CC0">
        <w:rPr>
          <w:rFonts w:ascii="Arial" w:hAnsi="Arial" w:cs="Arial"/>
          <w:b/>
          <w:bCs/>
          <w:color w:val="auto"/>
          <w:sz w:val="22"/>
          <w:szCs w:val="22"/>
        </w:rPr>
        <w:lastRenderedPageBreak/>
        <w:t xml:space="preserve">Índice de </w:t>
      </w:r>
      <w:r>
        <w:rPr>
          <w:rFonts w:ascii="Arial" w:hAnsi="Arial" w:cs="Arial"/>
          <w:b/>
          <w:bCs/>
          <w:color w:val="auto"/>
          <w:sz w:val="22"/>
          <w:szCs w:val="22"/>
        </w:rPr>
        <w:t>Tablas</w:t>
      </w:r>
    </w:p>
    <w:p w14:paraId="2D6D0B4B" w14:textId="74736D7E" w:rsidR="00226D95" w:rsidRDefault="00DA7DA5" w:rsidP="00226D95">
      <w:pPr>
        <w:pStyle w:val="Tabladeilustraciones"/>
        <w:tabs>
          <w:tab w:val="right" w:leader="dot" w:pos="9016"/>
        </w:tabs>
        <w:ind w:firstLine="0"/>
        <w:rPr>
          <w:rFonts w:asciiTheme="minorHAnsi" w:eastAsiaTheme="minorEastAsia" w:hAnsiTheme="minorHAnsi" w:cstheme="minorBidi"/>
          <w:noProof/>
          <w:lang w:eastAsia="es-EC"/>
        </w:rPr>
      </w:pPr>
      <w:r>
        <w:rPr>
          <w:rFonts w:cstheme="minorBidi"/>
        </w:rPr>
        <w:fldChar w:fldCharType="begin"/>
      </w:r>
      <w:r>
        <w:instrText xml:space="preserve"> TOC \h \z \c "Tabla" </w:instrText>
      </w:r>
      <w:r>
        <w:rPr>
          <w:rFonts w:cstheme="minorBidi"/>
        </w:rPr>
        <w:fldChar w:fldCharType="separate"/>
      </w:r>
      <w:hyperlink w:anchor="_Toc61920248" w:history="1">
        <w:r w:rsidR="00226D95" w:rsidRPr="00E33536">
          <w:rPr>
            <w:rStyle w:val="Hipervnculo"/>
            <w:b/>
            <w:bCs/>
            <w:noProof/>
          </w:rPr>
          <w:t xml:space="preserve">Tabla 1. </w:t>
        </w:r>
        <w:r w:rsidR="00226D95" w:rsidRPr="00E33536">
          <w:rPr>
            <w:rStyle w:val="Hipervnculo"/>
            <w:noProof/>
          </w:rPr>
          <w:t>Ejemplo de una hoja de cálculo de datos médicos</w:t>
        </w:r>
        <w:r w:rsidR="00226D95">
          <w:rPr>
            <w:noProof/>
            <w:webHidden/>
          </w:rPr>
          <w:tab/>
        </w:r>
        <w:r w:rsidR="00226D95">
          <w:rPr>
            <w:noProof/>
            <w:webHidden/>
          </w:rPr>
          <w:fldChar w:fldCharType="begin"/>
        </w:r>
        <w:r w:rsidR="00226D95">
          <w:rPr>
            <w:noProof/>
            <w:webHidden/>
          </w:rPr>
          <w:instrText xml:space="preserve"> PAGEREF _Toc61920248 \h </w:instrText>
        </w:r>
        <w:r w:rsidR="00226D95">
          <w:rPr>
            <w:noProof/>
            <w:webHidden/>
          </w:rPr>
        </w:r>
        <w:r w:rsidR="00226D95">
          <w:rPr>
            <w:noProof/>
            <w:webHidden/>
          </w:rPr>
          <w:fldChar w:fldCharType="separate"/>
        </w:r>
        <w:r w:rsidR="00226D95">
          <w:rPr>
            <w:noProof/>
            <w:webHidden/>
          </w:rPr>
          <w:t>21</w:t>
        </w:r>
        <w:r w:rsidR="00226D95">
          <w:rPr>
            <w:noProof/>
            <w:webHidden/>
          </w:rPr>
          <w:fldChar w:fldCharType="end"/>
        </w:r>
      </w:hyperlink>
    </w:p>
    <w:p w14:paraId="4B56F557" w14:textId="6AF6CE9C" w:rsidR="00226D95" w:rsidRDefault="00FC4A4A" w:rsidP="00226D95">
      <w:pPr>
        <w:pStyle w:val="Tabladeilustraciones"/>
        <w:tabs>
          <w:tab w:val="right" w:leader="dot" w:pos="9016"/>
        </w:tabs>
        <w:ind w:firstLine="0"/>
        <w:rPr>
          <w:rFonts w:asciiTheme="minorHAnsi" w:eastAsiaTheme="minorEastAsia" w:hAnsiTheme="minorHAnsi" w:cstheme="minorBidi"/>
          <w:noProof/>
          <w:lang w:eastAsia="es-EC"/>
        </w:rPr>
      </w:pPr>
      <w:hyperlink w:anchor="_Toc61920249" w:history="1">
        <w:r w:rsidR="00226D95" w:rsidRPr="00E33536">
          <w:rPr>
            <w:rStyle w:val="Hipervnculo"/>
            <w:b/>
            <w:bCs/>
            <w:noProof/>
          </w:rPr>
          <w:t xml:space="preserve">Tabla 2. </w:t>
        </w:r>
        <w:r w:rsidR="00226D95" w:rsidRPr="00E33536">
          <w:rPr>
            <w:rStyle w:val="Hipervnculo"/>
            <w:noProof/>
          </w:rPr>
          <w:t>Resultados de la ejecución del algoritmo Na</w:t>
        </w:r>
        <w:r w:rsidR="00226D95" w:rsidRPr="00E33536">
          <w:rPr>
            <w:rStyle w:val="Hipervnculo"/>
            <w:rFonts w:cs="Arial"/>
            <w:noProof/>
          </w:rPr>
          <w:t>ï</w:t>
        </w:r>
        <w:r w:rsidR="00226D95" w:rsidRPr="00E33536">
          <w:rPr>
            <w:rStyle w:val="Hipervnculo"/>
            <w:noProof/>
          </w:rPr>
          <w:t>ve Bayes</w:t>
        </w:r>
        <w:r w:rsidR="00226D95">
          <w:rPr>
            <w:noProof/>
            <w:webHidden/>
          </w:rPr>
          <w:tab/>
        </w:r>
        <w:r w:rsidR="00226D95">
          <w:rPr>
            <w:noProof/>
            <w:webHidden/>
          </w:rPr>
          <w:fldChar w:fldCharType="begin"/>
        </w:r>
        <w:r w:rsidR="00226D95">
          <w:rPr>
            <w:noProof/>
            <w:webHidden/>
          </w:rPr>
          <w:instrText xml:space="preserve"> PAGEREF _Toc61920249 \h </w:instrText>
        </w:r>
        <w:r w:rsidR="00226D95">
          <w:rPr>
            <w:noProof/>
            <w:webHidden/>
          </w:rPr>
        </w:r>
        <w:r w:rsidR="00226D95">
          <w:rPr>
            <w:noProof/>
            <w:webHidden/>
          </w:rPr>
          <w:fldChar w:fldCharType="separate"/>
        </w:r>
        <w:r w:rsidR="00226D95">
          <w:rPr>
            <w:noProof/>
            <w:webHidden/>
          </w:rPr>
          <w:t>31</w:t>
        </w:r>
        <w:r w:rsidR="00226D95">
          <w:rPr>
            <w:noProof/>
            <w:webHidden/>
          </w:rPr>
          <w:fldChar w:fldCharType="end"/>
        </w:r>
      </w:hyperlink>
    </w:p>
    <w:p w14:paraId="620EF42D" w14:textId="71686B5E" w:rsidR="00226D95" w:rsidRDefault="00FC4A4A" w:rsidP="00226D95">
      <w:pPr>
        <w:pStyle w:val="Tabladeilustraciones"/>
        <w:tabs>
          <w:tab w:val="right" w:leader="dot" w:pos="9016"/>
        </w:tabs>
        <w:ind w:firstLine="0"/>
        <w:rPr>
          <w:rFonts w:asciiTheme="minorHAnsi" w:eastAsiaTheme="minorEastAsia" w:hAnsiTheme="minorHAnsi" w:cstheme="minorBidi"/>
          <w:noProof/>
          <w:lang w:eastAsia="es-EC"/>
        </w:rPr>
      </w:pPr>
      <w:hyperlink w:anchor="_Toc61920250" w:history="1">
        <w:r w:rsidR="00226D95" w:rsidRPr="00E33536">
          <w:rPr>
            <w:rStyle w:val="Hipervnculo"/>
            <w:b/>
            <w:bCs/>
            <w:noProof/>
          </w:rPr>
          <w:t xml:space="preserve">Tabla 3. </w:t>
        </w:r>
        <w:r w:rsidR="00226D95" w:rsidRPr="00E33536">
          <w:rPr>
            <w:rStyle w:val="Hipervnculo"/>
            <w:noProof/>
          </w:rPr>
          <w:t>Exactitud y error promedio por ejecución</w:t>
        </w:r>
        <w:r w:rsidR="00226D95">
          <w:rPr>
            <w:noProof/>
            <w:webHidden/>
          </w:rPr>
          <w:tab/>
        </w:r>
        <w:r w:rsidR="00226D95">
          <w:rPr>
            <w:noProof/>
            <w:webHidden/>
          </w:rPr>
          <w:fldChar w:fldCharType="begin"/>
        </w:r>
        <w:r w:rsidR="00226D95">
          <w:rPr>
            <w:noProof/>
            <w:webHidden/>
          </w:rPr>
          <w:instrText xml:space="preserve"> PAGEREF _Toc61920250 \h </w:instrText>
        </w:r>
        <w:r w:rsidR="00226D95">
          <w:rPr>
            <w:noProof/>
            <w:webHidden/>
          </w:rPr>
        </w:r>
        <w:r w:rsidR="00226D95">
          <w:rPr>
            <w:noProof/>
            <w:webHidden/>
          </w:rPr>
          <w:fldChar w:fldCharType="separate"/>
        </w:r>
        <w:r w:rsidR="00226D95">
          <w:rPr>
            <w:noProof/>
            <w:webHidden/>
          </w:rPr>
          <w:t>39</w:t>
        </w:r>
        <w:r w:rsidR="00226D95">
          <w:rPr>
            <w:noProof/>
            <w:webHidden/>
          </w:rPr>
          <w:fldChar w:fldCharType="end"/>
        </w:r>
      </w:hyperlink>
    </w:p>
    <w:p w14:paraId="72BA5FED" w14:textId="6EC71A69" w:rsidR="00226D95" w:rsidRDefault="00FC4A4A" w:rsidP="00226D95">
      <w:pPr>
        <w:pStyle w:val="Tabladeilustraciones"/>
        <w:tabs>
          <w:tab w:val="right" w:leader="dot" w:pos="9016"/>
        </w:tabs>
        <w:ind w:firstLine="0"/>
        <w:rPr>
          <w:rFonts w:asciiTheme="minorHAnsi" w:eastAsiaTheme="minorEastAsia" w:hAnsiTheme="minorHAnsi" w:cstheme="minorBidi"/>
          <w:noProof/>
          <w:lang w:eastAsia="es-EC"/>
        </w:rPr>
      </w:pPr>
      <w:hyperlink w:anchor="_Toc61920251" w:history="1">
        <w:r w:rsidR="00226D95" w:rsidRPr="00E33536">
          <w:rPr>
            <w:rStyle w:val="Hipervnculo"/>
            <w:b/>
            <w:bCs/>
            <w:noProof/>
          </w:rPr>
          <w:t xml:space="preserve">Tabla 4. </w:t>
        </w:r>
        <w:r w:rsidR="00226D95" w:rsidRPr="00E33536">
          <w:rPr>
            <w:rStyle w:val="Hipervnculo"/>
            <w:noProof/>
          </w:rPr>
          <w:t>Aplicaciones de la minería de texto.</w:t>
        </w:r>
        <w:r w:rsidR="00226D95">
          <w:rPr>
            <w:noProof/>
            <w:webHidden/>
          </w:rPr>
          <w:tab/>
        </w:r>
        <w:r w:rsidR="00226D95">
          <w:rPr>
            <w:noProof/>
            <w:webHidden/>
          </w:rPr>
          <w:fldChar w:fldCharType="begin"/>
        </w:r>
        <w:r w:rsidR="00226D95">
          <w:rPr>
            <w:noProof/>
            <w:webHidden/>
          </w:rPr>
          <w:instrText xml:space="preserve"> PAGEREF _Toc61920251 \h </w:instrText>
        </w:r>
        <w:r w:rsidR="00226D95">
          <w:rPr>
            <w:noProof/>
            <w:webHidden/>
          </w:rPr>
        </w:r>
        <w:r w:rsidR="00226D95">
          <w:rPr>
            <w:noProof/>
            <w:webHidden/>
          </w:rPr>
          <w:fldChar w:fldCharType="separate"/>
        </w:r>
        <w:r w:rsidR="00226D95">
          <w:rPr>
            <w:noProof/>
            <w:webHidden/>
          </w:rPr>
          <w:t>42</w:t>
        </w:r>
        <w:r w:rsidR="00226D95">
          <w:rPr>
            <w:noProof/>
            <w:webHidden/>
          </w:rPr>
          <w:fldChar w:fldCharType="end"/>
        </w:r>
      </w:hyperlink>
    </w:p>
    <w:p w14:paraId="72FEF16B" w14:textId="0E4CD9E3" w:rsidR="00226D95" w:rsidRDefault="00FC4A4A" w:rsidP="00226D95">
      <w:pPr>
        <w:pStyle w:val="Tabladeilustraciones"/>
        <w:tabs>
          <w:tab w:val="right" w:leader="dot" w:pos="9016"/>
        </w:tabs>
        <w:ind w:firstLine="0"/>
        <w:rPr>
          <w:rFonts w:asciiTheme="minorHAnsi" w:eastAsiaTheme="minorEastAsia" w:hAnsiTheme="minorHAnsi" w:cstheme="minorBidi"/>
          <w:noProof/>
          <w:lang w:eastAsia="es-EC"/>
        </w:rPr>
      </w:pPr>
      <w:hyperlink w:anchor="_Toc61920252" w:history="1">
        <w:r w:rsidR="00226D95" w:rsidRPr="00E33536">
          <w:rPr>
            <w:rStyle w:val="Hipervnculo"/>
            <w:b/>
            <w:bCs/>
            <w:noProof/>
          </w:rPr>
          <w:t xml:space="preserve">Tabla 5. </w:t>
        </w:r>
        <w:r w:rsidR="00226D95" w:rsidRPr="00E33536">
          <w:rPr>
            <w:rStyle w:val="Hipervnculo"/>
            <w:noProof/>
          </w:rPr>
          <w:t>Herramientas para la minería de texto</w:t>
        </w:r>
        <w:r w:rsidR="00226D95">
          <w:rPr>
            <w:noProof/>
            <w:webHidden/>
          </w:rPr>
          <w:tab/>
        </w:r>
        <w:r w:rsidR="00226D95">
          <w:rPr>
            <w:noProof/>
            <w:webHidden/>
          </w:rPr>
          <w:fldChar w:fldCharType="begin"/>
        </w:r>
        <w:r w:rsidR="00226D95">
          <w:rPr>
            <w:noProof/>
            <w:webHidden/>
          </w:rPr>
          <w:instrText xml:space="preserve"> PAGEREF _Toc61920252 \h </w:instrText>
        </w:r>
        <w:r w:rsidR="00226D95">
          <w:rPr>
            <w:noProof/>
            <w:webHidden/>
          </w:rPr>
        </w:r>
        <w:r w:rsidR="00226D95">
          <w:rPr>
            <w:noProof/>
            <w:webHidden/>
          </w:rPr>
          <w:fldChar w:fldCharType="separate"/>
        </w:r>
        <w:r w:rsidR="00226D95">
          <w:rPr>
            <w:noProof/>
            <w:webHidden/>
          </w:rPr>
          <w:t>47</w:t>
        </w:r>
        <w:r w:rsidR="00226D95">
          <w:rPr>
            <w:noProof/>
            <w:webHidden/>
          </w:rPr>
          <w:fldChar w:fldCharType="end"/>
        </w:r>
      </w:hyperlink>
    </w:p>
    <w:p w14:paraId="39808C7C" w14:textId="694F6F5F" w:rsidR="00226D95" w:rsidRDefault="00FC4A4A" w:rsidP="00226D95">
      <w:pPr>
        <w:pStyle w:val="Tabladeilustraciones"/>
        <w:tabs>
          <w:tab w:val="right" w:leader="dot" w:pos="9016"/>
        </w:tabs>
        <w:ind w:firstLine="0"/>
        <w:rPr>
          <w:rFonts w:asciiTheme="minorHAnsi" w:eastAsiaTheme="minorEastAsia" w:hAnsiTheme="minorHAnsi" w:cstheme="minorBidi"/>
          <w:noProof/>
          <w:lang w:eastAsia="es-EC"/>
        </w:rPr>
      </w:pPr>
      <w:hyperlink w:anchor="_Toc61920253" w:history="1">
        <w:r w:rsidR="00226D95" w:rsidRPr="00E33536">
          <w:rPr>
            <w:rStyle w:val="Hipervnculo"/>
            <w:b/>
            <w:bCs/>
            <w:noProof/>
          </w:rPr>
          <w:t xml:space="preserve">Tabla 6. </w:t>
        </w:r>
        <w:r w:rsidR="00226D95" w:rsidRPr="00E33536">
          <w:rPr>
            <w:rStyle w:val="Hipervnculo"/>
            <w:noProof/>
          </w:rPr>
          <w:t>Tamaño de los corpus utilizados</w:t>
        </w:r>
        <w:r w:rsidR="00226D95">
          <w:rPr>
            <w:noProof/>
            <w:webHidden/>
          </w:rPr>
          <w:tab/>
        </w:r>
        <w:r w:rsidR="00226D95">
          <w:rPr>
            <w:noProof/>
            <w:webHidden/>
          </w:rPr>
          <w:fldChar w:fldCharType="begin"/>
        </w:r>
        <w:r w:rsidR="00226D95">
          <w:rPr>
            <w:noProof/>
            <w:webHidden/>
          </w:rPr>
          <w:instrText xml:space="preserve"> PAGEREF _Toc61920253 \h </w:instrText>
        </w:r>
        <w:r w:rsidR="00226D95">
          <w:rPr>
            <w:noProof/>
            <w:webHidden/>
          </w:rPr>
        </w:r>
        <w:r w:rsidR="00226D95">
          <w:rPr>
            <w:noProof/>
            <w:webHidden/>
          </w:rPr>
          <w:fldChar w:fldCharType="separate"/>
        </w:r>
        <w:r w:rsidR="00226D95">
          <w:rPr>
            <w:noProof/>
            <w:webHidden/>
          </w:rPr>
          <w:t>50</w:t>
        </w:r>
        <w:r w:rsidR="00226D95">
          <w:rPr>
            <w:noProof/>
            <w:webHidden/>
          </w:rPr>
          <w:fldChar w:fldCharType="end"/>
        </w:r>
      </w:hyperlink>
    </w:p>
    <w:p w14:paraId="139A3935" w14:textId="323C77F6" w:rsidR="00226D95" w:rsidRDefault="00FC4A4A" w:rsidP="00226D95">
      <w:pPr>
        <w:pStyle w:val="Tabladeilustraciones"/>
        <w:tabs>
          <w:tab w:val="right" w:leader="dot" w:pos="9016"/>
        </w:tabs>
        <w:ind w:firstLine="0"/>
        <w:rPr>
          <w:rFonts w:asciiTheme="minorHAnsi" w:eastAsiaTheme="minorEastAsia" w:hAnsiTheme="minorHAnsi" w:cstheme="minorBidi"/>
          <w:noProof/>
          <w:lang w:eastAsia="es-EC"/>
        </w:rPr>
      </w:pPr>
      <w:hyperlink w:anchor="_Toc61920254" w:history="1">
        <w:r w:rsidR="00226D95" w:rsidRPr="00E33536">
          <w:rPr>
            <w:rStyle w:val="Hipervnculo"/>
            <w:b/>
            <w:bCs/>
            <w:noProof/>
          </w:rPr>
          <w:t xml:space="preserve">Tabla 7. </w:t>
        </w:r>
        <w:r w:rsidR="00226D95" w:rsidRPr="00E33536">
          <w:rPr>
            <w:rStyle w:val="Hipervnculo"/>
            <w:rFonts w:cs="Arial"/>
            <w:noProof/>
          </w:rPr>
          <w:t>Resultados sobre el corpus de validación</w:t>
        </w:r>
        <w:r w:rsidR="00226D95">
          <w:rPr>
            <w:noProof/>
            <w:webHidden/>
          </w:rPr>
          <w:tab/>
        </w:r>
        <w:r w:rsidR="00226D95">
          <w:rPr>
            <w:noProof/>
            <w:webHidden/>
          </w:rPr>
          <w:fldChar w:fldCharType="begin"/>
        </w:r>
        <w:r w:rsidR="00226D95">
          <w:rPr>
            <w:noProof/>
            <w:webHidden/>
          </w:rPr>
          <w:instrText xml:space="preserve"> PAGEREF _Toc61920254 \h </w:instrText>
        </w:r>
        <w:r w:rsidR="00226D95">
          <w:rPr>
            <w:noProof/>
            <w:webHidden/>
          </w:rPr>
        </w:r>
        <w:r w:rsidR="00226D95">
          <w:rPr>
            <w:noProof/>
            <w:webHidden/>
          </w:rPr>
          <w:fldChar w:fldCharType="separate"/>
        </w:r>
        <w:r w:rsidR="00226D95">
          <w:rPr>
            <w:noProof/>
            <w:webHidden/>
          </w:rPr>
          <w:t>50</w:t>
        </w:r>
        <w:r w:rsidR="00226D95">
          <w:rPr>
            <w:noProof/>
            <w:webHidden/>
          </w:rPr>
          <w:fldChar w:fldCharType="end"/>
        </w:r>
      </w:hyperlink>
    </w:p>
    <w:p w14:paraId="1E9156A9" w14:textId="6173DF9A" w:rsidR="00226D95" w:rsidRDefault="00FC4A4A" w:rsidP="00226D95">
      <w:pPr>
        <w:pStyle w:val="Tabladeilustraciones"/>
        <w:tabs>
          <w:tab w:val="right" w:leader="dot" w:pos="9016"/>
        </w:tabs>
        <w:ind w:firstLine="0"/>
        <w:rPr>
          <w:rFonts w:asciiTheme="minorHAnsi" w:eastAsiaTheme="minorEastAsia" w:hAnsiTheme="minorHAnsi" w:cstheme="minorBidi"/>
          <w:noProof/>
          <w:lang w:eastAsia="es-EC"/>
        </w:rPr>
      </w:pPr>
      <w:hyperlink w:anchor="_Toc61920255" w:history="1">
        <w:r w:rsidR="00226D95" w:rsidRPr="00E33536">
          <w:rPr>
            <w:rStyle w:val="Hipervnculo"/>
            <w:b/>
            <w:bCs/>
            <w:noProof/>
          </w:rPr>
          <w:t>Tabla 8</w:t>
        </w:r>
        <w:r w:rsidR="00226D95" w:rsidRPr="00E33536">
          <w:rPr>
            <w:rStyle w:val="Hipervnculo"/>
            <w:noProof/>
          </w:rPr>
          <w:t xml:space="preserve">. </w:t>
        </w:r>
        <w:r w:rsidR="00226D95" w:rsidRPr="00E33536">
          <w:rPr>
            <w:rStyle w:val="Hipervnculo"/>
            <w:rFonts w:cs="Arial"/>
            <w:noProof/>
          </w:rPr>
          <w:t>Resultados de la clasificación</w:t>
        </w:r>
        <w:r w:rsidR="00226D95">
          <w:rPr>
            <w:noProof/>
            <w:webHidden/>
          </w:rPr>
          <w:tab/>
        </w:r>
        <w:r w:rsidR="00226D95">
          <w:rPr>
            <w:noProof/>
            <w:webHidden/>
          </w:rPr>
          <w:fldChar w:fldCharType="begin"/>
        </w:r>
        <w:r w:rsidR="00226D95">
          <w:rPr>
            <w:noProof/>
            <w:webHidden/>
          </w:rPr>
          <w:instrText xml:space="preserve"> PAGEREF _Toc61920255 \h </w:instrText>
        </w:r>
        <w:r w:rsidR="00226D95">
          <w:rPr>
            <w:noProof/>
            <w:webHidden/>
          </w:rPr>
        </w:r>
        <w:r w:rsidR="00226D95">
          <w:rPr>
            <w:noProof/>
            <w:webHidden/>
          </w:rPr>
          <w:fldChar w:fldCharType="separate"/>
        </w:r>
        <w:r w:rsidR="00226D95">
          <w:rPr>
            <w:noProof/>
            <w:webHidden/>
          </w:rPr>
          <w:t>52</w:t>
        </w:r>
        <w:r w:rsidR="00226D95">
          <w:rPr>
            <w:noProof/>
            <w:webHidden/>
          </w:rPr>
          <w:fldChar w:fldCharType="end"/>
        </w:r>
      </w:hyperlink>
    </w:p>
    <w:p w14:paraId="48B651E8" w14:textId="584CB74F" w:rsidR="00226D95" w:rsidRDefault="00FC4A4A" w:rsidP="00226D95">
      <w:pPr>
        <w:pStyle w:val="Tabladeilustraciones"/>
        <w:tabs>
          <w:tab w:val="right" w:leader="dot" w:pos="9016"/>
        </w:tabs>
        <w:ind w:firstLine="0"/>
        <w:rPr>
          <w:rFonts w:asciiTheme="minorHAnsi" w:eastAsiaTheme="minorEastAsia" w:hAnsiTheme="minorHAnsi" w:cstheme="minorBidi"/>
          <w:noProof/>
          <w:lang w:eastAsia="es-EC"/>
        </w:rPr>
      </w:pPr>
      <w:hyperlink w:anchor="_Toc61920256" w:history="1">
        <w:r w:rsidR="00226D95" w:rsidRPr="00E33536">
          <w:rPr>
            <w:rStyle w:val="Hipervnculo"/>
            <w:b/>
            <w:bCs/>
            <w:noProof/>
          </w:rPr>
          <w:t xml:space="preserve">Tabla 9. </w:t>
        </w:r>
        <w:r w:rsidR="00226D95" w:rsidRPr="00E33536">
          <w:rPr>
            <w:rStyle w:val="Hipervnculo"/>
            <w:rFonts w:cs="Arial"/>
            <w:noProof/>
          </w:rPr>
          <w:t>Polaridad en cuentas infantiles en español</w:t>
        </w:r>
        <w:r w:rsidR="00226D95">
          <w:rPr>
            <w:noProof/>
            <w:webHidden/>
          </w:rPr>
          <w:tab/>
        </w:r>
        <w:r w:rsidR="00226D95">
          <w:rPr>
            <w:noProof/>
            <w:webHidden/>
          </w:rPr>
          <w:fldChar w:fldCharType="begin"/>
        </w:r>
        <w:r w:rsidR="00226D95">
          <w:rPr>
            <w:noProof/>
            <w:webHidden/>
          </w:rPr>
          <w:instrText xml:space="preserve"> PAGEREF _Toc61920256 \h </w:instrText>
        </w:r>
        <w:r w:rsidR="00226D95">
          <w:rPr>
            <w:noProof/>
            <w:webHidden/>
          </w:rPr>
        </w:r>
        <w:r w:rsidR="00226D95">
          <w:rPr>
            <w:noProof/>
            <w:webHidden/>
          </w:rPr>
          <w:fldChar w:fldCharType="separate"/>
        </w:r>
        <w:r w:rsidR="00226D95">
          <w:rPr>
            <w:noProof/>
            <w:webHidden/>
          </w:rPr>
          <w:t>53</w:t>
        </w:r>
        <w:r w:rsidR="00226D95">
          <w:rPr>
            <w:noProof/>
            <w:webHidden/>
          </w:rPr>
          <w:fldChar w:fldCharType="end"/>
        </w:r>
      </w:hyperlink>
    </w:p>
    <w:p w14:paraId="15711A2F" w14:textId="5787A0A5" w:rsidR="00226D95" w:rsidRDefault="00FC4A4A" w:rsidP="00226D95">
      <w:pPr>
        <w:pStyle w:val="Tabladeilustraciones"/>
        <w:tabs>
          <w:tab w:val="right" w:leader="dot" w:pos="9016"/>
        </w:tabs>
        <w:ind w:firstLine="0"/>
        <w:rPr>
          <w:rFonts w:asciiTheme="minorHAnsi" w:eastAsiaTheme="minorEastAsia" w:hAnsiTheme="minorHAnsi" w:cstheme="minorBidi"/>
          <w:noProof/>
          <w:lang w:eastAsia="es-EC"/>
        </w:rPr>
      </w:pPr>
      <w:hyperlink w:anchor="_Toc61920257" w:history="1">
        <w:r w:rsidR="00226D95" w:rsidRPr="00E33536">
          <w:rPr>
            <w:rStyle w:val="Hipervnculo"/>
            <w:b/>
            <w:bCs/>
            <w:noProof/>
          </w:rPr>
          <w:t xml:space="preserve">Tabla 10. </w:t>
        </w:r>
        <w:r w:rsidR="00226D95" w:rsidRPr="00E33536">
          <w:rPr>
            <w:rStyle w:val="Hipervnculo"/>
            <w:noProof/>
          </w:rPr>
          <w:t>Trabajos relacionados</w:t>
        </w:r>
        <w:r w:rsidR="00226D95">
          <w:rPr>
            <w:noProof/>
            <w:webHidden/>
          </w:rPr>
          <w:tab/>
        </w:r>
        <w:r w:rsidR="00226D95">
          <w:rPr>
            <w:noProof/>
            <w:webHidden/>
          </w:rPr>
          <w:fldChar w:fldCharType="begin"/>
        </w:r>
        <w:r w:rsidR="00226D95">
          <w:rPr>
            <w:noProof/>
            <w:webHidden/>
          </w:rPr>
          <w:instrText xml:space="preserve"> PAGEREF _Toc61920257 \h </w:instrText>
        </w:r>
        <w:r w:rsidR="00226D95">
          <w:rPr>
            <w:noProof/>
            <w:webHidden/>
          </w:rPr>
        </w:r>
        <w:r w:rsidR="00226D95">
          <w:rPr>
            <w:noProof/>
            <w:webHidden/>
          </w:rPr>
          <w:fldChar w:fldCharType="separate"/>
        </w:r>
        <w:r w:rsidR="00226D95">
          <w:rPr>
            <w:noProof/>
            <w:webHidden/>
          </w:rPr>
          <w:t>54</w:t>
        </w:r>
        <w:r w:rsidR="00226D95">
          <w:rPr>
            <w:noProof/>
            <w:webHidden/>
          </w:rPr>
          <w:fldChar w:fldCharType="end"/>
        </w:r>
      </w:hyperlink>
    </w:p>
    <w:p w14:paraId="2F063BF1" w14:textId="42664553" w:rsidR="00226D95" w:rsidRDefault="00FC4A4A" w:rsidP="00226D95">
      <w:pPr>
        <w:pStyle w:val="Tabladeilustraciones"/>
        <w:tabs>
          <w:tab w:val="right" w:leader="dot" w:pos="9016"/>
        </w:tabs>
        <w:ind w:firstLine="0"/>
        <w:rPr>
          <w:rFonts w:asciiTheme="minorHAnsi" w:eastAsiaTheme="minorEastAsia" w:hAnsiTheme="minorHAnsi" w:cstheme="minorBidi"/>
          <w:noProof/>
          <w:lang w:eastAsia="es-EC"/>
        </w:rPr>
      </w:pPr>
      <w:hyperlink w:anchor="_Toc61920258" w:history="1">
        <w:r w:rsidR="00226D95" w:rsidRPr="00E33536">
          <w:rPr>
            <w:rStyle w:val="Hipervnculo"/>
            <w:b/>
            <w:bCs/>
            <w:noProof/>
          </w:rPr>
          <w:t xml:space="preserve">Tabla 11. </w:t>
        </w:r>
        <w:r w:rsidR="00226D95" w:rsidRPr="00E33536">
          <w:rPr>
            <w:rStyle w:val="Hipervnculo"/>
            <w:noProof/>
          </w:rPr>
          <w:t>Distribución de los comentarios</w:t>
        </w:r>
        <w:r w:rsidR="00226D95">
          <w:rPr>
            <w:noProof/>
            <w:webHidden/>
          </w:rPr>
          <w:tab/>
        </w:r>
        <w:r w:rsidR="00226D95">
          <w:rPr>
            <w:noProof/>
            <w:webHidden/>
          </w:rPr>
          <w:fldChar w:fldCharType="begin"/>
        </w:r>
        <w:r w:rsidR="00226D95">
          <w:rPr>
            <w:noProof/>
            <w:webHidden/>
          </w:rPr>
          <w:instrText xml:space="preserve"> PAGEREF _Toc61920258 \h </w:instrText>
        </w:r>
        <w:r w:rsidR="00226D95">
          <w:rPr>
            <w:noProof/>
            <w:webHidden/>
          </w:rPr>
        </w:r>
        <w:r w:rsidR="00226D95">
          <w:rPr>
            <w:noProof/>
            <w:webHidden/>
          </w:rPr>
          <w:fldChar w:fldCharType="separate"/>
        </w:r>
        <w:r w:rsidR="00226D95">
          <w:rPr>
            <w:noProof/>
            <w:webHidden/>
          </w:rPr>
          <w:t>59</w:t>
        </w:r>
        <w:r w:rsidR="00226D95">
          <w:rPr>
            <w:noProof/>
            <w:webHidden/>
          </w:rPr>
          <w:fldChar w:fldCharType="end"/>
        </w:r>
      </w:hyperlink>
    </w:p>
    <w:p w14:paraId="5A483D23" w14:textId="1D364F3D" w:rsidR="00DA7DA5" w:rsidRPr="0080744A" w:rsidRDefault="00DA7DA5" w:rsidP="007F13C6">
      <w:pPr>
        <w:ind w:firstLine="0"/>
      </w:pPr>
      <w:r>
        <w:fldChar w:fldCharType="end"/>
      </w:r>
    </w:p>
    <w:p w14:paraId="205E4EA2" w14:textId="77777777" w:rsidR="00DA7DA5" w:rsidRPr="009B5D11" w:rsidRDefault="00DA7DA5" w:rsidP="00DA7DA5">
      <w:pPr>
        <w:ind w:firstLine="0"/>
      </w:pPr>
    </w:p>
    <w:p w14:paraId="5CFB4FA7" w14:textId="77777777" w:rsidR="00DA7DA5" w:rsidRDefault="00DA7DA5" w:rsidP="00DA7DA5">
      <w:pPr>
        <w:spacing w:after="160"/>
        <w:ind w:firstLine="0"/>
        <w:rPr>
          <w:rFonts w:eastAsia="Times New Roman" w:cs="Arial"/>
          <w:b/>
          <w:bCs/>
          <w:lang w:val="es-ES"/>
        </w:rPr>
      </w:pPr>
      <w:r>
        <w:rPr>
          <w:rFonts w:eastAsia="Times New Roman" w:cs="Arial"/>
          <w:b/>
          <w:bCs/>
          <w:lang w:val="es-ES"/>
        </w:rPr>
        <w:br w:type="page"/>
      </w:r>
    </w:p>
    <w:p w14:paraId="63FB8190" w14:textId="59AF3D05" w:rsidR="006D4D9C" w:rsidRPr="006D4D9C" w:rsidRDefault="006D4D9C" w:rsidP="00B8182E">
      <w:pPr>
        <w:keepNext/>
        <w:keepLines/>
        <w:ind w:firstLine="0"/>
        <w:jc w:val="center"/>
        <w:outlineLvl w:val="0"/>
        <w:rPr>
          <w:rFonts w:eastAsia="Times New Roman" w:cs="Arial"/>
          <w:b/>
          <w:bCs/>
          <w:caps/>
          <w:lang w:val="es-ES"/>
        </w:rPr>
      </w:pPr>
      <w:r w:rsidRPr="006D4D9C">
        <w:rPr>
          <w:rFonts w:eastAsia="Times New Roman" w:cs="Arial"/>
          <w:b/>
          <w:bCs/>
          <w:lang w:val="es-ES"/>
        </w:rPr>
        <w:lastRenderedPageBreak/>
        <w:t>Resumen</w:t>
      </w:r>
      <w:bookmarkEnd w:id="15"/>
    </w:p>
    <w:bookmarkEnd w:id="16"/>
    <w:p w14:paraId="0AADEC1F" w14:textId="77777777" w:rsidR="006D4D9C" w:rsidRDefault="006D4D9C">
      <w:pPr>
        <w:rPr>
          <w:rFonts w:eastAsia="Times New Roman" w:cs="Arial"/>
          <w:b/>
          <w:bCs/>
          <w:lang w:val="es-ES"/>
        </w:rPr>
      </w:pPr>
      <w:r>
        <w:rPr>
          <w:rFonts w:eastAsia="Times New Roman" w:cs="Arial"/>
          <w:b/>
          <w:bCs/>
          <w:lang w:val="es-ES"/>
        </w:rPr>
        <w:br w:type="page"/>
      </w:r>
    </w:p>
    <w:p w14:paraId="0073652D" w14:textId="7E04812F" w:rsidR="008D1A6C" w:rsidRPr="006D4D9C" w:rsidRDefault="00701D59" w:rsidP="00B8182E">
      <w:pPr>
        <w:keepNext/>
        <w:keepLines/>
        <w:ind w:firstLine="0"/>
        <w:jc w:val="center"/>
        <w:outlineLvl w:val="0"/>
        <w:rPr>
          <w:rFonts w:eastAsia="Times New Roman" w:cs="Arial"/>
          <w:b/>
          <w:bCs/>
          <w:caps/>
          <w:lang w:val="es-ES"/>
        </w:rPr>
      </w:pPr>
      <w:proofErr w:type="spellStart"/>
      <w:r w:rsidRPr="00701D59">
        <w:rPr>
          <w:rFonts w:eastAsia="Times New Roman" w:cs="Arial"/>
          <w:b/>
          <w:bCs/>
          <w:lang w:val="es-ES"/>
        </w:rPr>
        <w:lastRenderedPageBreak/>
        <w:t>Abstract</w:t>
      </w:r>
      <w:bookmarkEnd w:id="17"/>
      <w:proofErr w:type="spellEnd"/>
    </w:p>
    <w:p w14:paraId="60D4CDE4" w14:textId="77777777" w:rsidR="006D4D9C" w:rsidRDefault="006D4D9C">
      <w:pPr>
        <w:rPr>
          <w:rFonts w:eastAsia="Times New Roman" w:cs="Arial"/>
          <w:b/>
          <w:bCs/>
          <w:lang w:val="es-ES"/>
        </w:rPr>
      </w:pPr>
      <w:bookmarkStart w:id="18" w:name="Introducción"/>
      <w:bookmarkStart w:id="19" w:name="_Toc45623434"/>
      <w:bookmarkEnd w:id="18"/>
      <w:r>
        <w:rPr>
          <w:rFonts w:eastAsia="Times New Roman" w:cs="Arial"/>
          <w:b/>
          <w:bCs/>
          <w:lang w:val="es-ES"/>
        </w:rPr>
        <w:br w:type="page"/>
      </w:r>
    </w:p>
    <w:p w14:paraId="3E568D93" w14:textId="4D481184" w:rsidR="00034B0C" w:rsidRPr="00034B0C" w:rsidRDefault="00034B0C" w:rsidP="00B8182E">
      <w:pPr>
        <w:keepNext/>
        <w:keepLines/>
        <w:ind w:firstLine="0"/>
        <w:jc w:val="center"/>
        <w:outlineLvl w:val="0"/>
        <w:rPr>
          <w:rFonts w:eastAsia="Times New Roman" w:cs="Arial"/>
          <w:b/>
          <w:bCs/>
          <w:caps/>
          <w:lang w:val="es-ES"/>
        </w:rPr>
      </w:pPr>
      <w:r w:rsidRPr="00034B0C">
        <w:rPr>
          <w:rFonts w:eastAsia="Times New Roman" w:cs="Arial"/>
          <w:b/>
          <w:bCs/>
          <w:lang w:val="es-ES"/>
        </w:rPr>
        <w:lastRenderedPageBreak/>
        <w:t>Introducción</w:t>
      </w:r>
      <w:bookmarkEnd w:id="19"/>
    </w:p>
    <w:p w14:paraId="7FE3D900" w14:textId="6308E3BD" w:rsidR="00101D7B" w:rsidRDefault="00101D7B" w:rsidP="003B4EE7">
      <w:pPr>
        <w:spacing w:line="360" w:lineRule="auto"/>
        <w:jc w:val="center"/>
        <w:rPr>
          <w:rFonts w:cs="Arial"/>
          <w:b/>
          <w:bCs/>
        </w:rPr>
      </w:pPr>
    </w:p>
    <w:p w14:paraId="28EB8943" w14:textId="449274BC" w:rsidR="001E7052" w:rsidRDefault="001E7052" w:rsidP="00034B0C">
      <w:pPr>
        <w:rPr>
          <w:rFonts w:cs="Arial"/>
        </w:rPr>
        <w:sectPr w:rsidR="001E7052" w:rsidSect="006D4D9C">
          <w:type w:val="continuous"/>
          <w:pgSz w:w="11906" w:h="16838" w:code="9"/>
          <w:pgMar w:top="1440" w:right="1440" w:bottom="1440" w:left="1440" w:header="720" w:footer="720" w:gutter="0"/>
          <w:cols w:space="720"/>
          <w:docGrid w:linePitch="360"/>
        </w:sectPr>
      </w:pPr>
      <w:bookmarkStart w:id="20" w:name="Capítulo_1_Estado_del_arte"/>
      <w:bookmarkStart w:id="21" w:name="Capítulo_1_Contexto_Investigación"/>
      <w:bookmarkEnd w:id="20"/>
      <w:bookmarkEnd w:id="21"/>
    </w:p>
    <w:p w14:paraId="0EBED293" w14:textId="77777777" w:rsidR="006D4D9C" w:rsidRDefault="006D4D9C">
      <w:pPr>
        <w:rPr>
          <w:rFonts w:cs="Arial"/>
          <w:b/>
          <w:bCs/>
        </w:rPr>
      </w:pPr>
      <w:r>
        <w:rPr>
          <w:rFonts w:cs="Arial"/>
          <w:b/>
          <w:bCs/>
        </w:rPr>
        <w:br w:type="page"/>
      </w:r>
    </w:p>
    <w:p w14:paraId="6B55352C" w14:textId="702ECA8A" w:rsidR="00942A2D" w:rsidRDefault="00942A2D" w:rsidP="00B8182E">
      <w:pPr>
        <w:keepNext/>
        <w:keepLines/>
        <w:ind w:firstLine="0"/>
        <w:jc w:val="center"/>
        <w:outlineLvl w:val="0"/>
        <w:rPr>
          <w:rFonts w:eastAsia="Times New Roman" w:cs="Arial"/>
          <w:b/>
          <w:bCs/>
          <w:lang w:val="es-ES"/>
        </w:rPr>
      </w:pPr>
      <w:bookmarkStart w:id="22" w:name="_Toc45623435"/>
      <w:bookmarkStart w:id="23" w:name="_Hlk54646197"/>
      <w:r w:rsidRPr="00942A2D">
        <w:rPr>
          <w:rFonts w:eastAsia="Times New Roman" w:cs="Arial"/>
          <w:b/>
          <w:bCs/>
          <w:lang w:val="es-ES"/>
        </w:rPr>
        <w:lastRenderedPageBreak/>
        <w:t>Capítulo uno</w:t>
      </w:r>
      <w:bookmarkEnd w:id="22"/>
    </w:p>
    <w:p w14:paraId="4E1D0279" w14:textId="2FFD9406" w:rsidR="00CF307B" w:rsidRDefault="00096D40" w:rsidP="00B8182E">
      <w:pPr>
        <w:keepNext/>
        <w:keepLines/>
        <w:ind w:firstLine="0"/>
        <w:jc w:val="center"/>
        <w:outlineLvl w:val="0"/>
        <w:rPr>
          <w:rFonts w:eastAsia="Times New Roman" w:cs="Arial"/>
          <w:b/>
          <w:bCs/>
          <w:lang w:val="es-ES"/>
        </w:rPr>
      </w:pPr>
      <w:r>
        <w:rPr>
          <w:rFonts w:eastAsia="Times New Roman" w:cs="Arial"/>
          <w:b/>
          <w:bCs/>
          <w:lang w:val="es-ES"/>
        </w:rPr>
        <w:t>Contexto de la investigación</w:t>
      </w:r>
    </w:p>
    <w:p w14:paraId="2E2476FC" w14:textId="0997A7C9" w:rsidR="008760EC" w:rsidRDefault="008760EC" w:rsidP="00EF4FB1">
      <w:pPr>
        <w:rPr>
          <w:lang w:val="es-ES"/>
        </w:rPr>
      </w:pPr>
      <w:r w:rsidRPr="008760EC">
        <w:rPr>
          <w:lang w:val="es-ES"/>
        </w:rPr>
        <w:t xml:space="preserve">La finalidad de este capítulo es presentar una introducción al presente trabajo de titulación. Se empieza con la sección 1.1. en la cual se describe el tema de la investigación. Seguido </w:t>
      </w:r>
      <w:r w:rsidR="00CD4145">
        <w:rPr>
          <w:lang w:val="es-ES"/>
        </w:rPr>
        <w:t xml:space="preserve">se tiene el </w:t>
      </w:r>
      <w:r w:rsidRPr="008760EC">
        <w:rPr>
          <w:lang w:val="es-ES"/>
        </w:rPr>
        <w:t>planteamiento del problema</w:t>
      </w:r>
      <w:r w:rsidR="00697356">
        <w:rPr>
          <w:lang w:val="es-ES"/>
        </w:rPr>
        <w:t>,</w:t>
      </w:r>
      <w:r w:rsidRPr="008760EC">
        <w:rPr>
          <w:lang w:val="es-ES"/>
        </w:rPr>
        <w:t xml:space="preserve"> en la sección 1.2. En la sección 1.3. se describe el alcance de la investigación. En la sección 1.4. </w:t>
      </w:r>
      <w:r w:rsidR="004B70EA">
        <w:rPr>
          <w:lang w:val="es-ES"/>
        </w:rPr>
        <w:t>s</w:t>
      </w:r>
      <w:r w:rsidRPr="008760EC">
        <w:rPr>
          <w:lang w:val="es-ES"/>
        </w:rPr>
        <w:t>e plantean los objetivos tanto general como específicos. En la sección 1.5 se analiza la metodología y estrategia de desarrollo y se finaliza este capítulo con una explicación de la estructura del documento en la sección 1.6.</w:t>
      </w:r>
    </w:p>
    <w:p w14:paraId="50439A68" w14:textId="399B24CB" w:rsidR="009E66D5" w:rsidRDefault="009E66D5" w:rsidP="00495D1B">
      <w:pPr>
        <w:pStyle w:val="Ttulo2"/>
        <w:numPr>
          <w:ilvl w:val="1"/>
          <w:numId w:val="5"/>
        </w:numPr>
        <w:rPr>
          <w:rFonts w:ascii="Arial" w:hAnsi="Arial" w:cs="Arial"/>
          <w:b/>
          <w:color w:val="auto"/>
          <w:sz w:val="22"/>
          <w:szCs w:val="22"/>
          <w:lang w:val="es-ES"/>
        </w:rPr>
      </w:pPr>
      <w:bookmarkStart w:id="24" w:name="_Hlk54646496"/>
      <w:bookmarkEnd w:id="23"/>
      <w:r>
        <w:rPr>
          <w:rFonts w:ascii="Arial" w:hAnsi="Arial" w:cs="Arial"/>
          <w:b/>
          <w:color w:val="auto"/>
          <w:sz w:val="22"/>
          <w:szCs w:val="22"/>
          <w:lang w:val="es-ES"/>
        </w:rPr>
        <w:t>Tema</w:t>
      </w:r>
      <w:r w:rsidR="007072A9">
        <w:rPr>
          <w:rFonts w:ascii="Arial" w:hAnsi="Arial" w:cs="Arial"/>
          <w:b/>
          <w:color w:val="auto"/>
          <w:sz w:val="22"/>
          <w:szCs w:val="22"/>
          <w:lang w:val="es-ES"/>
        </w:rPr>
        <w:t xml:space="preserve"> </w:t>
      </w:r>
    </w:p>
    <w:p w14:paraId="0A8BB31C" w14:textId="2EFCF6F7" w:rsidR="009E66D5" w:rsidRPr="007072A9" w:rsidRDefault="009E66D5" w:rsidP="0053517C">
      <w:pPr>
        <w:ind w:firstLine="708"/>
        <w:rPr>
          <w:b/>
          <w:lang w:val="es-ES"/>
        </w:rPr>
      </w:pPr>
      <w:r w:rsidRPr="009E66D5">
        <w:t>Minería de texto para el análisis de sentimientos, en procesos de enseñanza aprendizaje al utilizar la red social Facebook.</w:t>
      </w:r>
    </w:p>
    <w:p w14:paraId="742797F4" w14:textId="496FBF5A" w:rsidR="00AF1A82" w:rsidRDefault="00BC5C9A" w:rsidP="00495D1B">
      <w:pPr>
        <w:pStyle w:val="Ttulo2"/>
        <w:numPr>
          <w:ilvl w:val="1"/>
          <w:numId w:val="5"/>
        </w:numPr>
        <w:rPr>
          <w:rFonts w:ascii="Arial" w:hAnsi="Arial" w:cs="Arial"/>
          <w:b/>
          <w:color w:val="auto"/>
          <w:sz w:val="22"/>
          <w:szCs w:val="22"/>
          <w:lang w:val="es-ES"/>
        </w:rPr>
      </w:pPr>
      <w:r>
        <w:rPr>
          <w:rFonts w:ascii="Arial" w:hAnsi="Arial" w:cs="Arial"/>
          <w:b/>
          <w:color w:val="auto"/>
          <w:sz w:val="22"/>
          <w:szCs w:val="22"/>
          <w:lang w:val="es-ES"/>
        </w:rPr>
        <w:t>Planteamiento del problema</w:t>
      </w:r>
    </w:p>
    <w:p w14:paraId="68BE271F" w14:textId="487C5458" w:rsidR="00807999" w:rsidRDefault="00FF5978" w:rsidP="00125F69">
      <w:pPr>
        <w:rPr>
          <w:lang w:val="es-ES"/>
        </w:rPr>
      </w:pPr>
      <w:r>
        <w:rPr>
          <w:lang w:val="es-ES"/>
        </w:rPr>
        <w:t>En la mayoría de las universidades del mundo</w:t>
      </w:r>
      <w:r w:rsidR="00805810">
        <w:rPr>
          <w:lang w:val="es-ES"/>
        </w:rPr>
        <w:t>, l</w:t>
      </w:r>
      <w:r w:rsidR="008B075D">
        <w:rPr>
          <w:lang w:val="es-ES"/>
        </w:rPr>
        <w:t>os entornos virtuales de aprendizaje y</w:t>
      </w:r>
      <w:r w:rsidR="00894C93">
        <w:rPr>
          <w:lang w:val="es-ES"/>
        </w:rPr>
        <w:t xml:space="preserve"> </w:t>
      </w:r>
      <w:r w:rsidR="00A24FC4">
        <w:rPr>
          <w:lang w:val="es-ES"/>
        </w:rPr>
        <w:t>sistemas de gestión</w:t>
      </w:r>
      <w:r w:rsidR="00894C93">
        <w:rPr>
          <w:lang w:val="es-ES"/>
        </w:rPr>
        <w:t xml:space="preserve"> de</w:t>
      </w:r>
      <w:r w:rsidR="000234E2">
        <w:rPr>
          <w:lang w:val="es-ES"/>
        </w:rPr>
        <w:t>l</w:t>
      </w:r>
      <w:r w:rsidR="00894C93">
        <w:rPr>
          <w:lang w:val="es-ES"/>
        </w:rPr>
        <w:t xml:space="preserve"> aprendizaje</w:t>
      </w:r>
      <w:r w:rsidR="009438BE">
        <w:rPr>
          <w:lang w:val="es-ES"/>
        </w:rPr>
        <w:t xml:space="preserve"> </w:t>
      </w:r>
      <w:r w:rsidR="00894C93">
        <w:rPr>
          <w:lang w:val="es-ES"/>
        </w:rPr>
        <w:t>se han convertido en l</w:t>
      </w:r>
      <w:r w:rsidR="00797523">
        <w:rPr>
          <w:lang w:val="es-ES"/>
        </w:rPr>
        <w:t>a</w:t>
      </w:r>
      <w:r w:rsidR="0072077F">
        <w:rPr>
          <w:lang w:val="es-ES"/>
        </w:rPr>
        <w:t>s</w:t>
      </w:r>
      <w:r w:rsidR="00797523">
        <w:rPr>
          <w:lang w:val="es-ES"/>
        </w:rPr>
        <w:t xml:space="preserve"> principal</w:t>
      </w:r>
      <w:r w:rsidR="0072077F">
        <w:rPr>
          <w:lang w:val="es-ES"/>
        </w:rPr>
        <w:t>es</w:t>
      </w:r>
      <w:r w:rsidR="00EA171A">
        <w:rPr>
          <w:lang w:val="es-ES"/>
        </w:rPr>
        <w:t xml:space="preserve"> </w:t>
      </w:r>
      <w:r w:rsidR="00797523">
        <w:rPr>
          <w:lang w:val="es-ES"/>
        </w:rPr>
        <w:t>herramienta</w:t>
      </w:r>
      <w:r w:rsidR="0072077F">
        <w:rPr>
          <w:lang w:val="es-ES"/>
        </w:rPr>
        <w:t>s</w:t>
      </w:r>
      <w:r w:rsidR="00797523">
        <w:rPr>
          <w:lang w:val="es-ES"/>
        </w:rPr>
        <w:t xml:space="preserve"> </w:t>
      </w:r>
      <w:r w:rsidR="000E32E9">
        <w:rPr>
          <w:lang w:val="es-ES"/>
        </w:rPr>
        <w:t>informática</w:t>
      </w:r>
      <w:r w:rsidR="0072077F">
        <w:rPr>
          <w:lang w:val="es-ES"/>
        </w:rPr>
        <w:t>s</w:t>
      </w:r>
      <w:r w:rsidR="000E32E9">
        <w:rPr>
          <w:lang w:val="es-ES"/>
        </w:rPr>
        <w:t xml:space="preserve"> en procesos </w:t>
      </w:r>
      <w:r w:rsidR="00797523">
        <w:rPr>
          <w:lang w:val="es-ES"/>
        </w:rPr>
        <w:t>de enseñanza – aprendizaje</w:t>
      </w:r>
      <w:r w:rsidR="00056414">
        <w:rPr>
          <w:lang w:val="es-ES"/>
        </w:rPr>
        <w:t xml:space="preserve">. </w:t>
      </w:r>
      <w:r w:rsidR="00805810">
        <w:rPr>
          <w:lang w:val="es-ES"/>
        </w:rPr>
        <w:t>Estos sistemas</w:t>
      </w:r>
      <w:r w:rsidR="007E4299">
        <w:rPr>
          <w:lang w:val="es-ES"/>
        </w:rPr>
        <w:t xml:space="preserve"> permiten que el docente realice</w:t>
      </w:r>
      <w:r w:rsidR="00D97EBD">
        <w:rPr>
          <w:lang w:val="es-ES"/>
        </w:rPr>
        <w:t xml:space="preserve"> </w:t>
      </w:r>
      <w:r w:rsidR="00DD7274">
        <w:rPr>
          <w:lang w:val="es-ES"/>
        </w:rPr>
        <w:t xml:space="preserve">un </w:t>
      </w:r>
      <w:r w:rsidR="00D97EBD">
        <w:rPr>
          <w:lang w:val="es-ES"/>
        </w:rPr>
        <w:t xml:space="preserve">seguimiento </w:t>
      </w:r>
      <w:r w:rsidR="00024B5B">
        <w:rPr>
          <w:lang w:val="es-ES"/>
        </w:rPr>
        <w:t xml:space="preserve">exhaustivo </w:t>
      </w:r>
      <w:r w:rsidR="00D97EBD">
        <w:rPr>
          <w:lang w:val="es-ES"/>
        </w:rPr>
        <w:t>de</w:t>
      </w:r>
      <w:r w:rsidR="00B40575">
        <w:rPr>
          <w:lang w:val="es-ES"/>
        </w:rPr>
        <w:t xml:space="preserve"> distintas actividades</w:t>
      </w:r>
      <w:r w:rsidR="00643687">
        <w:rPr>
          <w:lang w:val="es-ES"/>
        </w:rPr>
        <w:t xml:space="preserve"> </w:t>
      </w:r>
      <w:r w:rsidR="005D57B5">
        <w:rPr>
          <w:lang w:val="es-ES"/>
        </w:rPr>
        <w:t>como</w:t>
      </w:r>
      <w:r w:rsidR="006C5329">
        <w:rPr>
          <w:lang w:val="es-ES"/>
        </w:rPr>
        <w:t>:</w:t>
      </w:r>
      <w:r w:rsidR="00E60188">
        <w:rPr>
          <w:lang w:val="es-ES"/>
        </w:rPr>
        <w:t xml:space="preserve"> tareas, evaluaciones, foros</w:t>
      </w:r>
      <w:r w:rsidR="0072077F">
        <w:rPr>
          <w:lang w:val="es-ES"/>
        </w:rPr>
        <w:t xml:space="preserve">, </w:t>
      </w:r>
      <w:r w:rsidR="00343231">
        <w:rPr>
          <w:lang w:val="es-ES"/>
        </w:rPr>
        <w:t>chats de discusión</w:t>
      </w:r>
      <w:r w:rsidR="0072077F">
        <w:rPr>
          <w:lang w:val="es-ES"/>
        </w:rPr>
        <w:t>, etcétera.</w:t>
      </w:r>
      <w:r w:rsidR="00881A13">
        <w:rPr>
          <w:lang w:val="es-ES"/>
        </w:rPr>
        <w:t xml:space="preserve"> Además</w:t>
      </w:r>
      <w:r w:rsidR="004B70EA">
        <w:rPr>
          <w:lang w:val="es-ES"/>
        </w:rPr>
        <w:t>,</w:t>
      </w:r>
      <w:r w:rsidR="00F13DB9">
        <w:rPr>
          <w:lang w:val="es-ES"/>
        </w:rPr>
        <w:t xml:space="preserve"> sirve</w:t>
      </w:r>
      <w:r w:rsidR="00B95AC6">
        <w:rPr>
          <w:lang w:val="es-ES"/>
        </w:rPr>
        <w:t>n</w:t>
      </w:r>
      <w:r w:rsidR="00F13DB9">
        <w:rPr>
          <w:lang w:val="es-ES"/>
        </w:rPr>
        <w:t xml:space="preserve"> como una especie de red social </w:t>
      </w:r>
      <w:r w:rsidR="009E3979">
        <w:rPr>
          <w:lang w:val="es-ES"/>
        </w:rPr>
        <w:t xml:space="preserve">educativa, en donde el docente y los alumnos </w:t>
      </w:r>
      <w:r w:rsidR="00B14B53">
        <w:rPr>
          <w:lang w:val="es-ES"/>
        </w:rPr>
        <w:t>interactúan</w:t>
      </w:r>
      <w:r w:rsidR="00B95AC6">
        <w:rPr>
          <w:lang w:val="es-ES"/>
        </w:rPr>
        <w:t xml:space="preserve"> constantemente</w:t>
      </w:r>
      <w:r w:rsidR="0026085B">
        <w:rPr>
          <w:lang w:val="es-ES"/>
        </w:rPr>
        <w:t>,</w:t>
      </w:r>
      <w:r w:rsidR="004B4134">
        <w:rPr>
          <w:lang w:val="es-ES"/>
        </w:rPr>
        <w:t xml:space="preserve"> p</w:t>
      </w:r>
      <w:r w:rsidR="00B95AC6">
        <w:rPr>
          <w:lang w:val="es-ES"/>
        </w:rPr>
        <w:t>ero</w:t>
      </w:r>
      <w:r w:rsidR="004B4134">
        <w:rPr>
          <w:lang w:val="es-ES"/>
        </w:rPr>
        <w:t>... ¿</w:t>
      </w:r>
      <w:r w:rsidR="00F909B5">
        <w:rPr>
          <w:lang w:val="es-ES"/>
        </w:rPr>
        <w:t>q</w:t>
      </w:r>
      <w:r w:rsidR="00B14B53">
        <w:rPr>
          <w:lang w:val="es-ES"/>
        </w:rPr>
        <w:t>ué</w:t>
      </w:r>
      <w:r w:rsidR="00B95AC6">
        <w:rPr>
          <w:lang w:val="es-ES"/>
        </w:rPr>
        <w:t xml:space="preserve"> hay de las redes sociales tradicionales?</w:t>
      </w:r>
      <w:r w:rsidR="00F909B5">
        <w:rPr>
          <w:lang w:val="es-ES"/>
        </w:rPr>
        <w:t>,</w:t>
      </w:r>
      <w:r w:rsidR="00B95AC6">
        <w:rPr>
          <w:lang w:val="es-ES"/>
        </w:rPr>
        <w:t xml:space="preserve"> </w:t>
      </w:r>
      <w:r w:rsidR="007562F3">
        <w:rPr>
          <w:lang w:val="es-ES"/>
        </w:rPr>
        <w:t>¿</w:t>
      </w:r>
      <w:r w:rsidR="00F909B5">
        <w:rPr>
          <w:lang w:val="es-ES"/>
        </w:rPr>
        <w:t>e</w:t>
      </w:r>
      <w:r w:rsidR="006941DA">
        <w:rPr>
          <w:lang w:val="es-ES"/>
        </w:rPr>
        <w:t xml:space="preserve">s posible llevar a cabo </w:t>
      </w:r>
      <w:r w:rsidR="007F09BE">
        <w:rPr>
          <w:lang w:val="es-ES"/>
        </w:rPr>
        <w:t>procesos de enseñanza – aprendizaje en</w:t>
      </w:r>
      <w:r w:rsidR="007562F3">
        <w:rPr>
          <w:lang w:val="es-ES"/>
        </w:rPr>
        <w:t xml:space="preserve"> alguna red social, por ejemplo</w:t>
      </w:r>
      <w:r w:rsidR="007F09BE">
        <w:rPr>
          <w:lang w:val="es-ES"/>
        </w:rPr>
        <w:t xml:space="preserve"> Facebook</w:t>
      </w:r>
      <w:r w:rsidR="00990411">
        <w:rPr>
          <w:lang w:val="es-ES"/>
        </w:rPr>
        <w:t>?</w:t>
      </w:r>
      <w:r w:rsidR="0020791B">
        <w:rPr>
          <w:lang w:val="es-ES"/>
        </w:rPr>
        <w:t xml:space="preserve"> </w:t>
      </w:r>
    </w:p>
    <w:p w14:paraId="199187B2" w14:textId="77777777" w:rsidR="00137910" w:rsidRDefault="00807999" w:rsidP="00125F69">
      <w:r>
        <w:rPr>
          <w:lang w:val="es-ES"/>
        </w:rPr>
        <w:t>D</w:t>
      </w:r>
      <w:r w:rsidR="0020791B">
        <w:rPr>
          <w:lang w:val="es-ES"/>
        </w:rPr>
        <w:t>e ser así</w:t>
      </w:r>
      <w:r w:rsidR="003E77C8">
        <w:rPr>
          <w:lang w:val="es-ES"/>
        </w:rPr>
        <w:t>,</w:t>
      </w:r>
      <w:r w:rsidR="0020791B">
        <w:rPr>
          <w:lang w:val="es-ES"/>
        </w:rPr>
        <w:t xml:space="preserve"> </w:t>
      </w:r>
      <w:r w:rsidR="00794DB4">
        <w:rPr>
          <w:lang w:val="es-ES"/>
        </w:rPr>
        <w:t>¿</w:t>
      </w:r>
      <w:r w:rsidR="0020791B">
        <w:rPr>
          <w:lang w:val="es-ES"/>
        </w:rPr>
        <w:t>qué ac</w:t>
      </w:r>
      <w:r w:rsidR="00094C5F">
        <w:rPr>
          <w:lang w:val="es-ES"/>
        </w:rPr>
        <w:t>titudes muestran los estudiantes al utilizarla?</w:t>
      </w:r>
      <w:r w:rsidR="004C030A">
        <w:t xml:space="preserve"> </w:t>
      </w:r>
      <w:r w:rsidR="00A34BDE">
        <w:t xml:space="preserve">La presente investigación </w:t>
      </w:r>
      <w:r w:rsidR="00CF24F2">
        <w:t>pretende responder a est</w:t>
      </w:r>
      <w:r w:rsidR="00D425B5">
        <w:t>as interrogantes</w:t>
      </w:r>
      <w:r w:rsidR="00987F82">
        <w:t>,</w:t>
      </w:r>
      <w:r w:rsidR="00D425B5">
        <w:t xml:space="preserve"> </w:t>
      </w:r>
      <w:r w:rsidR="00305027">
        <w:t>partiendo de la base que ya se tiene</w:t>
      </w:r>
      <w:r w:rsidR="00277B72">
        <w:t xml:space="preserve"> grupos de Facebook que están dirigidos por un docente, en los cuales se desarrollan actividades académicas</w:t>
      </w:r>
      <w:r w:rsidR="00A00394">
        <w:t xml:space="preserve"> de </w:t>
      </w:r>
      <w:r w:rsidR="00D94D2E">
        <w:t>una materia en concreto</w:t>
      </w:r>
      <w:r w:rsidR="00277B72">
        <w:t>.</w:t>
      </w:r>
      <w:r w:rsidR="00D94D2E">
        <w:t xml:space="preserve"> </w:t>
      </w:r>
      <w:r w:rsidR="00470D75">
        <w:t xml:space="preserve">Particularmente las actividades planteadas </w:t>
      </w:r>
      <w:r w:rsidR="00BF6B83">
        <w:t>por la docente son</w:t>
      </w:r>
      <w:r w:rsidR="00D934BB">
        <w:t>:</w:t>
      </w:r>
      <w:r w:rsidR="00BF6B83">
        <w:t xml:space="preserve"> chats de discusión de algún tema en específico y </w:t>
      </w:r>
      <w:r w:rsidR="00092606">
        <w:t xml:space="preserve">el </w:t>
      </w:r>
      <w:r w:rsidR="00BF6B83">
        <w:t>desarrollo colaborativo de tareas.</w:t>
      </w:r>
    </w:p>
    <w:p w14:paraId="3314A481" w14:textId="7496EC78" w:rsidR="00BD1A06" w:rsidRDefault="00271C2D" w:rsidP="001C1BF1">
      <w:r>
        <w:lastRenderedPageBreak/>
        <w:t xml:space="preserve">De esta manera, </w:t>
      </w:r>
      <w:r w:rsidR="000421C4">
        <w:t xml:space="preserve">la presente investigación está </w:t>
      </w:r>
      <w:r w:rsidR="00D64791">
        <w:t xml:space="preserve">orientada </w:t>
      </w:r>
      <w:r w:rsidR="00F405E8">
        <w:t xml:space="preserve">al análisis computacional de los datos generados en los grupos de estudio </w:t>
      </w:r>
      <w:r w:rsidR="00747491">
        <w:t xml:space="preserve">de Facebook </w:t>
      </w:r>
      <w:r w:rsidR="00F405E8">
        <w:t xml:space="preserve">con el fin de determinar si </w:t>
      </w:r>
      <w:r w:rsidR="00747491">
        <w:t xml:space="preserve">los estudiantes </w:t>
      </w:r>
      <w:r w:rsidR="00E4077F">
        <w:t xml:space="preserve">están </w:t>
      </w:r>
      <w:r w:rsidR="006E36B6">
        <w:t>conformes</w:t>
      </w:r>
      <w:r w:rsidR="00E4077F">
        <w:t xml:space="preserve"> a</w:t>
      </w:r>
      <w:r w:rsidR="006E36B6">
        <w:t>l</w:t>
      </w:r>
      <w:r w:rsidR="00E4077F">
        <w:t xml:space="preserve"> utilizar esta red social como herramienta </w:t>
      </w:r>
      <w:r w:rsidR="00A91152">
        <w:t xml:space="preserve">de apoyo </w:t>
      </w:r>
      <w:r w:rsidR="006E36B6">
        <w:t>en procesos de enseñanza – aprendizaje</w:t>
      </w:r>
      <w:r w:rsidR="009D0FA7">
        <w:t>.</w:t>
      </w:r>
    </w:p>
    <w:p w14:paraId="220A5C56" w14:textId="0AB3039C" w:rsidR="005647AB" w:rsidRDefault="005647AB" w:rsidP="00495D1B">
      <w:pPr>
        <w:pStyle w:val="Ttulo2"/>
        <w:numPr>
          <w:ilvl w:val="1"/>
          <w:numId w:val="5"/>
        </w:numPr>
        <w:rPr>
          <w:rFonts w:ascii="Arial" w:hAnsi="Arial" w:cs="Arial"/>
          <w:b/>
          <w:color w:val="auto"/>
          <w:sz w:val="22"/>
          <w:szCs w:val="22"/>
          <w:lang w:val="es-ES"/>
        </w:rPr>
      </w:pPr>
      <w:r w:rsidRPr="005647AB">
        <w:rPr>
          <w:rFonts w:ascii="Arial" w:hAnsi="Arial" w:cs="Arial"/>
          <w:b/>
          <w:color w:val="auto"/>
          <w:sz w:val="22"/>
          <w:szCs w:val="22"/>
          <w:lang w:val="es-ES"/>
        </w:rPr>
        <w:t>Alcance</w:t>
      </w:r>
    </w:p>
    <w:p w14:paraId="109E1B6A" w14:textId="1E36FDAE" w:rsidR="00342DCB" w:rsidRPr="00342DCB" w:rsidRDefault="00056164" w:rsidP="001C1BF1">
      <w:pPr>
        <w:rPr>
          <w:lang w:val="es-ES"/>
        </w:rPr>
      </w:pPr>
      <w:r>
        <w:rPr>
          <w:lang w:val="es-ES"/>
        </w:rPr>
        <w:t xml:space="preserve">La investigación </w:t>
      </w:r>
      <w:r w:rsidR="00B443FD">
        <w:rPr>
          <w:lang w:val="es-ES"/>
        </w:rPr>
        <w:t>se centra</w:t>
      </w:r>
      <w:r w:rsidR="00623EE6">
        <w:rPr>
          <w:lang w:val="es-ES"/>
        </w:rPr>
        <w:t xml:space="preserve"> en </w:t>
      </w:r>
      <w:r w:rsidR="00837A87">
        <w:rPr>
          <w:lang w:val="es-ES"/>
        </w:rPr>
        <w:t xml:space="preserve">el análisis de sentimientos </w:t>
      </w:r>
      <w:r w:rsidR="00422694">
        <w:rPr>
          <w:lang w:val="es-ES"/>
        </w:rPr>
        <w:t>de estudiantes</w:t>
      </w:r>
      <w:r w:rsidR="00E1347F">
        <w:rPr>
          <w:lang w:val="es-ES"/>
        </w:rPr>
        <w:t xml:space="preserve"> de la</w:t>
      </w:r>
      <w:r w:rsidR="00E03A52">
        <w:rPr>
          <w:lang w:val="es-ES"/>
        </w:rPr>
        <w:t xml:space="preserve"> carrera de Ingeniería Informática de la</w:t>
      </w:r>
      <w:r w:rsidR="00E1347F">
        <w:rPr>
          <w:lang w:val="es-ES"/>
        </w:rPr>
        <w:t xml:space="preserve"> Universidad Técnica Particular de Loja</w:t>
      </w:r>
      <w:r w:rsidR="00E03A52">
        <w:rPr>
          <w:lang w:val="es-ES"/>
        </w:rPr>
        <w:t xml:space="preserve">, específicamente de la modalidad </w:t>
      </w:r>
      <w:r w:rsidR="005C552B">
        <w:rPr>
          <w:lang w:val="es-ES"/>
        </w:rPr>
        <w:t>Abierta y a Distancia</w:t>
      </w:r>
      <w:r w:rsidR="006E398C">
        <w:rPr>
          <w:lang w:val="es-ES"/>
        </w:rPr>
        <w:t>,</w:t>
      </w:r>
      <w:r w:rsidR="00422694">
        <w:rPr>
          <w:lang w:val="es-ES"/>
        </w:rPr>
        <w:t xml:space="preserve"> que interactúan en grupos de estudio </w:t>
      </w:r>
      <w:r w:rsidR="005C552B">
        <w:rPr>
          <w:lang w:val="es-ES"/>
        </w:rPr>
        <w:t xml:space="preserve">de la materia de Inteligencia Artificial </w:t>
      </w:r>
      <w:r w:rsidR="00422694">
        <w:rPr>
          <w:lang w:val="es-ES"/>
        </w:rPr>
        <w:t>en la red social Facebook.</w:t>
      </w:r>
      <w:r w:rsidR="00550C5E">
        <w:rPr>
          <w:lang w:val="es-ES"/>
        </w:rPr>
        <w:t xml:space="preserve"> El </w:t>
      </w:r>
      <w:proofErr w:type="spellStart"/>
      <w:r w:rsidR="005F7024" w:rsidRPr="001D0756">
        <w:t>dataset</w:t>
      </w:r>
      <w:proofErr w:type="spellEnd"/>
      <w:r w:rsidR="006B322D">
        <w:rPr>
          <w:lang w:val="es-ES"/>
        </w:rPr>
        <w:t xml:space="preserve"> ser</w:t>
      </w:r>
      <w:r w:rsidR="00E74E33">
        <w:rPr>
          <w:lang w:val="es-ES"/>
        </w:rPr>
        <w:t xml:space="preserve">á generado </w:t>
      </w:r>
      <w:r w:rsidR="00E13397">
        <w:rPr>
          <w:lang w:val="es-ES"/>
        </w:rPr>
        <w:t>con textos de aproximadamente treinta grupos</w:t>
      </w:r>
      <w:r w:rsidR="0038786E">
        <w:rPr>
          <w:lang w:val="es-ES"/>
        </w:rPr>
        <w:t xml:space="preserve"> conformados por cinco estudiantes cada grupo</w:t>
      </w:r>
      <w:r w:rsidR="00C25391">
        <w:rPr>
          <w:lang w:val="es-ES"/>
        </w:rPr>
        <w:t>.</w:t>
      </w:r>
      <w:r w:rsidR="0038786E">
        <w:rPr>
          <w:lang w:val="es-ES"/>
        </w:rPr>
        <w:t xml:space="preserve"> El </w:t>
      </w:r>
      <w:r w:rsidR="00C25391">
        <w:rPr>
          <w:lang w:val="es-ES"/>
        </w:rPr>
        <w:t>texto será</w:t>
      </w:r>
      <w:r w:rsidR="008633DD">
        <w:rPr>
          <w:lang w:val="es-ES"/>
        </w:rPr>
        <w:t xml:space="preserve"> pre</w:t>
      </w:r>
      <w:r w:rsidR="004A709B">
        <w:rPr>
          <w:lang w:val="es-ES"/>
        </w:rPr>
        <w:t xml:space="preserve"> - </w:t>
      </w:r>
      <w:r w:rsidR="008633DD">
        <w:rPr>
          <w:lang w:val="es-ES"/>
        </w:rPr>
        <w:t>proc</w:t>
      </w:r>
      <w:r w:rsidR="00C25391">
        <w:rPr>
          <w:lang w:val="es-ES"/>
        </w:rPr>
        <w:t>esado</w:t>
      </w:r>
      <w:r w:rsidR="008633DD">
        <w:rPr>
          <w:lang w:val="es-ES"/>
        </w:rPr>
        <w:t xml:space="preserve"> con técnicas de</w:t>
      </w:r>
      <w:r w:rsidR="00256C80">
        <w:rPr>
          <w:lang w:val="es-ES"/>
        </w:rPr>
        <w:t xml:space="preserve"> </w:t>
      </w:r>
      <w:r w:rsidR="008C6493">
        <w:rPr>
          <w:lang w:val="es-ES"/>
        </w:rPr>
        <w:t>()</w:t>
      </w:r>
      <w:r w:rsidR="00F403F4">
        <w:rPr>
          <w:lang w:val="es-ES"/>
        </w:rPr>
        <w:t xml:space="preserve"> para posteriormente</w:t>
      </w:r>
      <w:r w:rsidR="008A06D9">
        <w:rPr>
          <w:lang w:val="es-ES"/>
        </w:rPr>
        <w:t xml:space="preserve"> aplicar técnicas de </w:t>
      </w:r>
      <w:r w:rsidR="00465FC5">
        <w:rPr>
          <w:lang w:val="es-ES"/>
        </w:rPr>
        <w:t>minería de textos y</w:t>
      </w:r>
      <w:r w:rsidR="00166A9D">
        <w:rPr>
          <w:lang w:val="es-ES"/>
        </w:rPr>
        <w:t xml:space="preserve"> machine </w:t>
      </w:r>
      <w:proofErr w:type="spellStart"/>
      <w:r w:rsidR="00166A9D" w:rsidRPr="001D0756">
        <w:t>learning</w:t>
      </w:r>
      <w:proofErr w:type="spellEnd"/>
      <w:r w:rsidR="000519DB">
        <w:rPr>
          <w:lang w:val="es-ES"/>
        </w:rPr>
        <w:t>.</w:t>
      </w:r>
      <w:r w:rsidR="00323C9B">
        <w:rPr>
          <w:lang w:val="es-ES"/>
        </w:rPr>
        <w:t xml:space="preserve"> </w:t>
      </w:r>
      <w:r w:rsidR="000519DB">
        <w:rPr>
          <w:lang w:val="es-ES"/>
        </w:rPr>
        <w:t>P</w:t>
      </w:r>
      <w:r w:rsidR="00323C9B">
        <w:rPr>
          <w:lang w:val="es-ES"/>
        </w:rPr>
        <w:t xml:space="preserve">ara </w:t>
      </w:r>
      <w:r w:rsidR="008C0ECB">
        <w:rPr>
          <w:lang w:val="es-ES"/>
        </w:rPr>
        <w:t xml:space="preserve">llevar a cabo la experimentación se va a trabajar con el lenguaje de programación </w:t>
      </w:r>
      <w:r w:rsidR="00410853">
        <w:rPr>
          <w:lang w:val="es-ES"/>
        </w:rPr>
        <w:t>Python</w:t>
      </w:r>
      <w:r w:rsidR="000519DB">
        <w:rPr>
          <w:lang w:val="es-ES"/>
        </w:rPr>
        <w:t>.</w:t>
      </w:r>
    </w:p>
    <w:p w14:paraId="5DBA9A75" w14:textId="77777777" w:rsidR="00D14434" w:rsidRDefault="003923D6" w:rsidP="00495D1B">
      <w:pPr>
        <w:pStyle w:val="Ttulo2"/>
        <w:numPr>
          <w:ilvl w:val="1"/>
          <w:numId w:val="5"/>
        </w:numPr>
        <w:rPr>
          <w:rFonts w:ascii="Arial" w:hAnsi="Arial" w:cs="Arial"/>
          <w:b/>
          <w:color w:val="auto"/>
          <w:sz w:val="22"/>
          <w:szCs w:val="22"/>
          <w:lang w:val="es-ES"/>
        </w:rPr>
      </w:pPr>
      <w:bookmarkStart w:id="25" w:name="Objetivos"/>
      <w:bookmarkEnd w:id="25"/>
      <w:r w:rsidRPr="003923D6">
        <w:rPr>
          <w:rFonts w:ascii="Arial" w:hAnsi="Arial" w:cs="Arial"/>
          <w:b/>
          <w:color w:val="auto"/>
          <w:sz w:val="22"/>
          <w:szCs w:val="22"/>
          <w:lang w:val="es-ES"/>
        </w:rPr>
        <w:t>Objetivos</w:t>
      </w:r>
    </w:p>
    <w:p w14:paraId="329EB7C9" w14:textId="0769D1F0" w:rsidR="0086033E" w:rsidRPr="0086033E" w:rsidRDefault="00AD30C4" w:rsidP="001C1BF1">
      <w:pPr>
        <w:ind w:firstLine="708"/>
        <w:rPr>
          <w:lang w:val="es-ES"/>
        </w:rPr>
      </w:pPr>
      <w:r w:rsidRPr="00D14434">
        <w:rPr>
          <w:lang w:val="es-ES"/>
        </w:rPr>
        <w:t>Para el presente trabajo de titulación se han definido los siguientes objetivos:</w:t>
      </w:r>
    </w:p>
    <w:p w14:paraId="6F366AF5" w14:textId="77777777" w:rsidR="00C73619" w:rsidRPr="006579CD" w:rsidRDefault="00372138" w:rsidP="00495D1B">
      <w:pPr>
        <w:pStyle w:val="Ttulo3"/>
        <w:numPr>
          <w:ilvl w:val="2"/>
          <w:numId w:val="5"/>
        </w:numPr>
        <w:rPr>
          <w:rFonts w:ascii="Arial" w:hAnsi="Arial" w:cs="Arial"/>
          <w:b/>
          <w:bCs/>
          <w:iCs/>
          <w:color w:val="auto"/>
          <w:sz w:val="22"/>
          <w:lang w:val="es-ES"/>
        </w:rPr>
      </w:pPr>
      <w:r w:rsidRPr="006579CD">
        <w:rPr>
          <w:rFonts w:ascii="Arial" w:hAnsi="Arial" w:cs="Arial"/>
          <w:b/>
          <w:bCs/>
          <w:iCs/>
          <w:color w:val="auto"/>
          <w:sz w:val="22"/>
          <w:lang w:val="es-ES"/>
        </w:rPr>
        <w:t>General</w:t>
      </w:r>
      <w:bookmarkEnd w:id="24"/>
    </w:p>
    <w:p w14:paraId="5FFCB3B8" w14:textId="5E5B4A18" w:rsidR="0023473A" w:rsidRPr="00C73619" w:rsidRDefault="00882D03" w:rsidP="001C1BF1">
      <w:pPr>
        <w:rPr>
          <w:b/>
          <w:bCs/>
          <w:i/>
          <w:lang w:val="es-ES"/>
        </w:rPr>
      </w:pPr>
      <w:r w:rsidRPr="00C73619">
        <w:t xml:space="preserve">Identificar las actitudes de los estudiantes cuando se utiliza la red social Facebook en procesos de enseñanza aprendizaje, para detectar </w:t>
      </w:r>
      <w:r w:rsidR="0023473A" w:rsidRPr="00C73619">
        <w:t>la pertinencia de uso en procesos formativos reglados.</w:t>
      </w:r>
    </w:p>
    <w:p w14:paraId="1059A6B6" w14:textId="2454B4DB" w:rsidR="00564838" w:rsidRPr="006579CD" w:rsidRDefault="00564838" w:rsidP="00495D1B">
      <w:pPr>
        <w:pStyle w:val="Ttulo3"/>
        <w:numPr>
          <w:ilvl w:val="2"/>
          <w:numId w:val="5"/>
        </w:numPr>
        <w:rPr>
          <w:rFonts w:ascii="Arial" w:hAnsi="Arial" w:cs="Arial"/>
          <w:b/>
          <w:bCs/>
          <w:iCs/>
          <w:color w:val="auto"/>
          <w:sz w:val="22"/>
          <w:lang w:val="es-ES"/>
        </w:rPr>
      </w:pPr>
      <w:bookmarkStart w:id="26" w:name="Especifico"/>
      <w:bookmarkEnd w:id="26"/>
      <w:r w:rsidRPr="006579CD">
        <w:rPr>
          <w:rFonts w:ascii="Arial" w:hAnsi="Arial" w:cs="Arial"/>
          <w:b/>
          <w:bCs/>
          <w:iCs/>
          <w:color w:val="auto"/>
          <w:sz w:val="22"/>
          <w:lang w:val="es-ES"/>
        </w:rPr>
        <w:t>Específicos</w:t>
      </w:r>
    </w:p>
    <w:p w14:paraId="558EEDBD" w14:textId="77777777" w:rsidR="00564838" w:rsidRPr="00105BD5" w:rsidRDefault="007664EC" w:rsidP="00495D1B">
      <w:pPr>
        <w:pStyle w:val="Prrafodelista"/>
        <w:numPr>
          <w:ilvl w:val="0"/>
          <w:numId w:val="7"/>
        </w:numPr>
        <w:rPr>
          <w:rFonts w:cs="Arial"/>
          <w:b/>
          <w:bCs/>
        </w:rPr>
      </w:pPr>
      <w:r w:rsidRPr="00105BD5">
        <w:rPr>
          <w:rFonts w:cs="Arial"/>
        </w:rPr>
        <w:t>Creación de un corpus</w:t>
      </w:r>
      <w:r w:rsidR="00135E98" w:rsidRPr="00105BD5">
        <w:rPr>
          <w:rFonts w:cs="Arial"/>
        </w:rPr>
        <w:t xml:space="preserve"> textual</w:t>
      </w:r>
      <w:r w:rsidRPr="00105BD5">
        <w:rPr>
          <w:rFonts w:cs="Arial"/>
        </w:rPr>
        <w:t xml:space="preserve"> con las intervenciones de cada uno de los grupos en la red social Facebook.</w:t>
      </w:r>
    </w:p>
    <w:p w14:paraId="2FBE1D3B" w14:textId="77777777" w:rsidR="00564838" w:rsidRPr="00105BD5" w:rsidRDefault="00796D05" w:rsidP="00495D1B">
      <w:pPr>
        <w:pStyle w:val="Prrafodelista"/>
        <w:numPr>
          <w:ilvl w:val="0"/>
          <w:numId w:val="7"/>
        </w:numPr>
        <w:rPr>
          <w:rFonts w:cs="Arial"/>
          <w:b/>
          <w:bCs/>
        </w:rPr>
      </w:pPr>
      <w:r w:rsidRPr="00105BD5">
        <w:rPr>
          <w:rFonts w:cs="Arial"/>
        </w:rPr>
        <w:t>Elegir la metodología más apropiada</w:t>
      </w:r>
      <w:r w:rsidR="00454BE0" w:rsidRPr="00105BD5">
        <w:rPr>
          <w:rFonts w:cs="Arial"/>
        </w:rPr>
        <w:t xml:space="preserve"> para la realización de </w:t>
      </w:r>
      <w:r w:rsidR="00135E98" w:rsidRPr="00105BD5">
        <w:rPr>
          <w:rFonts w:cs="Arial"/>
        </w:rPr>
        <w:t>este</w:t>
      </w:r>
      <w:r w:rsidR="00454BE0" w:rsidRPr="00105BD5">
        <w:rPr>
          <w:rFonts w:cs="Arial"/>
        </w:rPr>
        <w:t xml:space="preserve"> tipo de minería de texto.</w:t>
      </w:r>
    </w:p>
    <w:p w14:paraId="4E3A6763" w14:textId="77777777" w:rsidR="00564838" w:rsidRPr="00105BD5" w:rsidRDefault="006A54BF" w:rsidP="00495D1B">
      <w:pPr>
        <w:pStyle w:val="Prrafodelista"/>
        <w:numPr>
          <w:ilvl w:val="0"/>
          <w:numId w:val="7"/>
        </w:numPr>
        <w:rPr>
          <w:rFonts w:cs="Arial"/>
          <w:b/>
          <w:bCs/>
        </w:rPr>
      </w:pPr>
      <w:r w:rsidRPr="00105BD5">
        <w:rPr>
          <w:rFonts w:cs="Arial"/>
        </w:rPr>
        <w:t>Seleccionar el algoritmo de aprendizaje automático que mejor se ajuste a los datos recolectados a fin de obtener la mayor tasa de aciertos posibles.</w:t>
      </w:r>
    </w:p>
    <w:p w14:paraId="4ACA32AC" w14:textId="08EEDA53" w:rsidR="007360E4" w:rsidRPr="00105BD5" w:rsidRDefault="00135E98" w:rsidP="00495D1B">
      <w:pPr>
        <w:pStyle w:val="Prrafodelista"/>
        <w:numPr>
          <w:ilvl w:val="0"/>
          <w:numId w:val="7"/>
        </w:numPr>
        <w:rPr>
          <w:rFonts w:cs="Arial"/>
          <w:b/>
          <w:bCs/>
        </w:rPr>
      </w:pPr>
      <w:r w:rsidRPr="00105BD5">
        <w:rPr>
          <w:rFonts w:cs="Arial"/>
        </w:rPr>
        <w:t>Realizar la evaluación e interpretación de los resultados obtenidos.</w:t>
      </w:r>
    </w:p>
    <w:p w14:paraId="7FB8BB94" w14:textId="79E78A72" w:rsidR="001169D4" w:rsidRDefault="00407B71" w:rsidP="00495D1B">
      <w:pPr>
        <w:pStyle w:val="Ttulo2"/>
        <w:numPr>
          <w:ilvl w:val="1"/>
          <w:numId w:val="5"/>
        </w:numPr>
        <w:spacing w:before="0"/>
        <w:rPr>
          <w:rFonts w:ascii="Arial" w:hAnsi="Arial" w:cs="Arial"/>
          <w:b/>
          <w:color w:val="auto"/>
          <w:sz w:val="22"/>
          <w:szCs w:val="22"/>
          <w:lang w:val="es-ES"/>
        </w:rPr>
      </w:pPr>
      <w:bookmarkStart w:id="27" w:name="Estrategia_de_desarrollo"/>
      <w:bookmarkStart w:id="28" w:name="_Metodología_y_estrategia"/>
      <w:bookmarkEnd w:id="27"/>
      <w:bookmarkEnd w:id="28"/>
      <w:r>
        <w:rPr>
          <w:rFonts w:ascii="Arial" w:hAnsi="Arial" w:cs="Arial"/>
          <w:b/>
          <w:color w:val="auto"/>
          <w:sz w:val="22"/>
          <w:szCs w:val="22"/>
          <w:lang w:val="es-ES"/>
        </w:rPr>
        <w:lastRenderedPageBreak/>
        <w:t>Metodología y estrategia de desarrollo</w:t>
      </w:r>
    </w:p>
    <w:p w14:paraId="29C5732D" w14:textId="34AF8B87" w:rsidR="006E3CEE" w:rsidRPr="006800DC" w:rsidRDefault="00A27E7A" w:rsidP="00D5691F">
      <w:pPr>
        <w:rPr>
          <w:lang w:val="es-ES"/>
        </w:rPr>
      </w:pPr>
      <w:r>
        <w:rPr>
          <w:lang w:val="es-ES"/>
        </w:rPr>
        <w:t>El</w:t>
      </w:r>
      <w:r w:rsidR="00F80860">
        <w:rPr>
          <w:lang w:val="es-ES"/>
        </w:rPr>
        <w:t xml:space="preserve"> presente trabajo de titulación</w:t>
      </w:r>
      <w:r w:rsidR="00716DA1">
        <w:rPr>
          <w:lang w:val="es-ES"/>
        </w:rPr>
        <w:t xml:space="preserve"> costa de tres</w:t>
      </w:r>
      <w:r w:rsidR="00EF168E">
        <w:rPr>
          <w:lang w:val="es-ES"/>
        </w:rPr>
        <w:t xml:space="preserve"> </w:t>
      </w:r>
      <w:r w:rsidR="001514D2">
        <w:rPr>
          <w:lang w:val="es-ES"/>
        </w:rPr>
        <w:t xml:space="preserve">etapas principales; la primera etapa corresponde </w:t>
      </w:r>
      <w:r w:rsidR="00623FF0">
        <w:rPr>
          <w:lang w:val="es-ES"/>
        </w:rPr>
        <w:t xml:space="preserve">a la elaboración del marco teórico </w:t>
      </w:r>
      <w:r w:rsidR="00C25721">
        <w:rPr>
          <w:lang w:val="es-ES"/>
        </w:rPr>
        <w:t>acerca de la</w:t>
      </w:r>
      <w:r w:rsidR="00623FF0">
        <w:rPr>
          <w:lang w:val="es-ES"/>
        </w:rPr>
        <w:t xml:space="preserve"> minería de texto. </w:t>
      </w:r>
      <w:r w:rsidR="00583B7D">
        <w:rPr>
          <w:lang w:val="es-ES"/>
        </w:rPr>
        <w:t>Así como, de las diferentes técnicas usadas en problemas de minería de texto</w:t>
      </w:r>
      <w:r w:rsidR="004F38A1">
        <w:rPr>
          <w:lang w:val="es-ES"/>
        </w:rPr>
        <w:t>,</w:t>
      </w:r>
      <w:r w:rsidR="003F7678">
        <w:rPr>
          <w:lang w:val="es-ES"/>
        </w:rPr>
        <w:t xml:space="preserve"> poniendo especial énfasis en el análisis de sentimientos</w:t>
      </w:r>
      <w:r w:rsidR="00290D19">
        <w:rPr>
          <w:lang w:val="es-ES"/>
        </w:rPr>
        <w:t xml:space="preserve">. La segunda etapa </w:t>
      </w:r>
      <w:r w:rsidR="00E90ABF">
        <w:rPr>
          <w:lang w:val="es-ES"/>
        </w:rPr>
        <w:t>corresponde a</w:t>
      </w:r>
      <w:r w:rsidR="00D83282">
        <w:rPr>
          <w:lang w:val="es-ES"/>
        </w:rPr>
        <w:t xml:space="preserve">l proceso de </w:t>
      </w:r>
      <w:r w:rsidR="00D84321">
        <w:rPr>
          <w:lang w:val="es-ES"/>
        </w:rPr>
        <w:t>extracción</w:t>
      </w:r>
      <w:r w:rsidR="00C96412">
        <w:rPr>
          <w:lang w:val="es-ES"/>
        </w:rPr>
        <w:t xml:space="preserve"> de los datos</w:t>
      </w:r>
      <w:r w:rsidR="00D84321">
        <w:rPr>
          <w:lang w:val="es-ES"/>
        </w:rPr>
        <w:t>, pr</w:t>
      </w:r>
      <w:r w:rsidR="00EB12C1">
        <w:rPr>
          <w:lang w:val="es-ES"/>
        </w:rPr>
        <w:t>ocesamiento</w:t>
      </w:r>
      <w:r w:rsidR="00207DE7">
        <w:rPr>
          <w:lang w:val="es-ES"/>
        </w:rPr>
        <w:t xml:space="preserve"> y aplicación de los algoritmos de minería </w:t>
      </w:r>
      <w:r w:rsidR="00024ED4">
        <w:rPr>
          <w:lang w:val="es-ES"/>
        </w:rPr>
        <w:t>de texto. Finalmente</w:t>
      </w:r>
      <w:r w:rsidR="00E7070A">
        <w:rPr>
          <w:lang w:val="es-ES"/>
        </w:rPr>
        <w:t>,</w:t>
      </w:r>
      <w:r w:rsidR="00024ED4">
        <w:rPr>
          <w:lang w:val="es-ES"/>
        </w:rPr>
        <w:t xml:space="preserve"> en la </w:t>
      </w:r>
      <w:r w:rsidR="002422B9">
        <w:rPr>
          <w:lang w:val="es-ES"/>
        </w:rPr>
        <w:t>última etapa</w:t>
      </w:r>
      <w:r w:rsidR="00024ED4">
        <w:rPr>
          <w:lang w:val="es-ES"/>
        </w:rPr>
        <w:t xml:space="preserve"> se </w:t>
      </w:r>
      <w:r w:rsidR="00110FE0">
        <w:rPr>
          <w:lang w:val="es-ES"/>
        </w:rPr>
        <w:t>llevará a cabo el análisis de los resultados obtenidos.</w:t>
      </w:r>
    </w:p>
    <w:p w14:paraId="27A557C3" w14:textId="2B631A8A" w:rsidR="009C5BF0" w:rsidRDefault="001169D4" w:rsidP="00495D1B">
      <w:pPr>
        <w:pStyle w:val="Ttulo2"/>
        <w:numPr>
          <w:ilvl w:val="1"/>
          <w:numId w:val="5"/>
        </w:numPr>
        <w:rPr>
          <w:rFonts w:ascii="Arial" w:hAnsi="Arial" w:cs="Arial"/>
          <w:b/>
          <w:color w:val="auto"/>
          <w:sz w:val="22"/>
          <w:szCs w:val="22"/>
          <w:lang w:val="es-ES"/>
        </w:rPr>
      </w:pPr>
      <w:bookmarkStart w:id="29" w:name="Estructura_del_documento"/>
      <w:bookmarkEnd w:id="29"/>
      <w:r w:rsidRPr="001169D4">
        <w:rPr>
          <w:rFonts w:ascii="Arial" w:hAnsi="Arial" w:cs="Arial"/>
          <w:b/>
          <w:color w:val="auto"/>
          <w:sz w:val="22"/>
          <w:szCs w:val="22"/>
          <w:lang w:val="es-ES"/>
        </w:rPr>
        <w:t>Estructura del documento</w:t>
      </w:r>
    </w:p>
    <w:p w14:paraId="13FDE525" w14:textId="6819A326" w:rsidR="003F79D0" w:rsidRDefault="003F79D0" w:rsidP="006E3CEE">
      <w:pPr>
        <w:rPr>
          <w:lang w:val="es-ES"/>
        </w:rPr>
      </w:pPr>
      <w:r>
        <w:rPr>
          <w:lang w:val="es-ES"/>
        </w:rPr>
        <w:t>El presente trabajo de titulación está estructurado en cuatro capítulos</w:t>
      </w:r>
      <w:r w:rsidR="00D05907">
        <w:rPr>
          <w:lang w:val="es-ES"/>
        </w:rPr>
        <w:t xml:space="preserve">, se plantean de tal manera </w:t>
      </w:r>
      <w:r w:rsidR="008E060E">
        <w:rPr>
          <w:lang w:val="es-ES"/>
        </w:rPr>
        <w:t>que están ordena</w:t>
      </w:r>
      <w:r w:rsidR="00E7070A">
        <w:rPr>
          <w:lang w:val="es-ES"/>
        </w:rPr>
        <w:t>d</w:t>
      </w:r>
      <w:r w:rsidR="008E060E">
        <w:rPr>
          <w:lang w:val="es-ES"/>
        </w:rPr>
        <w:t xml:space="preserve">os lógicamente </w:t>
      </w:r>
      <w:r w:rsidR="00197C0E">
        <w:rPr>
          <w:lang w:val="es-ES"/>
        </w:rPr>
        <w:t xml:space="preserve">con la finalidad de </w:t>
      </w:r>
      <w:r w:rsidR="00CC6DF1">
        <w:rPr>
          <w:lang w:val="es-ES"/>
        </w:rPr>
        <w:t>responder adecuadamente a los objetivos de la investigación.</w:t>
      </w:r>
    </w:p>
    <w:p w14:paraId="79795FB2" w14:textId="2280EEE4" w:rsidR="00CC6DF1" w:rsidRDefault="00CF4058" w:rsidP="006E3CEE">
      <w:pPr>
        <w:rPr>
          <w:lang w:val="es-ES"/>
        </w:rPr>
      </w:pPr>
      <w:r>
        <w:rPr>
          <w:lang w:val="es-ES"/>
        </w:rPr>
        <w:t>E</w:t>
      </w:r>
      <w:r w:rsidR="00DD2CB5">
        <w:rPr>
          <w:lang w:val="es-ES"/>
        </w:rPr>
        <w:t>n el</w:t>
      </w:r>
      <w:r>
        <w:rPr>
          <w:lang w:val="es-ES"/>
        </w:rPr>
        <w:t xml:space="preserve"> </w:t>
      </w:r>
      <w:r w:rsidRPr="00CF4058">
        <w:rPr>
          <w:b/>
          <w:bCs/>
          <w:lang w:val="es-ES"/>
        </w:rPr>
        <w:t>capítulo uno</w:t>
      </w:r>
      <w:r>
        <w:rPr>
          <w:lang w:val="es-ES"/>
        </w:rPr>
        <w:t xml:space="preserve"> </w:t>
      </w:r>
      <w:r w:rsidR="00DD2CB5">
        <w:rPr>
          <w:lang w:val="es-ES"/>
        </w:rPr>
        <w:t>se presenta el contexto de la investigación</w:t>
      </w:r>
      <w:r w:rsidR="00F23D27">
        <w:rPr>
          <w:lang w:val="es-ES"/>
        </w:rPr>
        <w:t>, en el cual se inc</w:t>
      </w:r>
      <w:r w:rsidR="002F4E98">
        <w:rPr>
          <w:lang w:val="es-ES"/>
        </w:rPr>
        <w:t>luy</w:t>
      </w:r>
      <w:r w:rsidR="00913C65">
        <w:rPr>
          <w:lang w:val="es-ES"/>
        </w:rPr>
        <w:t xml:space="preserve">e; el tema, planteamiento del problema, alcance, </w:t>
      </w:r>
      <w:r w:rsidR="00721C82">
        <w:rPr>
          <w:lang w:val="es-ES"/>
        </w:rPr>
        <w:t>objetivos, metodología y estrategia de desarrollo y estructura del documento.</w:t>
      </w:r>
    </w:p>
    <w:p w14:paraId="475952A8" w14:textId="27575C9B" w:rsidR="00721C82" w:rsidRDefault="00530E7F" w:rsidP="006E3CEE">
      <w:r>
        <w:rPr>
          <w:lang w:val="es-ES"/>
        </w:rPr>
        <w:t xml:space="preserve">El </w:t>
      </w:r>
      <w:r>
        <w:rPr>
          <w:b/>
          <w:bCs/>
        </w:rPr>
        <w:t xml:space="preserve">capítulo dos </w:t>
      </w:r>
      <w:r>
        <w:t xml:space="preserve">constituye el marco teórico </w:t>
      </w:r>
      <w:r w:rsidR="00FA4AD8">
        <w:t xml:space="preserve">de la investigación en cuestión. </w:t>
      </w:r>
      <w:r w:rsidR="00972149">
        <w:t>Por un lado</w:t>
      </w:r>
      <w:r w:rsidR="00AC2D20">
        <w:t>,</w:t>
      </w:r>
      <w:r w:rsidR="009F434F">
        <w:t xml:space="preserve"> a manera de introducción</w:t>
      </w:r>
      <w:r w:rsidR="00972149">
        <w:t xml:space="preserve"> se </w:t>
      </w:r>
      <w:r w:rsidR="005C2E64">
        <w:t>empieza explicando lo que es la minería de datos en general</w:t>
      </w:r>
      <w:r w:rsidR="00795812">
        <w:t xml:space="preserve">. Seguido de esto se aborda a profundidad </w:t>
      </w:r>
      <w:r w:rsidR="001F1AC3">
        <w:t>la minería de texto</w:t>
      </w:r>
      <w:r w:rsidR="009D1697">
        <w:t xml:space="preserve"> y sus di</w:t>
      </w:r>
      <w:r w:rsidR="00484893">
        <w:t>ferentes etapas, así como también las</w:t>
      </w:r>
      <w:r w:rsidR="00D41BDD">
        <w:t xml:space="preserve"> principales técnicas </w:t>
      </w:r>
      <w:r w:rsidR="008922E7">
        <w:t xml:space="preserve">utilizadas en procesos de clasificación. </w:t>
      </w:r>
      <w:r w:rsidR="007E46BA">
        <w:t xml:space="preserve">También se hace alusión </w:t>
      </w:r>
      <w:r w:rsidR="00281F9C">
        <w:t xml:space="preserve">a </w:t>
      </w:r>
      <w:r w:rsidR="001E0938">
        <w:t xml:space="preserve">los distintos usos que </w:t>
      </w:r>
      <w:r w:rsidR="00812C45">
        <w:t>tiene</w:t>
      </w:r>
      <w:r w:rsidR="001E0938">
        <w:t xml:space="preserve"> a la minería de textos</w:t>
      </w:r>
      <w:r w:rsidR="00812C45">
        <w:t>, profundizando especialmente en el análisis de sentimientos</w:t>
      </w:r>
      <w:r w:rsidR="00453DEF">
        <w:t xml:space="preserve">. Luego de esto se analizan </w:t>
      </w:r>
      <w:r w:rsidR="001C1B09">
        <w:t>las principales herramientas existentes en el mercado</w:t>
      </w:r>
      <w:r w:rsidR="00005FC0">
        <w:t>. Para finalizar esta sección se presenta</w:t>
      </w:r>
      <w:r w:rsidR="0013686E">
        <w:t xml:space="preserve"> un apartado con cuatro trabajo</w:t>
      </w:r>
      <w:r w:rsidR="001B63FD">
        <w:t>s</w:t>
      </w:r>
      <w:r w:rsidR="0013686E">
        <w:t xml:space="preserve"> relacionados y un estudio comparativo de estos.</w:t>
      </w:r>
    </w:p>
    <w:p w14:paraId="5D885BE1" w14:textId="305DC8B9" w:rsidR="001B63FD" w:rsidRDefault="001B63FD" w:rsidP="006E3CEE">
      <w:r>
        <w:t xml:space="preserve">El </w:t>
      </w:r>
      <w:r>
        <w:rPr>
          <w:b/>
          <w:bCs/>
        </w:rPr>
        <w:t xml:space="preserve">capítulo tres </w:t>
      </w:r>
      <w:r>
        <w:t>....</w:t>
      </w:r>
    </w:p>
    <w:p w14:paraId="18EA3BCC" w14:textId="07B34E9D" w:rsidR="001B63FD" w:rsidRPr="001B63FD" w:rsidRDefault="001B63FD" w:rsidP="006E3CEE">
      <w:r>
        <w:t xml:space="preserve">El </w:t>
      </w:r>
      <w:r>
        <w:rPr>
          <w:b/>
          <w:bCs/>
        </w:rPr>
        <w:t xml:space="preserve">capítulo cuatro </w:t>
      </w:r>
      <w:r>
        <w:t>.....</w:t>
      </w:r>
    </w:p>
    <w:p w14:paraId="1987793E" w14:textId="4E1BD0E6" w:rsidR="00106E1D" w:rsidRPr="001169D4" w:rsidRDefault="00106E1D" w:rsidP="003F79D0">
      <w:pPr>
        <w:rPr>
          <w:lang w:val="es-ES"/>
        </w:rPr>
      </w:pPr>
      <w:r w:rsidRPr="001169D4">
        <w:br w:type="page"/>
      </w:r>
    </w:p>
    <w:p w14:paraId="32131638" w14:textId="77777777" w:rsidR="003A3680" w:rsidRDefault="003B7BCC" w:rsidP="00B8182E">
      <w:pPr>
        <w:keepNext/>
        <w:keepLines/>
        <w:ind w:firstLine="0"/>
        <w:jc w:val="center"/>
        <w:outlineLvl w:val="0"/>
        <w:rPr>
          <w:rFonts w:eastAsia="Times New Roman" w:cs="Arial"/>
          <w:b/>
          <w:bCs/>
          <w:lang w:val="es-ES"/>
        </w:rPr>
      </w:pPr>
      <w:bookmarkStart w:id="30" w:name="_Toc45623439"/>
      <w:r w:rsidRPr="003B7BCC">
        <w:rPr>
          <w:rFonts w:eastAsia="Times New Roman" w:cs="Arial"/>
          <w:b/>
          <w:bCs/>
          <w:lang w:val="es-ES"/>
        </w:rPr>
        <w:lastRenderedPageBreak/>
        <w:t>Capítulo dos</w:t>
      </w:r>
      <w:bookmarkStart w:id="31" w:name="_Toc45623440"/>
      <w:bookmarkStart w:id="32" w:name="_Hlk54647550"/>
      <w:bookmarkEnd w:id="30"/>
    </w:p>
    <w:bookmarkEnd w:id="31"/>
    <w:p w14:paraId="18083194" w14:textId="51E81148" w:rsidR="002A35CA" w:rsidRDefault="00616C72" w:rsidP="00B8182E">
      <w:pPr>
        <w:keepNext/>
        <w:keepLines/>
        <w:ind w:firstLine="0"/>
        <w:jc w:val="center"/>
        <w:outlineLvl w:val="0"/>
        <w:rPr>
          <w:rFonts w:cs="Arial"/>
          <w:b/>
          <w:bCs/>
          <w:lang w:val="es-ES"/>
        </w:rPr>
      </w:pPr>
      <w:r>
        <w:rPr>
          <w:rFonts w:cs="Arial"/>
          <w:b/>
          <w:bCs/>
          <w:lang w:val="es-ES"/>
        </w:rPr>
        <w:t>Marco teórico</w:t>
      </w:r>
    </w:p>
    <w:p w14:paraId="1BF6BE3C" w14:textId="5D6A82B1" w:rsidR="006E50C8" w:rsidRPr="00552468" w:rsidRDefault="00552468" w:rsidP="00E954F9">
      <w:pPr>
        <w:rPr>
          <w:lang w:val="es-ES"/>
        </w:rPr>
      </w:pPr>
      <w:r>
        <w:rPr>
          <w:lang w:val="es-ES"/>
        </w:rPr>
        <w:t xml:space="preserve">En el presente capítulo </w:t>
      </w:r>
      <w:r w:rsidR="00CC5CE3">
        <w:rPr>
          <w:lang w:val="es-ES"/>
        </w:rPr>
        <w:t xml:space="preserve">se </w:t>
      </w:r>
      <w:r w:rsidR="00416FED">
        <w:rPr>
          <w:lang w:val="es-ES"/>
        </w:rPr>
        <w:t>define</w:t>
      </w:r>
      <w:r w:rsidR="00CC5CE3">
        <w:rPr>
          <w:lang w:val="es-ES"/>
        </w:rPr>
        <w:t xml:space="preserve"> el marco teórico de la investigación. Se </w:t>
      </w:r>
      <w:r w:rsidR="006862D3">
        <w:rPr>
          <w:lang w:val="es-ES"/>
        </w:rPr>
        <w:t xml:space="preserve">inicia </w:t>
      </w:r>
      <w:r w:rsidR="00242082">
        <w:rPr>
          <w:lang w:val="es-ES"/>
        </w:rPr>
        <w:t>con el estudio de la minería de datos en la sección 2.1</w:t>
      </w:r>
      <w:r w:rsidR="00060A98">
        <w:rPr>
          <w:lang w:val="es-ES"/>
        </w:rPr>
        <w:t>.</w:t>
      </w:r>
      <w:r w:rsidR="00242082">
        <w:rPr>
          <w:lang w:val="es-ES"/>
        </w:rPr>
        <w:t xml:space="preserve"> </w:t>
      </w:r>
      <w:r w:rsidR="00F6390B">
        <w:rPr>
          <w:lang w:val="es-ES"/>
        </w:rPr>
        <w:t xml:space="preserve">En la sección 2.2 se analiza </w:t>
      </w:r>
      <w:r w:rsidR="00893248">
        <w:rPr>
          <w:lang w:val="es-ES"/>
        </w:rPr>
        <w:t>el descubrimiento de conocimiento. En la sección 2.</w:t>
      </w:r>
      <w:r w:rsidR="008259BB">
        <w:rPr>
          <w:lang w:val="es-ES"/>
        </w:rPr>
        <w:t>3</w:t>
      </w:r>
      <w:r w:rsidR="00893248">
        <w:rPr>
          <w:lang w:val="es-ES"/>
        </w:rPr>
        <w:t xml:space="preserve"> se estudia los datos estructurados y </w:t>
      </w:r>
      <w:r w:rsidR="008259BB">
        <w:rPr>
          <w:lang w:val="es-ES"/>
        </w:rPr>
        <w:t xml:space="preserve">los datos </w:t>
      </w:r>
      <w:r w:rsidR="006E50C8">
        <w:rPr>
          <w:lang w:val="es-ES"/>
        </w:rPr>
        <w:t xml:space="preserve">no estructurados. Seguido de esto, en la sección 2.4 </w:t>
      </w:r>
      <w:r w:rsidR="005559D0">
        <w:rPr>
          <w:lang w:val="es-ES"/>
        </w:rPr>
        <w:t>s</w:t>
      </w:r>
      <w:r w:rsidR="006E50C8">
        <w:rPr>
          <w:lang w:val="es-ES"/>
        </w:rPr>
        <w:t>e aborda la minería de texto.</w:t>
      </w:r>
      <w:r w:rsidR="005559D0">
        <w:rPr>
          <w:lang w:val="es-ES"/>
        </w:rPr>
        <w:t xml:space="preserve"> En la sección 2.5 se revisan las principales técnicas de la minería de texto usadas en problemas de clasificación. En la sección 2.</w:t>
      </w:r>
      <w:r w:rsidR="00715CDC">
        <w:rPr>
          <w:lang w:val="es-ES"/>
        </w:rPr>
        <w:t xml:space="preserve">6 se presentan </w:t>
      </w:r>
      <w:r w:rsidR="009440E2">
        <w:rPr>
          <w:lang w:val="es-ES"/>
        </w:rPr>
        <w:t xml:space="preserve">distintas aplicaciones que tiene la minería de textos. En la sección 2.7 </w:t>
      </w:r>
      <w:r w:rsidR="00E7070A">
        <w:rPr>
          <w:lang w:val="es-ES"/>
        </w:rPr>
        <w:t>s</w:t>
      </w:r>
      <w:r w:rsidR="002D0964">
        <w:rPr>
          <w:lang w:val="es-ES"/>
        </w:rPr>
        <w:t>e comparan las principales herramientas existentes en el mercado</w:t>
      </w:r>
      <w:r w:rsidR="00A047B0">
        <w:rPr>
          <w:lang w:val="es-ES"/>
        </w:rPr>
        <w:t xml:space="preserve"> para resolver problemas de minería de textos</w:t>
      </w:r>
      <w:r w:rsidR="002D0964">
        <w:rPr>
          <w:lang w:val="es-ES"/>
        </w:rPr>
        <w:t xml:space="preserve">. </w:t>
      </w:r>
      <w:r w:rsidR="00EF02D0">
        <w:rPr>
          <w:lang w:val="es-ES"/>
        </w:rPr>
        <w:t>En la sección 2.8 se estudian cuatro trabajos relacionados</w:t>
      </w:r>
      <w:r w:rsidR="005C10C4">
        <w:rPr>
          <w:lang w:val="es-ES"/>
        </w:rPr>
        <w:t>. F</w:t>
      </w:r>
      <w:r w:rsidR="00EF02D0">
        <w:rPr>
          <w:lang w:val="es-ES"/>
        </w:rPr>
        <w:t>inalmente</w:t>
      </w:r>
      <w:r w:rsidR="00E7070A">
        <w:rPr>
          <w:lang w:val="es-ES"/>
        </w:rPr>
        <w:t>,</w:t>
      </w:r>
      <w:r w:rsidR="00EF02D0">
        <w:rPr>
          <w:lang w:val="es-ES"/>
        </w:rPr>
        <w:t xml:space="preserve"> en la sección </w:t>
      </w:r>
      <w:r w:rsidR="00CE7DD1">
        <w:rPr>
          <w:lang w:val="es-ES"/>
        </w:rPr>
        <w:t>2.9</w:t>
      </w:r>
      <w:r w:rsidR="005C10C4">
        <w:rPr>
          <w:lang w:val="es-ES"/>
        </w:rPr>
        <w:t xml:space="preserve"> se realiza un estudio comparativo de estos trabajos</w:t>
      </w:r>
      <w:r w:rsidR="00E954F9">
        <w:rPr>
          <w:lang w:val="es-ES"/>
        </w:rPr>
        <w:t>.</w:t>
      </w:r>
    </w:p>
    <w:p w14:paraId="39A32107" w14:textId="77777777" w:rsidR="0041669A" w:rsidRPr="0041669A" w:rsidRDefault="0041669A" w:rsidP="00F217AC">
      <w:pPr>
        <w:pStyle w:val="Prrafodelista"/>
        <w:keepNext/>
        <w:keepLines/>
        <w:numPr>
          <w:ilvl w:val="0"/>
          <w:numId w:val="1"/>
        </w:numPr>
        <w:spacing w:before="40"/>
        <w:contextualSpacing w:val="0"/>
        <w:outlineLvl w:val="1"/>
        <w:rPr>
          <w:rFonts w:asciiTheme="majorHAnsi" w:eastAsiaTheme="majorEastAsia" w:hAnsiTheme="majorHAnsi" w:cs="Arial"/>
          <w:b/>
          <w:vanish/>
          <w:color w:val="2F5496" w:themeColor="accent1" w:themeShade="BF"/>
          <w:lang w:val="es-ES"/>
        </w:rPr>
      </w:pPr>
      <w:bookmarkStart w:id="33" w:name="_Toc45623442"/>
      <w:bookmarkEnd w:id="32"/>
    </w:p>
    <w:p w14:paraId="4E6D7BE5" w14:textId="77777777" w:rsidR="0041669A" w:rsidRPr="0041669A" w:rsidRDefault="0041669A" w:rsidP="00F217AC">
      <w:pPr>
        <w:pStyle w:val="Prrafodelista"/>
        <w:keepNext/>
        <w:keepLines/>
        <w:numPr>
          <w:ilvl w:val="0"/>
          <w:numId w:val="1"/>
        </w:numPr>
        <w:spacing w:before="40"/>
        <w:contextualSpacing w:val="0"/>
        <w:outlineLvl w:val="1"/>
        <w:rPr>
          <w:rFonts w:asciiTheme="majorHAnsi" w:eastAsiaTheme="majorEastAsia" w:hAnsiTheme="majorHAnsi" w:cs="Arial"/>
          <w:b/>
          <w:vanish/>
          <w:color w:val="2F5496" w:themeColor="accent1" w:themeShade="BF"/>
          <w:lang w:val="es-ES"/>
        </w:rPr>
      </w:pPr>
    </w:p>
    <w:bookmarkEnd w:id="33"/>
    <w:p w14:paraId="104D594E" w14:textId="7AEA9400" w:rsidR="0093735A" w:rsidRPr="00436B0E" w:rsidRDefault="00436B0E" w:rsidP="00E954F9">
      <w:pPr>
        <w:pStyle w:val="Ttulo2"/>
        <w:numPr>
          <w:ilvl w:val="1"/>
          <w:numId w:val="1"/>
        </w:numPr>
        <w:rPr>
          <w:rFonts w:ascii="Arial" w:hAnsi="Arial" w:cs="Arial"/>
          <w:b/>
          <w:color w:val="auto"/>
          <w:sz w:val="22"/>
          <w:szCs w:val="22"/>
          <w:lang w:val="es-ES"/>
        </w:rPr>
      </w:pPr>
      <w:r>
        <w:rPr>
          <w:rFonts w:ascii="Arial" w:hAnsi="Arial" w:cs="Arial"/>
          <w:b/>
          <w:color w:val="auto"/>
          <w:sz w:val="22"/>
          <w:szCs w:val="22"/>
          <w:lang w:val="es-ES"/>
        </w:rPr>
        <w:t>Minería de datos</w:t>
      </w:r>
    </w:p>
    <w:p w14:paraId="3EE1912A" w14:textId="272283B3" w:rsidR="00AE2B7F" w:rsidRDefault="004C0C56" w:rsidP="00DB1862">
      <w:pPr>
        <w:rPr>
          <w:rFonts w:cs="Arial"/>
        </w:rPr>
      </w:pPr>
      <w:r>
        <w:rPr>
          <w:rFonts w:cs="Arial"/>
        </w:rPr>
        <w:t>En</w:t>
      </w:r>
      <w:r w:rsidR="00382355">
        <w:rPr>
          <w:rFonts w:cs="Arial"/>
        </w:rPr>
        <w:t xml:space="preserve"> la actualidad</w:t>
      </w:r>
      <w:r w:rsidR="00722339">
        <w:rPr>
          <w:rFonts w:cs="Arial"/>
        </w:rPr>
        <w:t xml:space="preserve"> </w:t>
      </w:r>
      <w:r w:rsidR="00040B1D">
        <w:rPr>
          <w:rFonts w:cs="Arial"/>
        </w:rPr>
        <w:t xml:space="preserve">la cantidad de </w:t>
      </w:r>
      <w:r w:rsidR="00662FDD">
        <w:rPr>
          <w:rFonts w:cs="Arial"/>
        </w:rPr>
        <w:t>datos</w:t>
      </w:r>
      <w:r w:rsidR="00040B1D">
        <w:rPr>
          <w:rFonts w:cs="Arial"/>
        </w:rPr>
        <w:t xml:space="preserve"> que generan las aplicaciones </w:t>
      </w:r>
      <w:r w:rsidR="001B6C5C">
        <w:rPr>
          <w:rFonts w:cs="Arial"/>
        </w:rPr>
        <w:t>y sistemas inform</w:t>
      </w:r>
      <w:r w:rsidR="00675675">
        <w:rPr>
          <w:rFonts w:cs="Arial"/>
        </w:rPr>
        <w:t xml:space="preserve">áticos es abrumadora. </w:t>
      </w:r>
      <w:r w:rsidR="00AD296A">
        <w:rPr>
          <w:rFonts w:cs="Arial"/>
        </w:rPr>
        <w:t>Desde u</w:t>
      </w:r>
      <w:r w:rsidR="00034AA0">
        <w:rPr>
          <w:rFonts w:cs="Arial"/>
        </w:rPr>
        <w:t xml:space="preserve">na pequeña tienda de zapatos </w:t>
      </w:r>
      <w:r w:rsidR="004371B6">
        <w:rPr>
          <w:rFonts w:cs="Arial"/>
        </w:rPr>
        <w:t>hasta l</w:t>
      </w:r>
      <w:r w:rsidR="00B01722">
        <w:rPr>
          <w:rFonts w:cs="Arial"/>
        </w:rPr>
        <w:t>a</w:t>
      </w:r>
      <w:r w:rsidR="00B411D3">
        <w:rPr>
          <w:rFonts w:cs="Arial"/>
        </w:rPr>
        <w:t>s grande</w:t>
      </w:r>
      <w:r w:rsidR="00203AFB">
        <w:rPr>
          <w:rFonts w:cs="Arial"/>
        </w:rPr>
        <w:t>s</w:t>
      </w:r>
      <w:r w:rsidR="00B411D3">
        <w:rPr>
          <w:rFonts w:cs="Arial"/>
        </w:rPr>
        <w:t xml:space="preserve"> </w:t>
      </w:r>
      <w:r w:rsidR="006D7FD7">
        <w:rPr>
          <w:rFonts w:cs="Arial"/>
        </w:rPr>
        <w:t>empresas</w:t>
      </w:r>
      <w:r w:rsidR="00C063AD">
        <w:rPr>
          <w:rFonts w:cs="Arial"/>
        </w:rPr>
        <w:t xml:space="preserve"> y organizaciones</w:t>
      </w:r>
      <w:r w:rsidR="005C4309">
        <w:rPr>
          <w:rFonts w:cs="Arial"/>
        </w:rPr>
        <w:t xml:space="preserve"> almacenan </w:t>
      </w:r>
      <w:r w:rsidR="00810798">
        <w:rPr>
          <w:rFonts w:cs="Arial"/>
        </w:rPr>
        <w:t>todo tipo</w:t>
      </w:r>
      <w:r w:rsidR="005C4309">
        <w:rPr>
          <w:rFonts w:cs="Arial"/>
        </w:rPr>
        <w:t xml:space="preserve"> de </w:t>
      </w:r>
      <w:r w:rsidR="00F567BC">
        <w:rPr>
          <w:rFonts w:cs="Arial"/>
        </w:rPr>
        <w:t>información</w:t>
      </w:r>
      <w:r w:rsidR="00EB6B80">
        <w:rPr>
          <w:rFonts w:cs="Arial"/>
        </w:rPr>
        <w:t xml:space="preserve">. </w:t>
      </w:r>
      <w:r w:rsidR="00810798">
        <w:rPr>
          <w:rFonts w:cs="Arial"/>
        </w:rPr>
        <w:t>Imágenes, videos, datos numéricos, texto</w:t>
      </w:r>
      <w:r w:rsidR="00440EB3">
        <w:rPr>
          <w:rFonts w:cs="Arial"/>
        </w:rPr>
        <w:t xml:space="preserve">, </w:t>
      </w:r>
      <w:r w:rsidR="00BE3311">
        <w:rPr>
          <w:rFonts w:cs="Arial"/>
        </w:rPr>
        <w:t>etcétera</w:t>
      </w:r>
      <w:r w:rsidR="00440EB3">
        <w:rPr>
          <w:rFonts w:cs="Arial"/>
        </w:rPr>
        <w:t>;</w:t>
      </w:r>
      <w:r w:rsidR="00810798">
        <w:rPr>
          <w:rFonts w:cs="Arial"/>
        </w:rPr>
        <w:t xml:space="preserve"> </w:t>
      </w:r>
      <w:r w:rsidR="00C17CB8">
        <w:rPr>
          <w:rFonts w:cs="Arial"/>
        </w:rPr>
        <w:t>s</w:t>
      </w:r>
      <w:r w:rsidR="00363876">
        <w:rPr>
          <w:rFonts w:cs="Arial"/>
        </w:rPr>
        <w:t xml:space="preserve">e </w:t>
      </w:r>
      <w:r w:rsidR="005B2813">
        <w:rPr>
          <w:rFonts w:cs="Arial"/>
        </w:rPr>
        <w:t>guardan</w:t>
      </w:r>
      <w:r w:rsidR="00363876">
        <w:rPr>
          <w:rFonts w:cs="Arial"/>
        </w:rPr>
        <w:t xml:space="preserve"> </w:t>
      </w:r>
      <w:r w:rsidR="00C17CB8">
        <w:rPr>
          <w:rFonts w:cs="Arial"/>
        </w:rPr>
        <w:t>en las conocidas bases de datos</w:t>
      </w:r>
      <w:r w:rsidR="0003190C">
        <w:rPr>
          <w:rFonts w:cs="Arial"/>
        </w:rPr>
        <w:t xml:space="preserve"> </w:t>
      </w:r>
      <w:r w:rsidR="00857186">
        <w:rPr>
          <w:rFonts w:cs="Arial"/>
        </w:rPr>
        <w:t>las cuales permiten</w:t>
      </w:r>
      <w:r w:rsidR="00C8406E">
        <w:rPr>
          <w:rFonts w:cs="Arial"/>
        </w:rPr>
        <w:t xml:space="preserve"> </w:t>
      </w:r>
      <w:r w:rsidR="00E40976">
        <w:rPr>
          <w:rFonts w:cs="Arial"/>
        </w:rPr>
        <w:t xml:space="preserve">almacenar cantidades muy grandes de datos </w:t>
      </w:r>
      <w:r w:rsidR="0041656C">
        <w:rPr>
          <w:rFonts w:cs="Arial"/>
        </w:rPr>
        <w:t>a costos relativamente bajos</w:t>
      </w:r>
      <w:r w:rsidR="00812135">
        <w:rPr>
          <w:rFonts w:cs="Arial"/>
        </w:rPr>
        <w:t xml:space="preserve"> y</w:t>
      </w:r>
      <w:r w:rsidR="00C8406E">
        <w:rPr>
          <w:rFonts w:cs="Arial"/>
        </w:rPr>
        <w:t xml:space="preserve"> </w:t>
      </w:r>
      <w:r w:rsidR="00435020">
        <w:rPr>
          <w:rFonts w:cs="Arial"/>
        </w:rPr>
        <w:t xml:space="preserve">que su integración y administración resulte cada vez </w:t>
      </w:r>
      <w:r w:rsidR="00E824A4">
        <w:rPr>
          <w:rFonts w:cs="Arial"/>
        </w:rPr>
        <w:t>más</w:t>
      </w:r>
      <w:r w:rsidR="00435020">
        <w:rPr>
          <w:rFonts w:cs="Arial"/>
        </w:rPr>
        <w:t xml:space="preserve"> sencilla. </w:t>
      </w:r>
    </w:p>
    <w:p w14:paraId="744709A4" w14:textId="3CE16E0B" w:rsidR="00AE2B7F" w:rsidRDefault="00435020" w:rsidP="00AE2B7F">
      <w:pPr>
        <w:rPr>
          <w:rFonts w:cs="Arial"/>
        </w:rPr>
      </w:pPr>
      <w:r>
        <w:rPr>
          <w:rFonts w:cs="Arial"/>
        </w:rPr>
        <w:t>Ahora bien</w:t>
      </w:r>
      <w:r w:rsidR="006D5056">
        <w:rPr>
          <w:rFonts w:cs="Arial"/>
        </w:rPr>
        <w:t>,</w:t>
      </w:r>
      <w:r w:rsidR="00991D39">
        <w:rPr>
          <w:rFonts w:cs="Arial"/>
        </w:rPr>
        <w:t xml:space="preserve"> </w:t>
      </w:r>
      <w:r w:rsidR="00991D39">
        <w:rPr>
          <w:rFonts w:cs="Arial"/>
        </w:rPr>
        <w:fldChar w:fldCharType="begin" w:fldLock="1"/>
      </w:r>
      <w:r w:rsidR="00CB6BF4">
        <w:rPr>
          <w:rFonts w:cs="Arial"/>
        </w:rPr>
        <w:instrText>ADDIN CSL_CITATION {"citationItems":[{"id":"ITEM-1","itemData":{"DOI":"10.1007/978-0-387-34555-0","ISBN":"978-0-387-95433-2","ISSN":"978-1-4419-2996-9","author":[{"dropping-particle":"","family":"Weiss","given":"Sholom M.","non-dropping-particle":"","parse-names":false,"suffix":""},{"dropping-particle":"","family":"Indurkhya","given":"Nitin","non-dropping-particle":"","parse-names":false,"suffix":""},{"dropping-particle":"","family":"Zhang","given":"Tong","non-dropping-particle":"","parse-names":false,"suffix":""},{"dropping-particle":"","family":"Damerau","given":"Fred","non-dropping-particle":"","parse-names":false,"suffix":""}],"edition":"1.ª ed.","id":"ITEM-1","issued":{"date-parts":[["2005"]]},"number-of-pages":"243","publisher":"Springer-Verlag New York","title":"Text Mining","type":"book"},"uris":["http://www.mendeley.com/documents/?uuid=c4d62cbc-5136-4410-afdc-323f00c01a98"]}],"mendeley":{"formattedCitation":"(Weiss et al., 2005)","manualFormatting":"Weiss et al. (2005)","plainTextFormattedCitation":"(Weiss et al., 2005)","previouslyFormattedCitation":"(Weiss et al., 2005)"},"properties":{"noteIndex":0},"schema":"https://github.com/citation-style-language/schema/raw/master/csl-citation.json"}</w:instrText>
      </w:r>
      <w:r w:rsidR="00991D39">
        <w:rPr>
          <w:rFonts w:cs="Arial"/>
        </w:rPr>
        <w:fldChar w:fldCharType="separate"/>
      </w:r>
      <w:r w:rsidR="00991D39" w:rsidRPr="00991D39">
        <w:rPr>
          <w:rFonts w:cs="Arial"/>
          <w:noProof/>
        </w:rPr>
        <w:t xml:space="preserve">Weiss </w:t>
      </w:r>
      <w:r w:rsidR="00991D39" w:rsidRPr="003515C9">
        <w:rPr>
          <w:rFonts w:cs="Arial"/>
          <w:i/>
          <w:iCs/>
          <w:noProof/>
        </w:rPr>
        <w:t>et al</w:t>
      </w:r>
      <w:r w:rsidR="00991D39" w:rsidRPr="00991D39">
        <w:rPr>
          <w:rFonts w:cs="Arial"/>
          <w:noProof/>
        </w:rPr>
        <w:t xml:space="preserve">. </w:t>
      </w:r>
      <w:r w:rsidR="00991D39">
        <w:rPr>
          <w:rFonts w:cs="Arial"/>
          <w:noProof/>
        </w:rPr>
        <w:t>(</w:t>
      </w:r>
      <w:r w:rsidR="00991D39" w:rsidRPr="00991D39">
        <w:rPr>
          <w:rFonts w:cs="Arial"/>
          <w:noProof/>
        </w:rPr>
        <w:t>2005)</w:t>
      </w:r>
      <w:r w:rsidR="00991D39">
        <w:rPr>
          <w:rFonts w:cs="Arial"/>
        </w:rPr>
        <w:fldChar w:fldCharType="end"/>
      </w:r>
      <w:r>
        <w:rPr>
          <w:rFonts w:cs="Arial"/>
        </w:rPr>
        <w:t xml:space="preserve"> </w:t>
      </w:r>
      <w:r w:rsidR="00CE0F6C">
        <w:rPr>
          <w:rFonts w:cs="Arial"/>
        </w:rPr>
        <w:t>explican</w:t>
      </w:r>
      <w:r w:rsidR="00C951D1">
        <w:rPr>
          <w:rFonts w:cs="Arial"/>
        </w:rPr>
        <w:t xml:space="preserve"> que </w:t>
      </w:r>
      <w:r w:rsidR="00EC22D0">
        <w:rPr>
          <w:rFonts w:cs="Arial"/>
        </w:rPr>
        <w:t>l</w:t>
      </w:r>
      <w:r w:rsidR="0094753E">
        <w:rPr>
          <w:rFonts w:cs="Arial"/>
        </w:rPr>
        <w:t>os datos que se almacenan en tablas</w:t>
      </w:r>
      <w:r w:rsidR="003B56B1">
        <w:rPr>
          <w:rFonts w:cs="Arial"/>
        </w:rPr>
        <w:t xml:space="preserve"> y que </w:t>
      </w:r>
      <w:r w:rsidR="00AF610E">
        <w:rPr>
          <w:rFonts w:cs="Arial"/>
        </w:rPr>
        <w:t>se transforman a una representación</w:t>
      </w:r>
      <w:r w:rsidR="002F16D7">
        <w:rPr>
          <w:rFonts w:cs="Arial"/>
        </w:rPr>
        <w:t xml:space="preserve"> numérica se</w:t>
      </w:r>
      <w:r w:rsidR="008560C7">
        <w:rPr>
          <w:rFonts w:cs="Arial"/>
        </w:rPr>
        <w:t xml:space="preserve"> los conoce como datos estructurados</w:t>
      </w:r>
      <w:r w:rsidR="007B6773">
        <w:rPr>
          <w:rFonts w:cs="Arial"/>
        </w:rPr>
        <w:t>.</w:t>
      </w:r>
      <w:r w:rsidR="00886163">
        <w:rPr>
          <w:rFonts w:cs="Arial"/>
        </w:rPr>
        <w:t xml:space="preserve"> A estos datos se los puede procesar con técnicas estadísticas </w:t>
      </w:r>
      <w:r w:rsidR="00722637">
        <w:rPr>
          <w:rFonts w:cs="Arial"/>
        </w:rPr>
        <w:t xml:space="preserve">y obtener cierta </w:t>
      </w:r>
      <w:r w:rsidR="00B07A1A">
        <w:rPr>
          <w:rFonts w:cs="Arial"/>
        </w:rPr>
        <w:t>información</w:t>
      </w:r>
      <w:r w:rsidR="00087BC8">
        <w:rPr>
          <w:rFonts w:cs="Arial"/>
        </w:rPr>
        <w:t xml:space="preserve">. </w:t>
      </w:r>
      <w:r w:rsidR="009F109A">
        <w:rPr>
          <w:rFonts w:cs="Arial"/>
        </w:rPr>
        <w:t>El problema es que h</w:t>
      </w:r>
      <w:r w:rsidR="00087BC8">
        <w:rPr>
          <w:rFonts w:cs="Arial"/>
        </w:rPr>
        <w:t xml:space="preserve">oy en día </w:t>
      </w:r>
      <w:r w:rsidR="007B757E">
        <w:rPr>
          <w:rFonts w:cs="Arial"/>
        </w:rPr>
        <w:t>no solo se almacenan datos estructurados</w:t>
      </w:r>
      <w:r w:rsidR="00267BBF">
        <w:rPr>
          <w:rFonts w:cs="Arial"/>
        </w:rPr>
        <w:t xml:space="preserve">, </w:t>
      </w:r>
      <w:r w:rsidR="009F109A">
        <w:rPr>
          <w:rFonts w:cs="Arial"/>
        </w:rPr>
        <w:t xml:space="preserve">existe </w:t>
      </w:r>
      <w:r w:rsidR="00831D2E">
        <w:rPr>
          <w:rFonts w:cs="Arial"/>
        </w:rPr>
        <w:t xml:space="preserve">una </w:t>
      </w:r>
      <w:r w:rsidR="009F109A">
        <w:rPr>
          <w:rFonts w:cs="Arial"/>
        </w:rPr>
        <w:t xml:space="preserve">gran cantidad de datos </w:t>
      </w:r>
      <w:r w:rsidR="00E97B37">
        <w:rPr>
          <w:rFonts w:cs="Arial"/>
        </w:rPr>
        <w:t>que se encuentran en</w:t>
      </w:r>
      <w:r w:rsidR="00E07DD5">
        <w:rPr>
          <w:rFonts w:cs="Arial"/>
        </w:rPr>
        <w:t xml:space="preserve"> un</w:t>
      </w:r>
      <w:r w:rsidR="00E97B37">
        <w:rPr>
          <w:rFonts w:cs="Arial"/>
        </w:rPr>
        <w:t xml:space="preserve"> formato no estructurado</w:t>
      </w:r>
      <w:r w:rsidR="002757CA">
        <w:rPr>
          <w:rFonts w:cs="Arial"/>
        </w:rPr>
        <w:t xml:space="preserve"> por lo que si solo se trabaja con los datos</w:t>
      </w:r>
      <w:r w:rsidR="007738FA">
        <w:rPr>
          <w:rFonts w:cs="Arial"/>
        </w:rPr>
        <w:t xml:space="preserve"> que están</w:t>
      </w:r>
      <w:r w:rsidR="002757CA">
        <w:rPr>
          <w:rFonts w:cs="Arial"/>
        </w:rPr>
        <w:t xml:space="preserve"> al</w:t>
      </w:r>
      <w:r w:rsidR="007738FA">
        <w:rPr>
          <w:rFonts w:cs="Arial"/>
        </w:rPr>
        <w:t xml:space="preserve">macenados en un formato de tablas, </w:t>
      </w:r>
      <w:r w:rsidR="00FB516B">
        <w:rPr>
          <w:rFonts w:cs="Arial"/>
        </w:rPr>
        <w:t>se estaría</w:t>
      </w:r>
      <w:r w:rsidR="007738FA">
        <w:rPr>
          <w:rFonts w:cs="Arial"/>
        </w:rPr>
        <w:t xml:space="preserve"> limitando </w:t>
      </w:r>
      <w:r w:rsidR="00593ECE">
        <w:rPr>
          <w:rFonts w:cs="Arial"/>
        </w:rPr>
        <w:t>la posibilidad de encontrar información relevante del otro conjunto de datos.</w:t>
      </w:r>
      <w:r w:rsidR="007738FA">
        <w:rPr>
          <w:rFonts w:cs="Arial"/>
        </w:rPr>
        <w:t xml:space="preserve"> </w:t>
      </w:r>
      <w:r w:rsidR="00C40E9B">
        <w:rPr>
          <w:rFonts w:cs="Arial"/>
        </w:rPr>
        <w:t xml:space="preserve">Los datos estructurados y no estructurados se analizan en el apartado </w:t>
      </w:r>
      <w:r w:rsidR="00291B85" w:rsidRPr="00291B85">
        <w:rPr>
          <w:rFonts w:cs="Arial"/>
        </w:rPr>
        <w:t>2</w:t>
      </w:r>
      <w:r w:rsidR="00C40E9B" w:rsidRPr="00291B85">
        <w:rPr>
          <w:rFonts w:cs="Arial"/>
        </w:rPr>
        <w:t>.3.</w:t>
      </w:r>
    </w:p>
    <w:p w14:paraId="340F3611" w14:textId="77777777" w:rsidR="00AE2B7F" w:rsidRDefault="000D33C9" w:rsidP="00AE2B7F">
      <w:pPr>
        <w:rPr>
          <w:rFonts w:cs="Arial"/>
        </w:rPr>
      </w:pPr>
      <w:r>
        <w:rPr>
          <w:rFonts w:cs="Arial"/>
        </w:rPr>
        <w:lastRenderedPageBreak/>
        <w:t>Con el paso de</w:t>
      </w:r>
      <w:r w:rsidR="0010683D">
        <w:rPr>
          <w:rFonts w:cs="Arial"/>
        </w:rPr>
        <w:t>l tiempo</w:t>
      </w:r>
      <w:r>
        <w:rPr>
          <w:rFonts w:cs="Arial"/>
        </w:rPr>
        <w:t xml:space="preserve"> </w:t>
      </w:r>
      <w:r w:rsidR="00CB4BDA">
        <w:rPr>
          <w:rFonts w:cs="Arial"/>
        </w:rPr>
        <w:t>los investigadore</w:t>
      </w:r>
      <w:r w:rsidR="0010683D">
        <w:rPr>
          <w:rFonts w:cs="Arial"/>
        </w:rPr>
        <w:t>s se dieron cuenta que</w:t>
      </w:r>
      <w:r w:rsidR="007E4B0D">
        <w:rPr>
          <w:rFonts w:cs="Arial"/>
        </w:rPr>
        <w:t xml:space="preserve"> los datos</w:t>
      </w:r>
      <w:r>
        <w:rPr>
          <w:rFonts w:cs="Arial"/>
        </w:rPr>
        <w:t xml:space="preserve"> </w:t>
      </w:r>
      <w:r w:rsidR="00CB4BDA">
        <w:rPr>
          <w:rFonts w:cs="Arial"/>
        </w:rPr>
        <w:t xml:space="preserve">contienen </w:t>
      </w:r>
      <w:r w:rsidR="00F50458">
        <w:rPr>
          <w:rFonts w:cs="Arial"/>
        </w:rPr>
        <w:t>patrones</w:t>
      </w:r>
      <w:r w:rsidR="007E4B0D">
        <w:rPr>
          <w:rFonts w:cs="Arial"/>
        </w:rPr>
        <w:t xml:space="preserve"> e información</w:t>
      </w:r>
      <w:r w:rsidR="00A569FB">
        <w:rPr>
          <w:rFonts w:cs="Arial"/>
        </w:rPr>
        <w:t xml:space="preserve"> que puede ser crucial para la toma de decisiones, </w:t>
      </w:r>
      <w:r w:rsidR="00A22605">
        <w:rPr>
          <w:rFonts w:cs="Arial"/>
        </w:rPr>
        <w:t>es por es</w:t>
      </w:r>
      <w:r w:rsidR="005A2D70">
        <w:rPr>
          <w:rFonts w:cs="Arial"/>
        </w:rPr>
        <w:t>o</w:t>
      </w:r>
      <w:r w:rsidR="00A22605">
        <w:rPr>
          <w:rFonts w:cs="Arial"/>
        </w:rPr>
        <w:t xml:space="preserve"> que a</w:t>
      </w:r>
      <w:r w:rsidR="006B36B6">
        <w:rPr>
          <w:rFonts w:cs="Arial"/>
        </w:rPr>
        <w:t xml:space="preserve"> partir </w:t>
      </w:r>
      <w:r w:rsidR="009B5E37">
        <w:rPr>
          <w:rFonts w:cs="Arial"/>
        </w:rPr>
        <w:t>de</w:t>
      </w:r>
      <w:r w:rsidR="006B36B6">
        <w:rPr>
          <w:rFonts w:cs="Arial"/>
        </w:rPr>
        <w:t xml:space="preserve"> </w:t>
      </w:r>
      <w:r w:rsidR="009B5E37">
        <w:rPr>
          <w:rFonts w:cs="Arial"/>
        </w:rPr>
        <w:t>la década de los noventa</w:t>
      </w:r>
      <w:r w:rsidR="008A6C9E">
        <w:rPr>
          <w:rFonts w:cs="Arial"/>
        </w:rPr>
        <w:t xml:space="preserve">, empezaron a </w:t>
      </w:r>
      <w:r w:rsidR="00E34E62">
        <w:rPr>
          <w:rFonts w:cs="Arial"/>
        </w:rPr>
        <w:t>aplicar</w:t>
      </w:r>
      <w:r w:rsidR="009B5E37">
        <w:rPr>
          <w:rFonts w:cs="Arial"/>
        </w:rPr>
        <w:t xml:space="preserve"> </w:t>
      </w:r>
      <w:r w:rsidR="009B6BA9">
        <w:rPr>
          <w:rFonts w:cs="Arial"/>
        </w:rPr>
        <w:t>nuevos métodos</w:t>
      </w:r>
      <w:r w:rsidR="008A3132">
        <w:rPr>
          <w:rFonts w:cs="Arial"/>
        </w:rPr>
        <w:t xml:space="preserve"> y técnicas </w:t>
      </w:r>
      <w:r w:rsidR="006D63C6">
        <w:rPr>
          <w:rFonts w:cs="Arial"/>
        </w:rPr>
        <w:t>que integra</w:t>
      </w:r>
      <w:r w:rsidR="00CF3EEE">
        <w:rPr>
          <w:rFonts w:cs="Arial"/>
        </w:rPr>
        <w:t>n la estadística, la inteligencia artificial</w:t>
      </w:r>
      <w:r w:rsidR="00A851A8">
        <w:rPr>
          <w:rFonts w:cs="Arial"/>
        </w:rPr>
        <w:t xml:space="preserve">, </w:t>
      </w:r>
      <w:r w:rsidR="00C91BFF">
        <w:rPr>
          <w:rFonts w:cs="Arial"/>
        </w:rPr>
        <w:t>el aprendizaje automático</w:t>
      </w:r>
      <w:r w:rsidR="00A851A8">
        <w:rPr>
          <w:rFonts w:cs="Arial"/>
        </w:rPr>
        <w:t xml:space="preserve"> y los sistemas de bases de datos</w:t>
      </w:r>
      <w:r w:rsidR="00940188">
        <w:rPr>
          <w:rFonts w:cs="Arial"/>
        </w:rPr>
        <w:t>. Estos métodos</w:t>
      </w:r>
      <w:r w:rsidR="00C1003E">
        <w:rPr>
          <w:rFonts w:cs="Arial"/>
        </w:rPr>
        <w:t xml:space="preserve"> y técnicas</w:t>
      </w:r>
      <w:r w:rsidR="009904ED">
        <w:rPr>
          <w:rFonts w:cs="Arial"/>
        </w:rPr>
        <w:t xml:space="preserve"> </w:t>
      </w:r>
      <w:r w:rsidR="00940188">
        <w:rPr>
          <w:rFonts w:cs="Arial"/>
        </w:rPr>
        <w:t>tienen</w:t>
      </w:r>
      <w:r w:rsidR="009904ED">
        <w:rPr>
          <w:rFonts w:cs="Arial"/>
        </w:rPr>
        <w:t xml:space="preserve"> el potencial </w:t>
      </w:r>
      <w:r w:rsidR="00BC170D">
        <w:rPr>
          <w:rFonts w:cs="Arial"/>
        </w:rPr>
        <w:t>de</w:t>
      </w:r>
      <w:r w:rsidR="009904ED">
        <w:rPr>
          <w:rFonts w:cs="Arial"/>
        </w:rPr>
        <w:t xml:space="preserve"> manejar y procesar grandes cantidades de </w:t>
      </w:r>
      <w:r w:rsidR="009B6BA9">
        <w:rPr>
          <w:rFonts w:cs="Arial"/>
        </w:rPr>
        <w:t xml:space="preserve">datos </w:t>
      </w:r>
      <w:r w:rsidR="00353E93">
        <w:rPr>
          <w:rFonts w:cs="Arial"/>
        </w:rPr>
        <w:t>con el fin de</w:t>
      </w:r>
      <w:r w:rsidR="009B6BA9">
        <w:rPr>
          <w:rFonts w:cs="Arial"/>
        </w:rPr>
        <w:t xml:space="preserve"> encontrar </w:t>
      </w:r>
      <w:r w:rsidR="00F94BB2">
        <w:rPr>
          <w:rFonts w:cs="Arial"/>
        </w:rPr>
        <w:t>patrones ocultos</w:t>
      </w:r>
      <w:r w:rsidR="00AA3E70">
        <w:rPr>
          <w:rFonts w:cs="Arial"/>
        </w:rPr>
        <w:t xml:space="preserve"> y </w:t>
      </w:r>
      <w:r w:rsidR="00C44ED9">
        <w:rPr>
          <w:rFonts w:cs="Arial"/>
        </w:rPr>
        <w:t>potencialmente útil</w:t>
      </w:r>
      <w:r w:rsidR="00F94BB2">
        <w:rPr>
          <w:rFonts w:cs="Arial"/>
        </w:rPr>
        <w:t>es</w:t>
      </w:r>
      <w:r w:rsidR="009B6BA9">
        <w:rPr>
          <w:rFonts w:cs="Arial"/>
        </w:rPr>
        <w:t xml:space="preserve"> </w:t>
      </w:r>
      <w:r w:rsidR="00BC170D">
        <w:rPr>
          <w:rFonts w:cs="Arial"/>
        </w:rPr>
        <w:t>con el objetivo</w:t>
      </w:r>
      <w:r w:rsidR="00B146F6">
        <w:rPr>
          <w:rFonts w:cs="Arial"/>
        </w:rPr>
        <w:t xml:space="preserve"> de</w:t>
      </w:r>
      <w:r w:rsidR="00353E93">
        <w:rPr>
          <w:rFonts w:cs="Arial"/>
        </w:rPr>
        <w:t xml:space="preserve"> </w:t>
      </w:r>
      <w:r w:rsidR="00185860">
        <w:rPr>
          <w:rFonts w:cs="Arial"/>
        </w:rPr>
        <w:t xml:space="preserve">que las empresas </w:t>
      </w:r>
      <w:r w:rsidR="00AE6242">
        <w:rPr>
          <w:rFonts w:cs="Arial"/>
        </w:rPr>
        <w:t xml:space="preserve">y organizaciones </w:t>
      </w:r>
      <w:r w:rsidR="00185860">
        <w:rPr>
          <w:rFonts w:cs="Arial"/>
        </w:rPr>
        <w:t xml:space="preserve">tomen mejores decisiones </w:t>
      </w:r>
      <w:r w:rsidR="007E6ED4">
        <w:rPr>
          <w:rFonts w:cs="Arial"/>
        </w:rPr>
        <w:t xml:space="preserve">tanto </w:t>
      </w:r>
      <w:r w:rsidR="00185860">
        <w:rPr>
          <w:rFonts w:cs="Arial"/>
        </w:rPr>
        <w:t>para su beneficio</w:t>
      </w:r>
      <w:r w:rsidR="005E0FEB">
        <w:rPr>
          <w:rFonts w:cs="Arial"/>
        </w:rPr>
        <w:t>,</w:t>
      </w:r>
      <w:r w:rsidR="0010683D">
        <w:rPr>
          <w:rFonts w:cs="Arial"/>
        </w:rPr>
        <w:t xml:space="preserve"> como para el</w:t>
      </w:r>
      <w:r w:rsidR="00185860">
        <w:rPr>
          <w:rFonts w:cs="Arial"/>
        </w:rPr>
        <w:t xml:space="preserve"> de </w:t>
      </w:r>
      <w:r w:rsidR="00940188">
        <w:rPr>
          <w:rFonts w:cs="Arial"/>
        </w:rPr>
        <w:t>sus</w:t>
      </w:r>
      <w:r w:rsidR="00185860">
        <w:rPr>
          <w:rFonts w:cs="Arial"/>
        </w:rPr>
        <w:t xml:space="preserve"> consumidores</w:t>
      </w:r>
      <w:r w:rsidR="00AE6242">
        <w:rPr>
          <w:rFonts w:cs="Arial"/>
        </w:rPr>
        <w:t xml:space="preserve"> o la sociedad en general</w:t>
      </w:r>
      <w:r w:rsidR="00146492">
        <w:rPr>
          <w:rFonts w:cs="Arial"/>
        </w:rPr>
        <w:t>.</w:t>
      </w:r>
      <w:r w:rsidR="009A4319">
        <w:rPr>
          <w:rFonts w:cs="Arial"/>
        </w:rPr>
        <w:t xml:space="preserve"> </w:t>
      </w:r>
      <w:r w:rsidR="00AE6242">
        <w:rPr>
          <w:rFonts w:cs="Arial"/>
        </w:rPr>
        <w:t>E</w:t>
      </w:r>
      <w:r w:rsidR="009A4319">
        <w:rPr>
          <w:rFonts w:cs="Arial"/>
        </w:rPr>
        <w:t>st</w:t>
      </w:r>
      <w:r w:rsidR="00915822">
        <w:rPr>
          <w:rFonts w:cs="Arial"/>
        </w:rPr>
        <w:t xml:space="preserve">os nuevos métodos y técnicas </w:t>
      </w:r>
      <w:r w:rsidR="009A503E">
        <w:rPr>
          <w:rFonts w:cs="Arial"/>
        </w:rPr>
        <w:t xml:space="preserve">crearon un nuevo campo </w:t>
      </w:r>
      <w:r w:rsidR="00D010DE">
        <w:rPr>
          <w:rFonts w:cs="Arial"/>
        </w:rPr>
        <w:t xml:space="preserve">de </w:t>
      </w:r>
      <w:r w:rsidR="005D2A8C">
        <w:rPr>
          <w:rFonts w:cs="Arial"/>
        </w:rPr>
        <w:t xml:space="preserve">investigación que </w:t>
      </w:r>
      <w:r w:rsidR="009A503E">
        <w:rPr>
          <w:rFonts w:cs="Arial"/>
        </w:rPr>
        <w:t>se denomina</w:t>
      </w:r>
      <w:r w:rsidR="009A4319">
        <w:rPr>
          <w:rFonts w:cs="Arial"/>
        </w:rPr>
        <w:t xml:space="preserve"> minería de datos</w:t>
      </w:r>
      <w:r w:rsidR="009A503E">
        <w:rPr>
          <w:rFonts w:cs="Arial"/>
        </w:rPr>
        <w:t>.</w:t>
      </w:r>
    </w:p>
    <w:p w14:paraId="6680D65C" w14:textId="0A24A2A9" w:rsidR="008508B7" w:rsidRDefault="00970DA2" w:rsidP="004F60C5">
      <w:pPr>
        <w:rPr>
          <w:rFonts w:cs="Arial"/>
        </w:rPr>
      </w:pPr>
      <w:r>
        <w:rPr>
          <w:rFonts w:cs="Arial"/>
        </w:rPr>
        <w:t xml:space="preserve">Para </w:t>
      </w:r>
      <w:proofErr w:type="spellStart"/>
      <w:r>
        <w:rPr>
          <w:rFonts w:cs="Arial"/>
        </w:rPr>
        <w:t>Aggarwal</w:t>
      </w:r>
      <w:proofErr w:type="spellEnd"/>
      <w:r w:rsidR="00CD7693">
        <w:rPr>
          <w:rFonts w:cs="Arial"/>
        </w:rPr>
        <w:t>, com</w:t>
      </w:r>
      <w:r w:rsidR="0079667C">
        <w:rPr>
          <w:rFonts w:cs="Arial"/>
        </w:rPr>
        <w:t xml:space="preserve">o </w:t>
      </w:r>
      <w:r w:rsidR="00CD7693">
        <w:rPr>
          <w:rFonts w:cs="Arial"/>
        </w:rPr>
        <w:t>para muchos otros</w:t>
      </w:r>
      <w:r w:rsidR="004A3A6C">
        <w:rPr>
          <w:rFonts w:cs="Arial"/>
        </w:rPr>
        <w:t xml:space="preserve"> investigadores: </w:t>
      </w:r>
      <w:r w:rsidR="004A3A6C" w:rsidRPr="00C2704F">
        <w:rPr>
          <w:rFonts w:cs="Arial"/>
        </w:rPr>
        <w:t>“</w:t>
      </w:r>
      <w:r w:rsidR="00F063DC">
        <w:rPr>
          <w:rFonts w:cs="Arial"/>
        </w:rPr>
        <w:t>l</w:t>
      </w:r>
      <w:r w:rsidR="004A3A6C" w:rsidRPr="00C2704F">
        <w:rPr>
          <w:rFonts w:cs="Arial"/>
        </w:rPr>
        <w:t>a minería de datos es el estudio de recopilar, limpiar, procesar, analizar y obtener información útil de los datos”</w:t>
      </w:r>
      <w:r w:rsidR="004A3A6C" w:rsidRPr="004A3A6C">
        <w:rPr>
          <w:rFonts w:cs="Arial"/>
        </w:rPr>
        <w:t xml:space="preserve"> </w:t>
      </w:r>
      <w:r w:rsidR="004A3A6C">
        <w:rPr>
          <w:rFonts w:cs="Arial"/>
        </w:rPr>
        <w:fldChar w:fldCharType="begin" w:fldLock="1"/>
      </w:r>
      <w:r w:rsidR="006312BF">
        <w:rPr>
          <w:rFonts w:cs="Arial"/>
        </w:rPr>
        <w:instrText>ADDIN CSL_CITATION {"citationItems":[{"id":"ITEM-1","itemData":{"DOI":"10.1007/978-3-319-14142-8","ISBN":"9783319141411","ISSN":"03043835","author":[{"dropping-particle":"","family":"Aggarwal","given":"Charu","non-dropping-particle":"","parse-names":false,"suffix":""}],"id":"ITEM-1","issued":{"date-parts":[["2015"]]},"number-of-pages":"746","publisher":"Springer, Cham","publisher-place":"Switzerland","title":"Data Mining","type":"book"},"uris":["http://www.mendeley.com/documents/?uuid=0eeae6f5-3694-47f5-9995-d061cd873aba"]}],"mendeley":{"formattedCitation":"(Aggarwal, 2015)","manualFormatting":"(2015, p. 27)","plainTextFormattedCitation":"(Aggarwal, 2015)","previouslyFormattedCitation":"(C. Aggarwal, 2015)"},"properties":{"noteIndex":0},"schema":"https://github.com/citation-style-language/schema/raw/master/csl-citation.json"}</w:instrText>
      </w:r>
      <w:r w:rsidR="004A3A6C">
        <w:rPr>
          <w:rFonts w:cs="Arial"/>
        </w:rPr>
        <w:fldChar w:fldCharType="separate"/>
      </w:r>
      <w:r w:rsidR="004A3A6C" w:rsidRPr="00F93107">
        <w:rPr>
          <w:rFonts w:cs="Arial"/>
          <w:noProof/>
        </w:rPr>
        <w:t>(2015</w:t>
      </w:r>
      <w:r w:rsidR="008357D3">
        <w:rPr>
          <w:rFonts w:cs="Arial"/>
          <w:noProof/>
        </w:rPr>
        <w:t>, p.</w:t>
      </w:r>
      <w:r w:rsidR="00100277">
        <w:rPr>
          <w:rFonts w:cs="Arial"/>
          <w:noProof/>
        </w:rPr>
        <w:t xml:space="preserve"> 27</w:t>
      </w:r>
      <w:r w:rsidR="004A3A6C" w:rsidRPr="00F93107">
        <w:rPr>
          <w:rFonts w:cs="Arial"/>
          <w:noProof/>
        </w:rPr>
        <w:t>)</w:t>
      </w:r>
      <w:r w:rsidR="004A3A6C">
        <w:rPr>
          <w:rFonts w:cs="Arial"/>
        </w:rPr>
        <w:fldChar w:fldCharType="end"/>
      </w:r>
      <w:r w:rsidR="004A3A6C">
        <w:rPr>
          <w:rFonts w:cs="Arial"/>
        </w:rPr>
        <w:t>.</w:t>
      </w:r>
    </w:p>
    <w:p w14:paraId="31671B7E" w14:textId="077DBE6B" w:rsidR="00AE2B7F" w:rsidRDefault="005C10BA" w:rsidP="00AE2B7F">
      <w:pPr>
        <w:rPr>
          <w:rFonts w:cs="Arial"/>
        </w:rPr>
      </w:pPr>
      <w:r>
        <w:rPr>
          <w:rFonts w:cs="Arial"/>
        </w:rPr>
        <w:t xml:space="preserve">Para </w:t>
      </w:r>
      <w:r w:rsidR="00E22F1F">
        <w:rPr>
          <w:rFonts w:cs="Arial"/>
        </w:rPr>
        <w:fldChar w:fldCharType="begin" w:fldLock="1"/>
      </w:r>
      <w:r w:rsidR="00F75C08">
        <w:rPr>
          <w:rFonts w:cs="Arial"/>
        </w:rPr>
        <w:instrText>ADDIN CSL_CITATION {"citationItems":[{"id":"ITEM-1","itemData":{"ISBN":"9781842659953","author":[{"dropping-particle":"","family":"Mourya","given":"S.K.","non-dropping-particle":"","parse-names":false,"suffix":""},{"dropping-particle":"","family":"Gupta","given":"Shalu","non-dropping-particle":"","parse-names":false,"suffix":""}],"id":"ITEM-1","issued":{"date-parts":[["2012"]]},"number-of-pages":"204","title":"Data Mining and Data Warehousing","type":"book"},"uris":["http://www.mendeley.com/documents/?uuid=62499fa0-4e65-413a-8e8e-30c86435d5bc"]}],"mendeley":{"formattedCitation":"(Mourya &amp; Gupta, 2012)","manualFormatting":"Mourya &amp; Gupta (2012)","plainTextFormattedCitation":"(Mourya &amp; Gupta, 2012)","previouslyFormattedCitation":"(Mourya &amp; Gupta, 2012)"},"properties":{"noteIndex":0},"schema":"https://github.com/citation-style-language/schema/raw/master/csl-citation.json"}</w:instrText>
      </w:r>
      <w:r w:rsidR="00E22F1F">
        <w:rPr>
          <w:rFonts w:cs="Arial"/>
        </w:rPr>
        <w:fldChar w:fldCharType="separate"/>
      </w:r>
      <w:r w:rsidR="00E22F1F" w:rsidRPr="00E22F1F">
        <w:rPr>
          <w:rFonts w:cs="Arial"/>
          <w:noProof/>
        </w:rPr>
        <w:t xml:space="preserve">Mourya &amp; Gupta </w:t>
      </w:r>
      <w:r w:rsidR="00311841">
        <w:rPr>
          <w:rFonts w:cs="Arial"/>
          <w:noProof/>
        </w:rPr>
        <w:t>(</w:t>
      </w:r>
      <w:r w:rsidR="00E22F1F" w:rsidRPr="00E22F1F">
        <w:rPr>
          <w:rFonts w:cs="Arial"/>
          <w:noProof/>
        </w:rPr>
        <w:t>2012)</w:t>
      </w:r>
      <w:r w:rsidR="00E22F1F">
        <w:rPr>
          <w:rFonts w:cs="Arial"/>
        </w:rPr>
        <w:fldChar w:fldCharType="end"/>
      </w:r>
      <w:r w:rsidR="001E19AA">
        <w:rPr>
          <w:rFonts w:cs="Arial"/>
        </w:rPr>
        <w:t xml:space="preserve"> la minería de datos es el uso de tecnologías inteligentes </w:t>
      </w:r>
      <w:r w:rsidR="00C64BA1">
        <w:rPr>
          <w:rFonts w:cs="Arial"/>
        </w:rPr>
        <w:t xml:space="preserve">que ayudan a los usuarios </w:t>
      </w:r>
      <w:r w:rsidR="000D10EF">
        <w:rPr>
          <w:rFonts w:cs="Arial"/>
        </w:rPr>
        <w:t xml:space="preserve">finales a extraer </w:t>
      </w:r>
      <w:r w:rsidR="00CD7BE0">
        <w:rPr>
          <w:rFonts w:cs="Arial"/>
        </w:rPr>
        <w:t>conocimiento oculto que re</w:t>
      </w:r>
      <w:r w:rsidR="008224A2">
        <w:rPr>
          <w:rFonts w:cs="Arial"/>
        </w:rPr>
        <w:t xml:space="preserve">side en las </w:t>
      </w:r>
      <w:r w:rsidR="000D10EF">
        <w:rPr>
          <w:rFonts w:cs="Arial"/>
        </w:rPr>
        <w:t>grandes bases de datos</w:t>
      </w:r>
      <w:r w:rsidR="00F16D54">
        <w:rPr>
          <w:rFonts w:cs="Arial"/>
        </w:rPr>
        <w:t>.</w:t>
      </w:r>
    </w:p>
    <w:p w14:paraId="1A87E074" w14:textId="312B5E0B" w:rsidR="004A065A" w:rsidRDefault="002C5304" w:rsidP="005B1067">
      <w:pPr>
        <w:rPr>
          <w:rFonts w:cs="Arial"/>
        </w:rPr>
      </w:pPr>
      <w:r>
        <w:rPr>
          <w:rFonts w:cs="Arial"/>
        </w:rPr>
        <w:t xml:space="preserve">La minería de datos es un proceso </w:t>
      </w:r>
      <w:r w:rsidR="007B26B3">
        <w:rPr>
          <w:rFonts w:cs="Arial"/>
        </w:rPr>
        <w:t>que contiene</w:t>
      </w:r>
      <w:r w:rsidR="0010683D">
        <w:rPr>
          <w:rFonts w:cs="Arial"/>
        </w:rPr>
        <w:t xml:space="preserve"> algunas fases, c</w:t>
      </w:r>
      <w:r w:rsidR="00320A3A">
        <w:rPr>
          <w:rFonts w:cs="Arial"/>
        </w:rPr>
        <w:t>omenzando con la recopilación de los datos,</w:t>
      </w:r>
      <w:r w:rsidR="00880851">
        <w:rPr>
          <w:rFonts w:cs="Arial"/>
        </w:rPr>
        <w:t xml:space="preserve"> seguido por</w:t>
      </w:r>
      <w:r w:rsidR="00320A3A">
        <w:rPr>
          <w:rFonts w:cs="Arial"/>
        </w:rPr>
        <w:t xml:space="preserve"> la extracción de características y limpieza de los datos</w:t>
      </w:r>
      <w:r w:rsidR="00684655">
        <w:rPr>
          <w:rFonts w:cs="Arial"/>
        </w:rPr>
        <w:t xml:space="preserve">, </w:t>
      </w:r>
      <w:r w:rsidR="00AE7DFD">
        <w:rPr>
          <w:rFonts w:cs="Arial"/>
        </w:rPr>
        <w:t>el procesamiento analítico y el diseño de algoritmos</w:t>
      </w:r>
      <w:r w:rsidR="007A783D">
        <w:rPr>
          <w:rFonts w:cs="Arial"/>
        </w:rPr>
        <w:t xml:space="preserve"> (ver figura 1)</w:t>
      </w:r>
      <w:r w:rsidR="008956D2">
        <w:rPr>
          <w:rFonts w:cs="Arial"/>
        </w:rPr>
        <w:t>.</w:t>
      </w:r>
    </w:p>
    <w:p w14:paraId="1E888217" w14:textId="77777777" w:rsidR="0051115F" w:rsidRDefault="0051115F">
      <w:pPr>
        <w:spacing w:after="160"/>
        <w:ind w:firstLine="0"/>
        <w:rPr>
          <w:b/>
          <w:bCs/>
          <w:sz w:val="20"/>
          <w:szCs w:val="20"/>
        </w:rPr>
      </w:pPr>
      <w:r>
        <w:rPr>
          <w:b/>
          <w:bCs/>
          <w:i/>
          <w:iCs/>
          <w:sz w:val="20"/>
          <w:szCs w:val="20"/>
        </w:rPr>
        <w:br w:type="page"/>
      </w:r>
    </w:p>
    <w:p w14:paraId="7EF9A5AA" w14:textId="465B47EF" w:rsidR="00B63692" w:rsidRPr="00B63692" w:rsidRDefault="006D6B8E" w:rsidP="00DA65D4">
      <w:pPr>
        <w:pStyle w:val="Descripcin"/>
        <w:keepNext/>
        <w:spacing w:after="0" w:line="480" w:lineRule="auto"/>
        <w:ind w:left="284" w:firstLine="0"/>
        <w:jc w:val="left"/>
        <w:rPr>
          <w:i w:val="0"/>
          <w:iCs w:val="0"/>
          <w:color w:val="auto"/>
          <w:sz w:val="20"/>
          <w:szCs w:val="20"/>
        </w:rPr>
      </w:pPr>
      <w:bookmarkStart w:id="34" w:name="_Toc61912196"/>
      <w:r>
        <w:rPr>
          <w:noProof/>
        </w:rPr>
        <w:lastRenderedPageBreak/>
        <mc:AlternateContent>
          <mc:Choice Requires="wps">
            <w:drawing>
              <wp:anchor distT="0" distB="0" distL="114300" distR="114300" simplePos="0" relativeHeight="251727887" behindDoc="0" locked="0" layoutInCell="1" allowOverlap="1" wp14:anchorId="589E2AA5" wp14:editId="0D1B1606">
                <wp:simplePos x="0" y="0"/>
                <wp:positionH relativeFrom="column">
                  <wp:posOffset>147932</wp:posOffset>
                </wp:positionH>
                <wp:positionV relativeFrom="paragraph">
                  <wp:posOffset>3112770</wp:posOffset>
                </wp:positionV>
                <wp:extent cx="5369535" cy="472440"/>
                <wp:effectExtent l="0" t="0" r="3175" b="3810"/>
                <wp:wrapNone/>
                <wp:docPr id="25" name="Cuadro de texto 25"/>
                <wp:cNvGraphicFramePr/>
                <a:graphic xmlns:a="http://schemas.openxmlformats.org/drawingml/2006/main">
                  <a:graphicData uri="http://schemas.microsoft.com/office/word/2010/wordprocessingShape">
                    <wps:wsp>
                      <wps:cNvSpPr txBox="1"/>
                      <wps:spPr>
                        <a:xfrm>
                          <a:off x="0" y="0"/>
                          <a:ext cx="5369535" cy="472440"/>
                        </a:xfrm>
                        <a:prstGeom prst="rect">
                          <a:avLst/>
                        </a:prstGeom>
                        <a:solidFill>
                          <a:prstClr val="white"/>
                        </a:solidFill>
                        <a:ln>
                          <a:noFill/>
                        </a:ln>
                      </wps:spPr>
                      <wps:txbx>
                        <w:txbxContent>
                          <w:p w14:paraId="226946CB" w14:textId="03DC138F" w:rsidR="00F367BC" w:rsidRPr="0096604C" w:rsidRDefault="00F367BC" w:rsidP="007419CD">
                            <w:pPr>
                              <w:pStyle w:val="Descripcin"/>
                              <w:spacing w:after="0" w:line="480" w:lineRule="auto"/>
                              <w:ind w:firstLine="0"/>
                              <w:rPr>
                                <w:i w:val="0"/>
                                <w:iCs w:val="0"/>
                                <w:color w:val="auto"/>
                                <w:sz w:val="20"/>
                                <w:szCs w:val="20"/>
                                <w:lang w:val="en-US"/>
                              </w:rPr>
                            </w:pPr>
                            <w:r w:rsidRPr="0096604C">
                              <w:rPr>
                                <w:rFonts w:cs="Arial"/>
                                <w:color w:val="auto"/>
                                <w:sz w:val="20"/>
                                <w:szCs w:val="20"/>
                              </w:rPr>
                              <w:t>Nota</w:t>
                            </w:r>
                            <w:r w:rsidRPr="0096604C">
                              <w:rPr>
                                <w:rFonts w:cs="Arial"/>
                                <w:sz w:val="20"/>
                                <w:szCs w:val="20"/>
                              </w:rPr>
                              <w:t xml:space="preserve">. </w:t>
                            </w:r>
                            <w:r>
                              <w:rPr>
                                <w:rFonts w:cs="Arial"/>
                                <w:i w:val="0"/>
                                <w:iCs w:val="0"/>
                                <w:color w:val="auto"/>
                                <w:sz w:val="20"/>
                                <w:szCs w:val="20"/>
                              </w:rPr>
                              <w:t xml:space="preserve">Adaptado </w:t>
                            </w:r>
                            <w:r w:rsidRPr="0096604C">
                              <w:rPr>
                                <w:rFonts w:cs="Arial"/>
                                <w:i w:val="0"/>
                                <w:iCs w:val="0"/>
                                <w:color w:val="auto"/>
                                <w:sz w:val="20"/>
                                <w:szCs w:val="20"/>
                              </w:rPr>
                              <w:t xml:space="preserve">de </w:t>
                            </w:r>
                            <w:r w:rsidRPr="0096604C">
                              <w:rPr>
                                <w:rFonts w:cs="Arial"/>
                                <w:color w:val="auto"/>
                                <w:sz w:val="20"/>
                                <w:szCs w:val="20"/>
                              </w:rPr>
                              <w:t xml:space="preserve">Data </w:t>
                            </w:r>
                            <w:r w:rsidRPr="001D0756">
                              <w:rPr>
                                <w:rFonts w:cs="Arial"/>
                                <w:color w:val="auto"/>
                                <w:sz w:val="20"/>
                                <w:szCs w:val="20"/>
                              </w:rPr>
                              <w:t>Mining</w:t>
                            </w:r>
                            <w:r w:rsidRPr="0096604C">
                              <w:rPr>
                                <w:rFonts w:cs="Arial"/>
                                <w:color w:val="auto"/>
                                <w:sz w:val="20"/>
                                <w:szCs w:val="20"/>
                              </w:rPr>
                              <w:t xml:space="preserve"> </w:t>
                            </w:r>
                            <w:r w:rsidRPr="0096604C">
                              <w:rPr>
                                <w:rFonts w:cs="Arial"/>
                                <w:i w:val="0"/>
                                <w:iCs w:val="0"/>
                                <w:color w:val="auto"/>
                                <w:sz w:val="20"/>
                                <w:szCs w:val="20"/>
                              </w:rPr>
                              <w:t>(p.4)</w:t>
                            </w:r>
                            <w:r>
                              <w:rPr>
                                <w:rFonts w:cs="Arial"/>
                                <w:i w:val="0"/>
                                <w:iCs w:val="0"/>
                                <w:color w:val="auto"/>
                                <w:sz w:val="20"/>
                                <w:szCs w:val="20"/>
                              </w:rPr>
                              <w:t xml:space="preserve"> [Diagrama de flujo]</w:t>
                            </w:r>
                            <w:r w:rsidRPr="0096604C">
                              <w:rPr>
                                <w:rFonts w:cs="Arial"/>
                                <w:i w:val="0"/>
                                <w:iCs w:val="0"/>
                                <w:color w:val="auto"/>
                                <w:sz w:val="20"/>
                                <w:szCs w:val="20"/>
                              </w:rPr>
                              <w:t>, por</w:t>
                            </w:r>
                            <w:r w:rsidRPr="0096604C">
                              <w:rPr>
                                <w:i w:val="0"/>
                                <w:iCs w:val="0"/>
                                <w:color w:val="auto"/>
                                <w:sz w:val="20"/>
                                <w:szCs w:val="20"/>
                              </w:rPr>
                              <w:t xml:space="preserve"> Aggarwal, C. 2015. </w:t>
                            </w:r>
                            <w:r w:rsidRPr="0096604C">
                              <w:rPr>
                                <w:i w:val="0"/>
                                <w:iCs w:val="0"/>
                                <w:color w:val="auto"/>
                                <w:sz w:val="20"/>
                                <w:szCs w:val="20"/>
                                <w:lang w:val="en-US"/>
                              </w:rPr>
                              <w:t>(https://doi.org/10.1007/978-3-319-14142-8). Springer International Publishing Switzerland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89E2AA5" id="_x0000_t202" coordsize="21600,21600" o:spt="202" path="m,l,21600r21600,l21600,xe">
                <v:stroke joinstyle="miter"/>
                <v:path gradientshapeok="t" o:connecttype="rect"/>
              </v:shapetype>
              <v:shape id="Cuadro de texto 25" o:spid="_x0000_s1026" type="#_x0000_t202" style="position:absolute;left:0;text-align:left;margin-left:11.65pt;margin-top:245.1pt;width:422.8pt;height:37.2pt;z-index:2517278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" stroked="f">
                <v:textbox inset="0,0,0,0">
                  <w:txbxContent>
                    <w:p w14:paraId="226946CB" w14:textId="03DC138F" w:rsidR="00F367BC" w:rsidRPr="0096604C" w:rsidRDefault="00F367BC" w:rsidP="007419CD">
                      <w:pPr>
                        <w:pStyle w:val="Descripcin"/>
                        <w:spacing w:after="0" w:line="480" w:lineRule="auto"/>
                        <w:ind w:firstLine="0"/>
                        <w:rPr>
                          <w:i w:val="0"/>
                          <w:iCs w:val="0"/>
                          <w:color w:val="auto"/>
                          <w:sz w:val="20"/>
                          <w:szCs w:val="20"/>
                          <w:lang w:val="en-US"/>
                        </w:rPr>
                      </w:pPr>
                      <w:r w:rsidRPr="0096604C">
                        <w:rPr>
                          <w:rFonts w:cs="Arial"/>
                          <w:color w:val="auto"/>
                          <w:sz w:val="20"/>
                          <w:szCs w:val="20"/>
                        </w:rPr>
                        <w:t>Nota</w:t>
                      </w:r>
                      <w:r w:rsidRPr="0096604C">
                        <w:rPr>
                          <w:rFonts w:cs="Arial"/>
                          <w:sz w:val="20"/>
                          <w:szCs w:val="20"/>
                        </w:rPr>
                        <w:t xml:space="preserve">. </w:t>
                      </w:r>
                      <w:r>
                        <w:rPr>
                          <w:rFonts w:cs="Arial"/>
                          <w:i w:val="0"/>
                          <w:iCs w:val="0"/>
                          <w:color w:val="auto"/>
                          <w:sz w:val="20"/>
                          <w:szCs w:val="20"/>
                        </w:rPr>
                        <w:t xml:space="preserve">Adaptado </w:t>
                      </w:r>
                      <w:r w:rsidRPr="0096604C">
                        <w:rPr>
                          <w:rFonts w:cs="Arial"/>
                          <w:i w:val="0"/>
                          <w:iCs w:val="0"/>
                          <w:color w:val="auto"/>
                          <w:sz w:val="20"/>
                          <w:szCs w:val="20"/>
                        </w:rPr>
                        <w:t xml:space="preserve">de </w:t>
                      </w:r>
                      <w:r w:rsidRPr="0096604C">
                        <w:rPr>
                          <w:rFonts w:cs="Arial"/>
                          <w:color w:val="auto"/>
                          <w:sz w:val="20"/>
                          <w:szCs w:val="20"/>
                        </w:rPr>
                        <w:t xml:space="preserve">Data </w:t>
                      </w:r>
                      <w:r w:rsidRPr="001D0756">
                        <w:rPr>
                          <w:rFonts w:cs="Arial"/>
                          <w:color w:val="auto"/>
                          <w:sz w:val="20"/>
                          <w:szCs w:val="20"/>
                        </w:rPr>
                        <w:t>Mining</w:t>
                      </w:r>
                      <w:r w:rsidRPr="0096604C">
                        <w:rPr>
                          <w:rFonts w:cs="Arial"/>
                          <w:color w:val="auto"/>
                          <w:sz w:val="20"/>
                          <w:szCs w:val="20"/>
                        </w:rPr>
                        <w:t xml:space="preserve"> </w:t>
                      </w:r>
                      <w:r w:rsidRPr="0096604C">
                        <w:rPr>
                          <w:rFonts w:cs="Arial"/>
                          <w:i w:val="0"/>
                          <w:iCs w:val="0"/>
                          <w:color w:val="auto"/>
                          <w:sz w:val="20"/>
                          <w:szCs w:val="20"/>
                        </w:rPr>
                        <w:t>(p.4)</w:t>
                      </w:r>
                      <w:r>
                        <w:rPr>
                          <w:rFonts w:cs="Arial"/>
                          <w:i w:val="0"/>
                          <w:iCs w:val="0"/>
                          <w:color w:val="auto"/>
                          <w:sz w:val="20"/>
                          <w:szCs w:val="20"/>
                        </w:rPr>
                        <w:t xml:space="preserve"> [Diagrama de flujo]</w:t>
                      </w:r>
                      <w:r w:rsidRPr="0096604C">
                        <w:rPr>
                          <w:rFonts w:cs="Arial"/>
                          <w:i w:val="0"/>
                          <w:iCs w:val="0"/>
                          <w:color w:val="auto"/>
                          <w:sz w:val="20"/>
                          <w:szCs w:val="20"/>
                        </w:rPr>
                        <w:t>, por</w:t>
                      </w:r>
                      <w:r w:rsidRPr="0096604C">
                        <w:rPr>
                          <w:i w:val="0"/>
                          <w:iCs w:val="0"/>
                          <w:color w:val="auto"/>
                          <w:sz w:val="20"/>
                          <w:szCs w:val="20"/>
                        </w:rPr>
                        <w:t xml:space="preserve"> Aggarwal, C. 2015. </w:t>
                      </w:r>
                      <w:r w:rsidRPr="0096604C">
                        <w:rPr>
                          <w:i w:val="0"/>
                          <w:iCs w:val="0"/>
                          <w:color w:val="auto"/>
                          <w:sz w:val="20"/>
                          <w:szCs w:val="20"/>
                          <w:lang w:val="en-US"/>
                        </w:rPr>
                        <w:t>(https://doi.org/10.1007/978-3-319-14142-8). Springer International Publishing Switzerland</w:t>
                      </w:r>
                    </w:p>
                  </w:txbxContent>
                </v:textbox>
              </v:shape>
            </w:pict>
          </mc:Fallback>
        </mc:AlternateContent>
      </w:r>
      <w:r w:rsidR="004A065A" w:rsidRPr="00B63692">
        <w:rPr>
          <w:b/>
          <w:bCs/>
          <w:i w:val="0"/>
          <w:iCs w:val="0"/>
          <w:color w:val="auto"/>
          <w:sz w:val="20"/>
          <w:szCs w:val="20"/>
        </w:rPr>
        <w:t xml:space="preserve">Figura </w:t>
      </w:r>
      <w:r w:rsidR="004A065A" w:rsidRPr="00B63692">
        <w:rPr>
          <w:b/>
          <w:bCs/>
          <w:i w:val="0"/>
          <w:iCs w:val="0"/>
          <w:color w:val="auto"/>
          <w:sz w:val="20"/>
          <w:szCs w:val="20"/>
        </w:rPr>
        <w:fldChar w:fldCharType="begin"/>
      </w:r>
      <w:r w:rsidR="004A065A" w:rsidRPr="00B63692">
        <w:rPr>
          <w:b/>
          <w:bCs/>
          <w:i w:val="0"/>
          <w:iCs w:val="0"/>
          <w:color w:val="auto"/>
          <w:sz w:val="20"/>
          <w:szCs w:val="20"/>
        </w:rPr>
        <w:instrText xml:space="preserve"> SEQ Figura \* ARABIC </w:instrText>
      </w:r>
      <w:r w:rsidR="004A065A" w:rsidRPr="00B63692">
        <w:rPr>
          <w:b/>
          <w:bCs/>
          <w:i w:val="0"/>
          <w:iCs w:val="0"/>
          <w:color w:val="auto"/>
          <w:sz w:val="20"/>
          <w:szCs w:val="20"/>
        </w:rPr>
        <w:fldChar w:fldCharType="separate"/>
      </w:r>
      <w:r w:rsidR="00DA65D4">
        <w:rPr>
          <w:b/>
          <w:bCs/>
          <w:i w:val="0"/>
          <w:iCs w:val="0"/>
          <w:noProof/>
          <w:color w:val="auto"/>
          <w:sz w:val="20"/>
          <w:szCs w:val="20"/>
        </w:rPr>
        <w:t>1</w:t>
      </w:r>
      <w:r w:rsidR="004A065A" w:rsidRPr="00B63692">
        <w:rPr>
          <w:b/>
          <w:bCs/>
          <w:i w:val="0"/>
          <w:iCs w:val="0"/>
          <w:color w:val="auto"/>
          <w:sz w:val="20"/>
          <w:szCs w:val="20"/>
        </w:rPr>
        <w:fldChar w:fldCharType="end"/>
      </w:r>
      <w:r w:rsidR="00B63692" w:rsidRPr="00B63692">
        <w:rPr>
          <w:b/>
          <w:bCs/>
          <w:i w:val="0"/>
          <w:iCs w:val="0"/>
          <w:color w:val="auto"/>
          <w:sz w:val="20"/>
          <w:szCs w:val="20"/>
        </w:rPr>
        <w:t>.</w:t>
      </w:r>
      <w:r w:rsidR="0091632E">
        <w:rPr>
          <w:b/>
          <w:bCs/>
          <w:i w:val="0"/>
          <w:iCs w:val="0"/>
          <w:color w:val="auto"/>
          <w:sz w:val="20"/>
          <w:szCs w:val="20"/>
        </w:rPr>
        <w:br/>
      </w:r>
      <w:r w:rsidR="00B63692" w:rsidRPr="005153DE">
        <w:rPr>
          <w:color w:val="auto"/>
          <w:sz w:val="20"/>
          <w:szCs w:val="20"/>
        </w:rPr>
        <w:t>Pip</w:t>
      </w:r>
      <w:r w:rsidR="00FF0D26" w:rsidRPr="005153DE">
        <w:rPr>
          <w:color w:val="auto"/>
          <w:sz w:val="20"/>
          <w:szCs w:val="20"/>
        </w:rPr>
        <w:t>eline</w:t>
      </w:r>
      <w:r w:rsidR="0069678A" w:rsidRPr="005153DE">
        <w:rPr>
          <w:color w:val="auto"/>
          <w:sz w:val="20"/>
          <w:szCs w:val="20"/>
        </w:rPr>
        <w:t xml:space="preserve"> del procesamiento de datos</w:t>
      </w:r>
      <w:bookmarkEnd w:id="34"/>
    </w:p>
    <w:p w14:paraId="585BB70E" w14:textId="18873298" w:rsidR="00CD1B8B" w:rsidRDefault="00777B8F" w:rsidP="00CD1B8B">
      <w:pPr>
        <w:ind w:firstLine="0"/>
        <w:rPr>
          <w:rFonts w:cs="Arial"/>
        </w:rPr>
      </w:pPr>
      <w:r>
        <w:rPr>
          <w:rFonts w:cs="Arial"/>
          <w:noProof/>
        </w:rPr>
        <mc:AlternateContent>
          <mc:Choice Requires="wpc">
            <w:drawing>
              <wp:anchor distT="0" distB="0" distL="114300" distR="114300" simplePos="0" relativeHeight="251747343" behindDoc="1" locked="0" layoutInCell="1" allowOverlap="1" wp14:anchorId="3D2196FF" wp14:editId="790BFAB4">
                <wp:simplePos x="914400" y="1501775"/>
                <wp:positionH relativeFrom="page">
                  <wp:align>center</wp:align>
                </wp:positionH>
                <wp:positionV relativeFrom="paragraph">
                  <wp:posOffset>3810</wp:posOffset>
                </wp:positionV>
                <wp:extent cx="5487056" cy="2466000"/>
                <wp:effectExtent l="0" t="0" r="18415" b="10795"/>
                <wp:wrapTight wrapText="bothSides">
                  <wp:wrapPolygon edited="0">
                    <wp:start x="0" y="0"/>
                    <wp:lineTo x="0" y="21528"/>
                    <wp:lineTo x="21598" y="21528"/>
                    <wp:lineTo x="21598" y="0"/>
                    <wp:lineTo x="0" y="0"/>
                  </wp:wrapPolygon>
                </wp:wrapTight>
                <wp:docPr id="149" name="Lienzo 14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2"/>
                          </a:solidFill>
                        </a:ln>
                      </wpc:whole>
                      <wps:wsp>
                        <wps:cNvPr id="162" name="Conector recto de flecha 162"/>
                        <wps:cNvCnPr>
                          <a:stCxn id="150" idx="3"/>
                          <a:endCxn id="151" idx="1"/>
                        </wps:cNvCnPr>
                        <wps:spPr>
                          <a:xfrm flipV="1">
                            <a:off x="852053" y="678425"/>
                            <a:ext cx="138545" cy="2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 name="Conector recto de flecha 164"/>
                        <wps:cNvCnPr>
                          <a:stCxn id="151" idx="3"/>
                        </wps:cNvCnPr>
                        <wps:spPr>
                          <a:xfrm flipV="1">
                            <a:off x="3221180" y="678310"/>
                            <a:ext cx="127812" cy="1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wpg:cNvPr id="191" name="Grupo 191"/>
                        <wpg:cNvGrpSpPr/>
                        <wpg:grpSpPr>
                          <a:xfrm>
                            <a:off x="62346" y="228152"/>
                            <a:ext cx="5378683" cy="2007844"/>
                            <a:chOff x="62346" y="228152"/>
                            <a:chExt cx="5378683" cy="2007844"/>
                          </a:xfrm>
                        </wpg:grpSpPr>
                        <wpg:grpSp>
                          <wpg:cNvPr id="188" name="Grupo 188"/>
                          <wpg:cNvGrpSpPr/>
                          <wpg:grpSpPr>
                            <a:xfrm>
                              <a:off x="62346" y="228152"/>
                              <a:ext cx="5378683" cy="1988576"/>
                              <a:chOff x="62346" y="318207"/>
                              <a:chExt cx="5378683" cy="1988576"/>
                            </a:xfrm>
                          </wpg:grpSpPr>
                          <wpg:grpSp>
                            <wpg:cNvPr id="161" name="Grupo 161"/>
                            <wpg:cNvGrpSpPr/>
                            <wpg:grpSpPr>
                              <a:xfrm>
                                <a:off x="62346" y="318207"/>
                                <a:ext cx="5378683" cy="900769"/>
                                <a:chOff x="62346" y="318207"/>
                                <a:chExt cx="5378683" cy="900769"/>
                              </a:xfrm>
                            </wpg:grpSpPr>
                            <wps:wsp>
                              <wps:cNvPr id="150" name="Cuadro de texto 150"/>
                              <wps:cNvSpPr txBox="1"/>
                              <wps:spPr>
                                <a:xfrm>
                                  <a:off x="62346" y="318431"/>
                                  <a:ext cx="789707" cy="900545"/>
                                </a:xfrm>
                                <a:prstGeom prst="rect">
                                  <a:avLst/>
                                </a:prstGeom>
                                <a:solidFill>
                                  <a:schemeClr val="lt1"/>
                                </a:solidFill>
                                <a:ln w="6350">
                                  <a:solidFill>
                                    <a:prstClr val="black"/>
                                  </a:solidFill>
                                </a:ln>
                              </wps:spPr>
                              <wps:txbx>
                                <w:txbxContent>
                                  <w:p w14:paraId="443A463C" w14:textId="2520C8EF" w:rsidR="00F367BC" w:rsidRPr="00777B8F" w:rsidRDefault="00F367BC" w:rsidP="00777B8F">
                                    <w:pPr>
                                      <w:spacing w:line="360" w:lineRule="auto"/>
                                      <w:ind w:firstLine="0"/>
                                      <w:jc w:val="center"/>
                                      <w:rPr>
                                        <w:sz w:val="20"/>
                                        <w:szCs w:val="20"/>
                                      </w:rPr>
                                    </w:pPr>
                                    <w:r>
                                      <w:rPr>
                                        <w:sz w:val="20"/>
                                        <w:szCs w:val="20"/>
                                      </w:rPr>
                                      <w:t>Colección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5" name="Grupo 155"/>
                              <wpg:cNvGrpSpPr/>
                              <wpg:grpSpPr>
                                <a:xfrm>
                                  <a:off x="990598" y="318207"/>
                                  <a:ext cx="2230582" cy="900545"/>
                                  <a:chOff x="1378527" y="325243"/>
                                  <a:chExt cx="2230582" cy="900545"/>
                                </a:xfrm>
                              </wpg:grpSpPr>
                              <wps:wsp>
                                <wps:cNvPr id="151" name="Rectángulo 151"/>
                                <wps:cNvSpPr/>
                                <wps:spPr>
                                  <a:xfrm>
                                    <a:off x="1378527" y="325243"/>
                                    <a:ext cx="2230582" cy="900545"/>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ángulo 152"/>
                                <wps:cNvSpPr/>
                                <wps:spPr>
                                  <a:xfrm>
                                    <a:off x="1447779" y="706218"/>
                                    <a:ext cx="1059814" cy="45710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0020CD2" w14:textId="31901F2E" w:rsidR="00F367BC" w:rsidRPr="000F41E1" w:rsidRDefault="00F367BC" w:rsidP="00961ED4">
                                      <w:pPr>
                                        <w:spacing w:line="360" w:lineRule="auto"/>
                                        <w:ind w:firstLine="0"/>
                                        <w:jc w:val="center"/>
                                        <w:rPr>
                                          <w:sz w:val="20"/>
                                          <w:szCs w:val="20"/>
                                        </w:rPr>
                                      </w:pPr>
                                      <w:r>
                                        <w:rPr>
                                          <w:sz w:val="20"/>
                                          <w:szCs w:val="20"/>
                                        </w:rPr>
                                        <w:t>Extracción de características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ángulo 153"/>
                                <wps:cNvSpPr/>
                                <wps:spPr>
                                  <a:xfrm>
                                    <a:off x="2556164" y="707045"/>
                                    <a:ext cx="969247" cy="456737"/>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7F1E53E" w14:textId="5587BAE9" w:rsidR="00F367BC" w:rsidRPr="000F41E1" w:rsidRDefault="00F367BC" w:rsidP="00961ED4">
                                      <w:pPr>
                                        <w:spacing w:line="360" w:lineRule="auto"/>
                                        <w:ind w:firstLine="0"/>
                                        <w:jc w:val="center"/>
                                        <w:rPr>
                                          <w:sz w:val="20"/>
                                          <w:szCs w:val="20"/>
                                        </w:rPr>
                                      </w:pPr>
                                      <w:r>
                                        <w:rPr>
                                          <w:sz w:val="20"/>
                                          <w:szCs w:val="20"/>
                                        </w:rPr>
                                        <w:t>Limpieza e integración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Cuadro de texto 154"/>
                                <wps:cNvSpPr txBox="1"/>
                                <wps:spPr>
                                  <a:xfrm>
                                    <a:off x="1447799" y="367145"/>
                                    <a:ext cx="2077611" cy="242456"/>
                                  </a:xfrm>
                                  <a:prstGeom prst="rect">
                                    <a:avLst/>
                                  </a:prstGeom>
                                  <a:solidFill>
                                    <a:schemeClr val="lt1"/>
                                  </a:solidFill>
                                  <a:ln w="6350">
                                    <a:noFill/>
                                  </a:ln>
                                </wps:spPr>
                                <wps:txbx>
                                  <w:txbxContent>
                                    <w:p w14:paraId="2B0F17F1" w14:textId="751913CA" w:rsidR="00F367BC" w:rsidRPr="008C768E" w:rsidRDefault="00F367BC" w:rsidP="008C768E">
                                      <w:pPr>
                                        <w:ind w:firstLine="0"/>
                                        <w:jc w:val="center"/>
                                        <w:rPr>
                                          <w:sz w:val="20"/>
                                          <w:szCs w:val="20"/>
                                        </w:rPr>
                                      </w:pPr>
                                      <w:r>
                                        <w:rPr>
                                          <w:sz w:val="20"/>
                                          <w:szCs w:val="20"/>
                                        </w:rPr>
                                        <w:t>Preprocesamiento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6" name="Grupo 156"/>
                              <wpg:cNvGrpSpPr/>
                              <wpg:grpSpPr>
                                <a:xfrm>
                                  <a:off x="3348992" y="318322"/>
                                  <a:ext cx="2092037" cy="900430"/>
                                  <a:chOff x="0" y="0"/>
                                  <a:chExt cx="2230582" cy="900545"/>
                                </a:xfrm>
                              </wpg:grpSpPr>
                              <wps:wsp>
                                <wps:cNvPr id="157" name="Rectángulo 157"/>
                                <wps:cNvSpPr/>
                                <wps:spPr>
                                  <a:xfrm>
                                    <a:off x="0" y="0"/>
                                    <a:ext cx="2230582" cy="900545"/>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8" name="Rectángulo 158"/>
                                <wps:cNvSpPr/>
                                <wps:spPr>
                                  <a:xfrm>
                                    <a:off x="69272" y="381001"/>
                                    <a:ext cx="1049827" cy="457199"/>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3AB3BD3" w14:textId="4A84664F" w:rsidR="00F367BC" w:rsidRPr="00195122" w:rsidRDefault="00F367BC" w:rsidP="00961ED4">
                                      <w:pPr>
                                        <w:spacing w:line="360" w:lineRule="auto"/>
                                        <w:ind w:firstLine="0"/>
                                        <w:jc w:val="center"/>
                                        <w:rPr>
                                          <w:sz w:val="20"/>
                                          <w:szCs w:val="20"/>
                                        </w:rPr>
                                      </w:pPr>
                                      <w:r>
                                        <w:rPr>
                                          <w:sz w:val="20"/>
                                          <w:szCs w:val="20"/>
                                        </w:rPr>
                                        <w:t>Construcción bloque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ectángulo 159"/>
                                <wps:cNvSpPr/>
                                <wps:spPr>
                                  <a:xfrm>
                                    <a:off x="1177638" y="381463"/>
                                    <a:ext cx="1014880" cy="456737"/>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4013686" w14:textId="344DA166" w:rsidR="00F367BC" w:rsidRPr="00195122" w:rsidRDefault="00F367BC" w:rsidP="00961ED4">
                                      <w:pPr>
                                        <w:spacing w:line="360" w:lineRule="auto"/>
                                        <w:ind w:firstLine="0"/>
                                        <w:jc w:val="center"/>
                                        <w:rPr>
                                          <w:sz w:val="20"/>
                                          <w:szCs w:val="20"/>
                                        </w:rPr>
                                      </w:pPr>
                                      <w:r>
                                        <w:rPr>
                                          <w:sz w:val="20"/>
                                          <w:szCs w:val="20"/>
                                        </w:rPr>
                                        <w:t>Construcción bloque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Cuadro de texto 5"/>
                                <wps:cNvSpPr txBox="1"/>
                                <wps:spPr>
                                  <a:xfrm>
                                    <a:off x="69272" y="41563"/>
                                    <a:ext cx="2077611" cy="242456"/>
                                  </a:xfrm>
                                  <a:prstGeom prst="rect">
                                    <a:avLst/>
                                  </a:prstGeom>
                                  <a:solidFill>
                                    <a:schemeClr val="lt1"/>
                                  </a:solidFill>
                                  <a:ln w="6350">
                                    <a:noFill/>
                                  </a:ln>
                                </wps:spPr>
                                <wps:txbx>
                                  <w:txbxContent>
                                    <w:p w14:paraId="19DD5DDC" w14:textId="739908E3" w:rsidR="00F367BC" w:rsidRDefault="00F367BC" w:rsidP="00195122">
                                      <w:pPr>
                                        <w:spacing w:line="256" w:lineRule="auto"/>
                                        <w:ind w:firstLine="0"/>
                                        <w:jc w:val="center"/>
                                        <w:rPr>
                                          <w:sz w:val="24"/>
                                          <w:szCs w:val="24"/>
                                        </w:rPr>
                                      </w:pPr>
                                      <w:r>
                                        <w:rPr>
                                          <w:rFonts w:eastAsia="Calibri"/>
                                          <w:sz w:val="20"/>
                                          <w:szCs w:val="20"/>
                                        </w:rPr>
                                        <w:t>Analítica de procesamiento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s:wsp>
                            <wps:cNvPr id="167" name="Cuadro de texto 167"/>
                            <wps:cNvSpPr txBox="1"/>
                            <wps:spPr>
                              <a:xfrm>
                                <a:off x="2652850" y="1390800"/>
                                <a:ext cx="1219199" cy="486491"/>
                              </a:xfrm>
                              <a:prstGeom prst="rect">
                                <a:avLst/>
                              </a:prstGeom>
                              <a:solidFill>
                                <a:schemeClr val="lt1"/>
                              </a:solidFill>
                              <a:ln w="6350">
                                <a:noFill/>
                              </a:ln>
                            </wps:spPr>
                            <wps:txbx>
                              <w:txbxContent>
                                <w:p w14:paraId="0353071D" w14:textId="2AA59E02" w:rsidR="00F367BC" w:rsidRPr="009D0CAA" w:rsidRDefault="00F367BC" w:rsidP="00961ED4">
                                  <w:pPr>
                                    <w:spacing w:line="360" w:lineRule="auto"/>
                                    <w:ind w:firstLine="0"/>
                                    <w:jc w:val="center"/>
                                    <w:rPr>
                                      <w:sz w:val="20"/>
                                      <w:szCs w:val="20"/>
                                    </w:rPr>
                                  </w:pPr>
                                  <w:r>
                                    <w:rPr>
                                      <w:sz w:val="20"/>
                                      <w:szCs w:val="20"/>
                                    </w:rPr>
                                    <w:t>Retroalimentación (opcional)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Conector: angular 171"/>
                            <wps:cNvCnPr>
                              <a:stCxn id="158" idx="2"/>
                              <a:endCxn id="153" idx="2"/>
                            </wps:cNvCnPr>
                            <wps:spPr>
                              <a:xfrm rot="5400000">
                                <a:off x="3279401" y="529874"/>
                                <a:ext cx="331" cy="1253413"/>
                              </a:xfrm>
                              <a:prstGeom prst="bentConnector3">
                                <a:avLst>
                                  <a:gd name="adj1" fmla="val 221939879"/>
                                </a:avLst>
                              </a:prstGeom>
                              <a:ln w="9525" cap="flat" cmpd="sng" algn="ctr">
                                <a:solidFill>
                                  <a:schemeClr val="dk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78" name="Conector recto 178"/>
                            <wps:cNvCnPr/>
                            <wps:spPr>
                              <a:xfrm>
                                <a:off x="4405273" y="1218752"/>
                                <a:ext cx="0" cy="108803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79" name="Conector recto 179"/>
                            <wps:cNvCnPr/>
                            <wps:spPr>
                              <a:xfrm flipH="1">
                                <a:off x="449995" y="2306783"/>
                                <a:ext cx="3948587"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80" name="Conector recto de flecha 180"/>
                            <wps:cNvCnPr/>
                            <wps:spPr>
                              <a:xfrm flipV="1">
                                <a:off x="401782" y="1218976"/>
                                <a:ext cx="0" cy="1087807"/>
                              </a:xfrm>
                              <a:prstGeom prst="straightConnector1">
                                <a:avLst/>
                              </a:prstGeom>
                              <a:ln w="9525" cap="flat" cmpd="sng" algn="ctr">
                                <a:solidFill>
                                  <a:schemeClr val="dk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81" name="Cuadro de texto 167"/>
                            <wps:cNvSpPr txBox="1"/>
                            <wps:spPr>
                              <a:xfrm>
                                <a:off x="1434295" y="2029583"/>
                                <a:ext cx="1914697" cy="256418"/>
                              </a:xfrm>
                              <a:prstGeom prst="rect">
                                <a:avLst/>
                              </a:prstGeom>
                              <a:solidFill>
                                <a:schemeClr val="lt1"/>
                              </a:solidFill>
                              <a:ln w="6350">
                                <a:noFill/>
                              </a:ln>
                            </wps:spPr>
                            <wps:txbx>
                              <w:txbxContent>
                                <w:p w14:paraId="680D2631" w14:textId="77777777" w:rsidR="00F367BC" w:rsidRDefault="00F367BC" w:rsidP="008C4447">
                                  <w:pPr>
                                    <w:spacing w:line="256" w:lineRule="auto"/>
                                    <w:ind w:firstLine="0"/>
                                    <w:rPr>
                                      <w:sz w:val="24"/>
                                      <w:szCs w:val="24"/>
                                    </w:rPr>
                                  </w:pPr>
                                  <w:r>
                                    <w:rPr>
                                      <w:rFonts w:eastAsia="Calibri"/>
                                      <w:sz w:val="20"/>
                                      <w:szCs w:val="20"/>
                                    </w:rPr>
                                    <w:t>Retroalimentación (opcional)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89" name="Conector recto de flecha 189"/>
                          <wps:cNvCnPr/>
                          <wps:spPr>
                            <a:xfrm>
                              <a:off x="4904509" y="1128551"/>
                              <a:ext cx="0" cy="596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0" name="Cuadro de texto 190"/>
                          <wps:cNvSpPr txBox="1"/>
                          <wps:spPr>
                            <a:xfrm>
                              <a:off x="4501976" y="1744239"/>
                              <a:ext cx="818170" cy="491757"/>
                            </a:xfrm>
                            <a:prstGeom prst="rect">
                              <a:avLst/>
                            </a:prstGeom>
                            <a:solidFill>
                              <a:schemeClr val="lt1"/>
                            </a:solidFill>
                            <a:ln w="6350">
                              <a:noFill/>
                            </a:ln>
                          </wps:spPr>
                          <wps:txbx>
                            <w:txbxContent>
                              <w:p w14:paraId="56B08E4D" w14:textId="7654C76A" w:rsidR="00F367BC" w:rsidRPr="00AC0A17" w:rsidRDefault="00F367BC" w:rsidP="00961ED4">
                                <w:pPr>
                                  <w:spacing w:line="360" w:lineRule="auto"/>
                                  <w:ind w:firstLine="0"/>
                                  <w:jc w:val="center"/>
                                  <w:rPr>
                                    <w:b/>
                                    <w:bCs/>
                                    <w:sz w:val="20"/>
                                    <w:szCs w:val="20"/>
                                  </w:rPr>
                                </w:pPr>
                                <w:r w:rsidRPr="00AC0A17">
                                  <w:rPr>
                                    <w:b/>
                                    <w:bCs/>
                                    <w:sz w:val="20"/>
                                    <w:szCs w:val="20"/>
                                  </w:rPr>
                                  <w:t>Salida del Análisis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14:sizeRelV relativeFrom="margin">
                  <wp14:pctHeight>0</wp14:pctHeight>
                </wp14:sizeRelV>
              </wp:anchor>
            </w:drawing>
          </mc:Choice>
          <mc:Fallback>
            <w:pict>
              <v:group w14:anchorId="3D2196FF" id="Lienzo 149" o:spid="_x0000_s1027" editas="canvas" style="position:absolute;left:0;text-align:left;margin-left:0;margin-top:.3pt;width:432.05pt;height:194.15pt;z-index:-251569137;mso-position-horizontal:center;mso-position-horizontal-relative:page;mso-height-relative:margin" coordsize="54870,24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70;height:24657;visibility:visible;mso-wrap-style:square" filled="t" stroked="t" strokecolor="#e7e6e6 [3214]">
                  <v:fill o:detectmouseclick="t"/>
                  <v:path o:connecttype="none"/>
                </v:shape>
                <v:shapetype id="_x0000_t32" coordsize="21600,21600" o:spt="32" o:oned="t" path="m,l21600,21600e" filled="f">
                  <v:path arrowok="t" fillok="f" o:connecttype="none"/>
                  <o:lock v:ext="edit" shapetype="t"/>
                </v:shapetype>
                <v:shape id="Conector recto de flecha 162" o:spid="_x0000_s1029" type="#_x0000_t32" style="position:absolute;left:8520;top:6784;width:1385;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" strokecolor="black [3200]" strokeweight=".5pt">
                  <v:stroke endarrow="block" joinstyle="miter"/>
                </v:shape>
                <v:shape id="Conector recto de flecha 164" o:spid="_x0000_s1030" type="#_x0000_t32" style="position:absolute;left:32211;top:6783;width:127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" strokecolor="black [3200]" strokeweight=".5pt">
                  <v:stroke endarrow="block" joinstyle="miter"/>
                </v:shape>
                <v:group id="Grupo 191" o:spid="_x0000_s1031" style="position:absolute;left:623;top:2281;width:53787;height:20078" coordorigin="623,2281" coordsize="53786,20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group id="Grupo 188" o:spid="_x0000_s1032" style="position:absolute;left:623;top:2281;width:53787;height:19886" coordorigin="623,3182" coordsize="53786,1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group id="Grupo 161" o:spid="_x0000_s1033" style="position:absolute;left:623;top:3182;width:53787;height:9007" coordorigin="623,3182" coordsize="53786,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Cuadro de texto 150" o:spid="_x0000_s1034" type="#_x0000_t202" style="position:absolute;left:623;top:3184;width:7897;height:9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" fillcolor="white [3201]" strokeweight=".5pt">
                        <v:textbox>
                          <w:txbxContent>
                            <w:p w14:paraId="443A463C" w14:textId="2520C8EF" w:rsidR="00F367BC" w:rsidRPr="00777B8F" w:rsidRDefault="00F367BC" w:rsidP="00777B8F">
                              <w:pPr>
                                <w:spacing w:line="360" w:lineRule="auto"/>
                                <w:ind w:firstLine="0"/>
                                <w:jc w:val="center"/>
                                <w:rPr>
                                  <w:sz w:val="20"/>
                                  <w:szCs w:val="20"/>
                                </w:rPr>
                              </w:pPr>
                              <w:r>
                                <w:rPr>
                                  <w:sz w:val="20"/>
                                  <w:szCs w:val="20"/>
                                </w:rPr>
                                <w:t>Colección de datos</w:t>
                              </w:r>
                            </w:p>
                          </w:txbxContent>
                        </v:textbox>
                      </v:shape>
                      <v:group id="Grupo 155" o:spid="_x0000_s1035" style="position:absolute;left:9905;top:3182;width:22306;height:9005" coordorigin="13785,3252" coordsize="22305,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ángulo 151" o:spid="_x0000_s1036" style="position:absolute;left:13785;top:3252;width:22306;height:9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" fillcolor="white [3201]" strokecolor="black [3200]"/>
                        <v:rect id="Rectángulo 152" o:spid="_x0000_s1037" style="position:absolute;left:14477;top:7062;width:10598;height:4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" fillcolor="white [3201]" strokecolor="black [3200]">
                          <v:textbox>
                            <w:txbxContent>
                              <w:p w14:paraId="60020CD2" w14:textId="31901F2E" w:rsidR="00F367BC" w:rsidRPr="000F41E1" w:rsidRDefault="00F367BC" w:rsidP="00961ED4">
                                <w:pPr>
                                  <w:spacing w:line="360" w:lineRule="auto"/>
                                  <w:ind w:firstLine="0"/>
                                  <w:jc w:val="center"/>
                                  <w:rPr>
                                    <w:sz w:val="20"/>
                                    <w:szCs w:val="20"/>
                                  </w:rPr>
                                </w:pPr>
                                <w:r>
                                  <w:rPr>
                                    <w:sz w:val="20"/>
                                    <w:szCs w:val="20"/>
                                  </w:rPr>
                                  <w:t>Extracción de características</w:t>
                                </w:r>
                              </w:p>
                            </w:txbxContent>
                          </v:textbox>
                        </v:rect>
                        <v:rect id="Rectángulo 153" o:spid="_x0000_s1038" style="position:absolute;left:25561;top:7070;width:9693;height: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" fillcolor="white [3201]" strokecolor="black [3200]">
                          <v:textbox>
                            <w:txbxContent>
                              <w:p w14:paraId="27F1E53E" w14:textId="5587BAE9" w:rsidR="00F367BC" w:rsidRPr="000F41E1" w:rsidRDefault="00F367BC" w:rsidP="00961ED4">
                                <w:pPr>
                                  <w:spacing w:line="360" w:lineRule="auto"/>
                                  <w:ind w:firstLine="0"/>
                                  <w:jc w:val="center"/>
                                  <w:rPr>
                                    <w:sz w:val="20"/>
                                    <w:szCs w:val="20"/>
                                  </w:rPr>
                                </w:pPr>
                                <w:r>
                                  <w:rPr>
                                    <w:sz w:val="20"/>
                                    <w:szCs w:val="20"/>
                                  </w:rPr>
                                  <w:t>Limpieza e integración</w:t>
                                </w:r>
                              </w:p>
                            </w:txbxContent>
                          </v:textbox>
                        </v:rect>
                        <v:shape id="Cuadro de texto 154" o:spid="_x0000_s1039" type="#_x0000_t202" style="position:absolute;left:14477;top:3671;width:20777;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" fillcolor="white [3201]" stroked="f" strokeweight=".5pt">
                          <v:textbox>
                            <w:txbxContent>
                              <w:p w14:paraId="2B0F17F1" w14:textId="751913CA" w:rsidR="00F367BC" w:rsidRPr="008C768E" w:rsidRDefault="00F367BC" w:rsidP="008C768E">
                                <w:pPr>
                                  <w:ind w:firstLine="0"/>
                                  <w:jc w:val="center"/>
                                  <w:rPr>
                                    <w:sz w:val="20"/>
                                    <w:szCs w:val="20"/>
                                  </w:rPr>
                                </w:pPr>
                                <w:r>
                                  <w:rPr>
                                    <w:sz w:val="20"/>
                                    <w:szCs w:val="20"/>
                                  </w:rPr>
                                  <w:t>Preprocesamiento de datos</w:t>
                                </w:r>
                              </w:p>
                            </w:txbxContent>
                          </v:textbox>
                        </v:shape>
                      </v:group>
                      <v:group id="Grupo 156" o:spid="_x0000_s1040" style="position:absolute;left:33489;top:3183;width:20921;height:9004" coordsize="22305,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Rectángulo 157" o:spid="_x0000_s1041" style="position:absolute;width:22305;height:9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" fillcolor="white [3201]" strokecolor="black [3200]"/>
                        <v:rect id="Rectángulo 158" o:spid="_x0000_s1042" style="position:absolute;left:692;top:3810;width:1049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" fillcolor="white [3201]" strokecolor="black [3200]">
                          <v:textbox>
                            <w:txbxContent>
                              <w:p w14:paraId="53AB3BD3" w14:textId="4A84664F" w:rsidR="00F367BC" w:rsidRPr="00195122" w:rsidRDefault="00F367BC" w:rsidP="00961ED4">
                                <w:pPr>
                                  <w:spacing w:line="360" w:lineRule="auto"/>
                                  <w:ind w:firstLine="0"/>
                                  <w:jc w:val="center"/>
                                  <w:rPr>
                                    <w:sz w:val="20"/>
                                    <w:szCs w:val="20"/>
                                  </w:rPr>
                                </w:pPr>
                                <w:r>
                                  <w:rPr>
                                    <w:sz w:val="20"/>
                                    <w:szCs w:val="20"/>
                                  </w:rPr>
                                  <w:t>Construcción bloque 1</w:t>
                                </w:r>
                              </w:p>
                            </w:txbxContent>
                          </v:textbox>
                        </v:rect>
                        <v:rect id="Rectángulo 159" o:spid="_x0000_s1043" style="position:absolute;left:11776;top:3814;width:10149;height: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" fillcolor="white [3201]" strokecolor="black [3200]">
                          <v:textbox>
                            <w:txbxContent>
                              <w:p w14:paraId="64013686" w14:textId="344DA166" w:rsidR="00F367BC" w:rsidRPr="00195122" w:rsidRDefault="00F367BC" w:rsidP="00961ED4">
                                <w:pPr>
                                  <w:spacing w:line="360" w:lineRule="auto"/>
                                  <w:ind w:firstLine="0"/>
                                  <w:jc w:val="center"/>
                                  <w:rPr>
                                    <w:sz w:val="20"/>
                                    <w:szCs w:val="20"/>
                                  </w:rPr>
                                </w:pPr>
                                <w:r>
                                  <w:rPr>
                                    <w:sz w:val="20"/>
                                    <w:szCs w:val="20"/>
                                  </w:rPr>
                                  <w:t>Construcción bloque 2</w:t>
                                </w:r>
                              </w:p>
                            </w:txbxContent>
                          </v:textbox>
                        </v:rect>
                        <v:shape id="Cuadro de texto 5" o:spid="_x0000_s1044" type="#_x0000_t202" style="position:absolute;left:692;top:415;width:20776;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" fillcolor="white [3201]" stroked="f" strokeweight=".5pt">
                          <v:textbox>
                            <w:txbxContent>
                              <w:p w14:paraId="19DD5DDC" w14:textId="739908E3" w:rsidR="00F367BC" w:rsidRDefault="00F367BC" w:rsidP="00195122">
                                <w:pPr>
                                  <w:spacing w:line="256" w:lineRule="auto"/>
                                  <w:ind w:firstLine="0"/>
                                  <w:jc w:val="center"/>
                                  <w:rPr>
                                    <w:sz w:val="24"/>
                                    <w:szCs w:val="24"/>
                                  </w:rPr>
                                </w:pPr>
                                <w:r>
                                  <w:rPr>
                                    <w:rFonts w:eastAsia="Calibri"/>
                                    <w:sz w:val="20"/>
                                    <w:szCs w:val="20"/>
                                  </w:rPr>
                                  <w:t>Analítica de procesamiento</w:t>
                                </w:r>
                              </w:p>
                            </w:txbxContent>
                          </v:textbox>
                        </v:shape>
                      </v:group>
                    </v:group>
                    <v:shape id="Cuadro de texto 167" o:spid="_x0000_s1045" type="#_x0000_t202" style="position:absolute;left:26528;top:13908;width:12192;height:4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" fillcolor="white [3201]" stroked="f" strokeweight=".5pt">
                      <v:textbox>
                        <w:txbxContent>
                          <w:p w14:paraId="0353071D" w14:textId="2AA59E02" w:rsidR="00F367BC" w:rsidRPr="009D0CAA" w:rsidRDefault="00F367BC" w:rsidP="00961ED4">
                            <w:pPr>
                              <w:spacing w:line="360" w:lineRule="auto"/>
                              <w:ind w:firstLine="0"/>
                              <w:jc w:val="center"/>
                              <w:rPr>
                                <w:sz w:val="20"/>
                                <w:szCs w:val="20"/>
                              </w:rPr>
                            </w:pPr>
                            <w:r>
                              <w:rPr>
                                <w:sz w:val="20"/>
                                <w:szCs w:val="20"/>
                              </w:rPr>
                              <w:t>Retroalimentación (opcional)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71" o:spid="_x0000_s1046" type="#_x0000_t34" style="position:absolute;left:32793;top:5299;width:3;height:1253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" adj="47939014" strokecolor="black [3200]">
                      <v:stroke dashstyle="dash" endarrow="open" joinstyle="round"/>
                    </v:shape>
                    <v:line id="Conector recto 178" o:spid="_x0000_s1047" style="position:absolute;visibility:visible;mso-wrap-style:square" from="44052,12187" to="44052,23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" strokecolor="black [3200]">
                      <v:stroke dashstyle="dash"/>
                    </v:line>
                    <v:line id="Conector recto 179" o:spid="_x0000_s1048" style="position:absolute;flip:x;visibility:visible;mso-wrap-style:square" from="4499,23067" to="43985,23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" strokecolor="black [3200]">
                      <v:stroke dashstyle="dash"/>
                    </v:line>
                    <v:shape id="Conector recto de flecha 180" o:spid="_x0000_s1049" type="#_x0000_t32" style="position:absolute;left:4017;top:12189;width:0;height:108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" strokecolor="black [3200]">
                      <v:stroke dashstyle="dash" endarrow="open"/>
                    </v:shape>
                    <v:shape id="Cuadro de texto 167" o:spid="_x0000_s1050" type="#_x0000_t202" style="position:absolute;left:14342;top:20295;width:19147;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" fillcolor="white [3201]" stroked="f" strokeweight=".5pt">
                      <v:textbox>
                        <w:txbxContent>
                          <w:p w14:paraId="680D2631" w14:textId="77777777" w:rsidR="00F367BC" w:rsidRDefault="00F367BC" w:rsidP="008C4447">
                            <w:pPr>
                              <w:spacing w:line="256" w:lineRule="auto"/>
                              <w:ind w:firstLine="0"/>
                              <w:rPr>
                                <w:sz w:val="24"/>
                                <w:szCs w:val="24"/>
                              </w:rPr>
                            </w:pPr>
                            <w:r>
                              <w:rPr>
                                <w:rFonts w:eastAsia="Calibri"/>
                                <w:sz w:val="20"/>
                                <w:szCs w:val="20"/>
                              </w:rPr>
                              <w:t>Retroalimentación (opcional)</w:t>
                            </w:r>
                          </w:p>
                        </w:txbxContent>
                      </v:textbox>
                    </v:shape>
                  </v:group>
                  <v:shape id="Conector recto de flecha 189" o:spid="_x0000_s1051" type="#_x0000_t32" style="position:absolute;left:49045;top:11285;width:0;height:59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" strokecolor="black [3200]" strokeweight=".5pt">
                    <v:stroke endarrow="block" joinstyle="miter"/>
                  </v:shape>
                  <v:shape id="Cuadro de texto 190" o:spid="_x0000_s1052" type="#_x0000_t202" style="position:absolute;left:45019;top:17442;width:8182;height:4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56B08E4D" w14:textId="7654C76A" w:rsidR="00F367BC" w:rsidRPr="00AC0A17" w:rsidRDefault="00F367BC" w:rsidP="00961ED4">
                          <w:pPr>
                            <w:spacing w:line="360" w:lineRule="auto"/>
                            <w:ind w:firstLine="0"/>
                            <w:jc w:val="center"/>
                            <w:rPr>
                              <w:b/>
                              <w:bCs/>
                              <w:sz w:val="20"/>
                              <w:szCs w:val="20"/>
                            </w:rPr>
                          </w:pPr>
                          <w:r w:rsidRPr="00AC0A17">
                            <w:rPr>
                              <w:b/>
                              <w:bCs/>
                              <w:sz w:val="20"/>
                              <w:szCs w:val="20"/>
                            </w:rPr>
                            <w:t>Salida del Análisis</w:t>
                          </w:r>
                        </w:p>
                      </w:txbxContent>
                    </v:textbox>
                  </v:shape>
                </v:group>
                <w10:wrap type="tight" anchorx="page"/>
              </v:group>
            </w:pict>
          </mc:Fallback>
        </mc:AlternateContent>
      </w:r>
    </w:p>
    <w:p w14:paraId="40CFD607" w14:textId="77777777" w:rsidR="005C32B3" w:rsidRDefault="005C32B3" w:rsidP="00DF7CBC">
      <w:pPr>
        <w:ind w:firstLine="708"/>
        <w:rPr>
          <w:rFonts w:cs="Arial"/>
        </w:rPr>
      </w:pPr>
    </w:p>
    <w:p w14:paraId="2893CB46" w14:textId="73BD50C0" w:rsidR="00436520" w:rsidRPr="00862564" w:rsidRDefault="008348F2" w:rsidP="00DF7CBC">
      <w:pPr>
        <w:ind w:firstLine="708"/>
        <w:rPr>
          <w:rFonts w:cs="Arial"/>
          <w:sz w:val="18"/>
          <w:szCs w:val="18"/>
        </w:rPr>
      </w:pPr>
      <w:r>
        <w:rPr>
          <w:rFonts w:cs="Arial"/>
        </w:rPr>
        <w:t xml:space="preserve">La explicación de </w:t>
      </w:r>
      <w:r w:rsidR="00E47E22">
        <w:rPr>
          <w:rFonts w:cs="Arial"/>
        </w:rPr>
        <w:t>estas</w:t>
      </w:r>
      <w:r>
        <w:rPr>
          <w:rFonts w:cs="Arial"/>
        </w:rPr>
        <w:t xml:space="preserve"> fases </w:t>
      </w:r>
      <w:r w:rsidR="00655DA7">
        <w:rPr>
          <w:rFonts w:cs="Arial"/>
        </w:rPr>
        <w:t>está fuera del alcance de esta investigación ya que como veremos posteriormente</w:t>
      </w:r>
      <w:r w:rsidR="00E47E22">
        <w:rPr>
          <w:rFonts w:cs="Arial"/>
        </w:rPr>
        <w:t xml:space="preserve"> </w:t>
      </w:r>
      <w:r w:rsidR="00D234D3">
        <w:rPr>
          <w:rFonts w:cs="Arial"/>
        </w:rPr>
        <w:t xml:space="preserve">los datos </w:t>
      </w:r>
      <w:r w:rsidR="00333996">
        <w:rPr>
          <w:rFonts w:cs="Arial"/>
        </w:rPr>
        <w:t>que</w:t>
      </w:r>
      <w:r w:rsidR="00B72690">
        <w:rPr>
          <w:rFonts w:cs="Arial"/>
        </w:rPr>
        <w:t xml:space="preserve"> se</w:t>
      </w:r>
      <w:r w:rsidR="00333996">
        <w:rPr>
          <w:rFonts w:cs="Arial"/>
        </w:rPr>
        <w:t xml:space="preserve"> </w:t>
      </w:r>
      <w:r w:rsidR="00B72690">
        <w:rPr>
          <w:rFonts w:cs="Arial"/>
        </w:rPr>
        <w:t>recopilaron</w:t>
      </w:r>
      <w:r w:rsidR="00F20ED1">
        <w:rPr>
          <w:rFonts w:cs="Arial"/>
        </w:rPr>
        <w:t xml:space="preserve"> para la presente</w:t>
      </w:r>
      <w:r w:rsidR="009521BF">
        <w:rPr>
          <w:rFonts w:cs="Arial"/>
        </w:rPr>
        <w:t>,</w:t>
      </w:r>
      <w:r w:rsidR="001E769F">
        <w:rPr>
          <w:rFonts w:cs="Arial"/>
        </w:rPr>
        <w:t xml:space="preserve"> son datos en formato texto</w:t>
      </w:r>
      <w:r w:rsidR="00F20ED1">
        <w:rPr>
          <w:rFonts w:cs="Arial"/>
        </w:rPr>
        <w:t xml:space="preserve"> </w:t>
      </w:r>
      <w:r w:rsidR="001E769F">
        <w:rPr>
          <w:rFonts w:cs="Arial"/>
        </w:rPr>
        <w:t>no</w:t>
      </w:r>
      <w:r w:rsidR="00F20ED1">
        <w:rPr>
          <w:rFonts w:cs="Arial"/>
        </w:rPr>
        <w:t xml:space="preserve"> </w:t>
      </w:r>
      <w:r w:rsidR="00333996">
        <w:rPr>
          <w:rFonts w:cs="Arial"/>
        </w:rPr>
        <w:t>estructurados</w:t>
      </w:r>
      <w:r w:rsidR="00F20ED1">
        <w:rPr>
          <w:rFonts w:cs="Arial"/>
        </w:rPr>
        <w:t xml:space="preserve">, </w:t>
      </w:r>
      <w:r w:rsidR="001E769F">
        <w:rPr>
          <w:rFonts w:cs="Arial"/>
        </w:rPr>
        <w:t>y</w:t>
      </w:r>
      <w:r w:rsidR="00655DA7">
        <w:rPr>
          <w:rFonts w:cs="Arial"/>
        </w:rPr>
        <w:t xml:space="preserve"> </w:t>
      </w:r>
      <w:r w:rsidR="001E769F">
        <w:rPr>
          <w:rFonts w:cs="Arial"/>
        </w:rPr>
        <w:t>para el manejo de estos se utilizan técnicas de minería de texto que est</w:t>
      </w:r>
      <w:r w:rsidR="006F2958">
        <w:rPr>
          <w:rFonts w:cs="Arial"/>
        </w:rPr>
        <w:t>án bastante relacionadas con la minería de datos es por esto que</w:t>
      </w:r>
      <w:r w:rsidR="0010683D">
        <w:rPr>
          <w:rFonts w:cs="Arial"/>
        </w:rPr>
        <w:t xml:space="preserve"> es</w:t>
      </w:r>
      <w:r w:rsidR="00B364FB">
        <w:rPr>
          <w:rFonts w:cs="Arial"/>
        </w:rPr>
        <w:t xml:space="preserve"> conveniente iniciar </w:t>
      </w:r>
      <w:r w:rsidR="006C605F">
        <w:rPr>
          <w:rFonts w:cs="Arial"/>
        </w:rPr>
        <w:t>esta investigación</w:t>
      </w:r>
      <w:r w:rsidR="0010683D">
        <w:rPr>
          <w:rFonts w:cs="Arial"/>
        </w:rPr>
        <w:t xml:space="preserve"> haciendo una breve explicación de </w:t>
      </w:r>
      <w:r w:rsidR="006C605F">
        <w:rPr>
          <w:rFonts w:cs="Arial"/>
        </w:rPr>
        <w:t>la minería de datos.</w:t>
      </w:r>
    </w:p>
    <w:p w14:paraId="204C1E91" w14:textId="112C8F1C" w:rsidR="001C10A1" w:rsidRPr="004F60C5" w:rsidRDefault="001C10A1" w:rsidP="00DF7CBC">
      <w:pPr>
        <w:pStyle w:val="Ttulo2"/>
        <w:numPr>
          <w:ilvl w:val="1"/>
          <w:numId w:val="1"/>
        </w:numPr>
        <w:rPr>
          <w:rFonts w:ascii="Arial" w:hAnsi="Arial" w:cs="Arial"/>
          <w:color w:val="auto"/>
          <w:sz w:val="22"/>
          <w:szCs w:val="22"/>
          <w:lang w:val="es-ES"/>
        </w:rPr>
      </w:pPr>
      <w:r w:rsidRPr="004F60C5">
        <w:rPr>
          <w:rFonts w:ascii="Arial" w:hAnsi="Arial" w:cs="Arial"/>
          <w:b/>
          <w:color w:val="auto"/>
          <w:sz w:val="22"/>
          <w:szCs w:val="22"/>
          <w:lang w:val="es-ES"/>
        </w:rPr>
        <w:t>Descubrimiento de conocimiento</w:t>
      </w:r>
    </w:p>
    <w:p w14:paraId="56D668E4" w14:textId="1479BA06" w:rsidR="008A004F" w:rsidRDefault="00321BBB" w:rsidP="004F60C5">
      <w:pPr>
        <w:rPr>
          <w:rFonts w:cs="Arial"/>
        </w:rPr>
      </w:pPr>
      <w:r>
        <w:rPr>
          <w:rFonts w:cs="Arial"/>
        </w:rPr>
        <w:t xml:space="preserve">A diferencia de </w:t>
      </w:r>
      <w:proofErr w:type="spellStart"/>
      <w:r>
        <w:rPr>
          <w:rFonts w:cs="Arial"/>
        </w:rPr>
        <w:t>Aggarwal</w:t>
      </w:r>
      <w:proofErr w:type="spellEnd"/>
      <w:r>
        <w:rPr>
          <w:rFonts w:cs="Arial"/>
        </w:rPr>
        <w:t xml:space="preserve">, </w:t>
      </w:r>
      <w:r w:rsidR="00CF48CA">
        <w:rPr>
          <w:rFonts w:cs="Arial"/>
        </w:rPr>
        <w:fldChar w:fldCharType="begin" w:fldLock="1"/>
      </w:r>
      <w:r w:rsidR="00093920">
        <w:rPr>
          <w:rFonts w:cs="Arial"/>
        </w:rPr>
        <w:instrText>ADDIN CSL_CITATION {"citationItems":[{"id":"ITEM-1","itemData":{"DOI":"10.1007/978-1-4471-7307-6","ISBN":"978-1-4471-7306-9","author":[{"dropping-particle":"","family":"Bramer","given":"Max","non-dropping-particle":"","parse-names":false,"suffix":""}],"edition":"3.ª ed.","id":"ITEM-1","issued":{"date-parts":[["2016"]]},"number-of-pages":"530","title":"Principles of Data Mining","type":"book"},"uris":["http://www.mendeley.com/documents/?uuid=17a7dfac-8a44-43f9-bf61-23e2fed4144c"]}],"mendeley":{"formattedCitation":"(Bramer, 2016)","manualFormatting":"Bramer (2016)","plainTextFormattedCitation":"(Bramer, 2016)","previouslyFormattedCitation":"(Bramer, 2016)"},"properties":{"noteIndex":0},"schema":"https://github.com/citation-style-language/schema/raw/master/csl-citation.json"}</w:instrText>
      </w:r>
      <w:r w:rsidR="00CF48CA">
        <w:rPr>
          <w:rFonts w:cs="Arial"/>
        </w:rPr>
        <w:fldChar w:fldCharType="separate"/>
      </w:r>
      <w:r w:rsidR="00CF48CA" w:rsidRPr="00CF48CA">
        <w:rPr>
          <w:rFonts w:cs="Arial"/>
          <w:noProof/>
        </w:rPr>
        <w:t xml:space="preserve">Bramer </w:t>
      </w:r>
      <w:r w:rsidR="00DD330D">
        <w:rPr>
          <w:rFonts w:cs="Arial"/>
          <w:noProof/>
        </w:rPr>
        <w:t>(</w:t>
      </w:r>
      <w:r w:rsidR="00CF48CA" w:rsidRPr="00CF48CA">
        <w:rPr>
          <w:rFonts w:cs="Arial"/>
          <w:noProof/>
        </w:rPr>
        <w:t>2016)</w:t>
      </w:r>
      <w:r w:rsidR="00CF48CA">
        <w:rPr>
          <w:rFonts w:cs="Arial"/>
        </w:rPr>
        <w:fldChar w:fldCharType="end"/>
      </w:r>
      <w:r w:rsidR="00CF48CA">
        <w:rPr>
          <w:rFonts w:cs="Arial"/>
        </w:rPr>
        <w:t xml:space="preserve"> </w:t>
      </w:r>
      <w:r w:rsidR="00AD3C98">
        <w:rPr>
          <w:rFonts w:cs="Arial"/>
        </w:rPr>
        <w:t xml:space="preserve">centra </w:t>
      </w:r>
      <w:r w:rsidR="000A5953">
        <w:rPr>
          <w:rFonts w:cs="Arial"/>
        </w:rPr>
        <w:t xml:space="preserve">la definición de minería de datos en algoritmos </w:t>
      </w:r>
      <w:r w:rsidR="0092111B">
        <w:rPr>
          <w:rFonts w:cs="Arial"/>
        </w:rPr>
        <w:t xml:space="preserve">que permiten descubrir </w:t>
      </w:r>
      <w:r w:rsidR="00D34DB1">
        <w:rPr>
          <w:rFonts w:cs="Arial"/>
        </w:rPr>
        <w:t xml:space="preserve">patrones o </w:t>
      </w:r>
      <w:r w:rsidR="0092111B">
        <w:rPr>
          <w:rFonts w:cs="Arial"/>
        </w:rPr>
        <w:t>información oculta</w:t>
      </w:r>
      <w:r w:rsidR="00870530">
        <w:rPr>
          <w:rFonts w:cs="Arial"/>
        </w:rPr>
        <w:t xml:space="preserve"> de los datos.</w:t>
      </w:r>
      <w:r w:rsidR="0092111B">
        <w:rPr>
          <w:rFonts w:cs="Arial"/>
        </w:rPr>
        <w:t xml:space="preserve"> Además</w:t>
      </w:r>
      <w:r w:rsidR="00530E6B">
        <w:rPr>
          <w:rFonts w:cs="Arial"/>
        </w:rPr>
        <w:t>,</w:t>
      </w:r>
      <w:r w:rsidR="0092111B">
        <w:rPr>
          <w:rFonts w:cs="Arial"/>
        </w:rPr>
        <w:t xml:space="preserve"> </w:t>
      </w:r>
      <w:r w:rsidR="0010683D">
        <w:rPr>
          <w:rFonts w:cs="Arial"/>
        </w:rPr>
        <w:t xml:space="preserve">señala </w:t>
      </w:r>
      <w:r w:rsidR="008E61DF">
        <w:rPr>
          <w:rFonts w:cs="Arial"/>
        </w:rPr>
        <w:t xml:space="preserve">que la minería de datos </w:t>
      </w:r>
      <w:r w:rsidR="002C28CF">
        <w:rPr>
          <w:rFonts w:cs="Arial"/>
        </w:rPr>
        <w:t xml:space="preserve">es la parte central de un proceso mayor </w:t>
      </w:r>
      <w:r w:rsidR="00AC3581">
        <w:rPr>
          <w:rFonts w:cs="Arial"/>
        </w:rPr>
        <w:t>llamado</w:t>
      </w:r>
      <w:r w:rsidR="0010683D">
        <w:rPr>
          <w:rFonts w:cs="Arial"/>
        </w:rPr>
        <w:t xml:space="preserve"> descubrimiento del </w:t>
      </w:r>
      <w:r w:rsidR="002C28CF">
        <w:rPr>
          <w:rFonts w:cs="Arial"/>
        </w:rPr>
        <w:t>conocimiento</w:t>
      </w:r>
      <w:r w:rsidR="003D7020">
        <w:rPr>
          <w:rFonts w:cs="Arial"/>
        </w:rPr>
        <w:t>.</w:t>
      </w:r>
      <w:r w:rsidR="00A0136A">
        <w:rPr>
          <w:rFonts w:cs="Arial"/>
        </w:rPr>
        <w:t xml:space="preserve"> </w:t>
      </w:r>
    </w:p>
    <w:p w14:paraId="6C991342" w14:textId="4550EC37" w:rsidR="004814B1" w:rsidRDefault="006E48B1" w:rsidP="004814B1">
      <w:pPr>
        <w:rPr>
          <w:rFonts w:cs="Arial"/>
        </w:rPr>
      </w:pPr>
      <w:proofErr w:type="spellStart"/>
      <w:r>
        <w:rPr>
          <w:rFonts w:cs="Arial"/>
        </w:rPr>
        <w:t>Bramer</w:t>
      </w:r>
      <w:proofErr w:type="spellEnd"/>
      <w:r>
        <w:rPr>
          <w:rFonts w:cs="Arial"/>
        </w:rPr>
        <w:t xml:space="preserve"> define al</w:t>
      </w:r>
      <w:r w:rsidR="00A0136A">
        <w:rPr>
          <w:rFonts w:cs="Arial"/>
        </w:rPr>
        <w:t xml:space="preserve"> descubrimiento de conocimiento </w:t>
      </w:r>
      <w:r w:rsidR="00C417DF">
        <w:rPr>
          <w:rFonts w:cs="Arial"/>
        </w:rPr>
        <w:t xml:space="preserve">como </w:t>
      </w:r>
      <w:r w:rsidR="00A43FBC">
        <w:rPr>
          <w:rFonts w:cs="Arial"/>
        </w:rPr>
        <w:t>“</w:t>
      </w:r>
      <w:r w:rsidR="007314DD">
        <w:rPr>
          <w:rFonts w:cs="Arial"/>
        </w:rPr>
        <w:t xml:space="preserve">la extracción no trivial de información implícita, previamente desconocida y potencialmente útil </w:t>
      </w:r>
      <w:r w:rsidR="00222478">
        <w:rPr>
          <w:rFonts w:cs="Arial"/>
        </w:rPr>
        <w:t>de los datos”</w:t>
      </w:r>
      <w:r w:rsidR="00935572">
        <w:rPr>
          <w:rFonts w:cs="Arial"/>
        </w:rPr>
        <w:t xml:space="preserve"> </w:t>
      </w:r>
      <w:r w:rsidR="00935572">
        <w:rPr>
          <w:rFonts w:cs="Arial"/>
        </w:rPr>
        <w:fldChar w:fldCharType="begin" w:fldLock="1"/>
      </w:r>
      <w:r w:rsidR="00C34519">
        <w:rPr>
          <w:rFonts w:cs="Arial"/>
        </w:rPr>
        <w:instrText>ADDIN CSL_CITATION {"citationItems":[{"id":"ITEM-1","itemData":{"DOI":"10.1007/978-1-4471-7307-6","ISBN":"978-1-4471-7306-9","author":[{"dropping-particle":"","family":"Bramer","given":"Max","non-dropping-particle":"","parse-names":false,"suffix":""}],"edition":"3.ª ed.","id":"ITEM-1","issued":{"date-parts":[["2016"]]},"number-of-pages":"530","title":"Principles of Data Mining","type":"book"},"uris":["http://www.mendeley.com/documents/?uuid=17a7dfac-8a44-43f9-bf61-23e2fed4144c"]}],"mendeley":{"formattedCitation":"(Bramer, 2016)","manualFormatting":"(2016, p. 18)","plainTextFormattedCitation":"(Bramer, 2016)","previouslyFormattedCitation":"(Bramer, 2016)"},"properties":{"noteIndex":0},"schema":"https://github.com/citation-style-language/schema/raw/master/csl-citation.json"}</w:instrText>
      </w:r>
      <w:r w:rsidR="00935572">
        <w:rPr>
          <w:rFonts w:cs="Arial"/>
        </w:rPr>
        <w:fldChar w:fldCharType="separate"/>
      </w:r>
      <w:r w:rsidR="00935572" w:rsidRPr="00935572">
        <w:rPr>
          <w:rFonts w:cs="Arial"/>
          <w:noProof/>
        </w:rPr>
        <w:t>(2016</w:t>
      </w:r>
      <w:r w:rsidR="00935572">
        <w:rPr>
          <w:rFonts w:cs="Arial"/>
          <w:noProof/>
        </w:rPr>
        <w:t xml:space="preserve">, </w:t>
      </w:r>
      <w:r w:rsidR="00A72414">
        <w:rPr>
          <w:rFonts w:cs="Arial"/>
          <w:noProof/>
        </w:rPr>
        <w:t>p.</w:t>
      </w:r>
      <w:r w:rsidR="00F52A16">
        <w:rPr>
          <w:rFonts w:cs="Arial"/>
          <w:noProof/>
        </w:rPr>
        <w:t xml:space="preserve"> 18</w:t>
      </w:r>
      <w:r w:rsidR="00935572" w:rsidRPr="00935572">
        <w:rPr>
          <w:rFonts w:cs="Arial"/>
          <w:noProof/>
        </w:rPr>
        <w:t>)</w:t>
      </w:r>
      <w:r w:rsidR="00935572">
        <w:rPr>
          <w:rFonts w:cs="Arial"/>
        </w:rPr>
        <w:fldChar w:fldCharType="end"/>
      </w:r>
      <w:r w:rsidR="00F52A16">
        <w:rPr>
          <w:rFonts w:cs="Arial"/>
        </w:rPr>
        <w:t>.</w:t>
      </w:r>
      <w:r w:rsidR="00222478">
        <w:rPr>
          <w:rFonts w:cs="Arial"/>
        </w:rPr>
        <w:t xml:space="preserve"> </w:t>
      </w:r>
    </w:p>
    <w:p w14:paraId="47DC0426" w14:textId="384421FA" w:rsidR="00C00137" w:rsidRDefault="00C00137" w:rsidP="00C00137">
      <w:pPr>
        <w:ind w:firstLine="0"/>
        <w:rPr>
          <w:rFonts w:cs="Arial"/>
        </w:rPr>
      </w:pPr>
    </w:p>
    <w:p w14:paraId="28D851B5" w14:textId="77777777" w:rsidR="00BB23FB" w:rsidRDefault="00BB23FB" w:rsidP="00C00137">
      <w:pPr>
        <w:ind w:firstLine="0"/>
        <w:rPr>
          <w:rFonts w:cs="Arial"/>
        </w:rPr>
      </w:pPr>
    </w:p>
    <w:p w14:paraId="6452425D" w14:textId="39FD0B33" w:rsidR="003767D3" w:rsidRPr="00BA6D11" w:rsidRDefault="008D14D3" w:rsidP="00DA65D4">
      <w:pPr>
        <w:pStyle w:val="Descripcin"/>
        <w:keepNext/>
        <w:spacing w:after="0" w:line="480" w:lineRule="auto"/>
        <w:ind w:firstLine="0"/>
        <w:jc w:val="left"/>
        <w:rPr>
          <w:b/>
          <w:bCs/>
          <w:i w:val="0"/>
          <w:iCs w:val="0"/>
          <w:color w:val="auto"/>
          <w:sz w:val="20"/>
          <w:szCs w:val="20"/>
        </w:rPr>
      </w:pPr>
      <w:bookmarkStart w:id="35" w:name="_Toc61912197"/>
      <w:r w:rsidRPr="003767D3">
        <w:rPr>
          <w:b/>
          <w:bCs/>
          <w:i w:val="0"/>
          <w:iCs w:val="0"/>
          <w:color w:val="auto"/>
          <w:sz w:val="20"/>
          <w:szCs w:val="20"/>
        </w:rPr>
        <w:lastRenderedPageBreak/>
        <w:t xml:space="preserve">Figura </w:t>
      </w:r>
      <w:r w:rsidRPr="003767D3">
        <w:rPr>
          <w:b/>
          <w:bCs/>
          <w:i w:val="0"/>
          <w:iCs w:val="0"/>
          <w:color w:val="auto"/>
          <w:sz w:val="20"/>
          <w:szCs w:val="20"/>
        </w:rPr>
        <w:fldChar w:fldCharType="begin"/>
      </w:r>
      <w:r w:rsidRPr="003767D3">
        <w:rPr>
          <w:b/>
          <w:bCs/>
          <w:i w:val="0"/>
          <w:iCs w:val="0"/>
          <w:color w:val="auto"/>
          <w:sz w:val="20"/>
          <w:szCs w:val="20"/>
        </w:rPr>
        <w:instrText xml:space="preserve"> SEQ Figura \* ARABIC </w:instrText>
      </w:r>
      <w:r w:rsidRPr="003767D3">
        <w:rPr>
          <w:b/>
          <w:bCs/>
          <w:i w:val="0"/>
          <w:iCs w:val="0"/>
          <w:color w:val="auto"/>
          <w:sz w:val="20"/>
          <w:szCs w:val="20"/>
        </w:rPr>
        <w:fldChar w:fldCharType="separate"/>
      </w:r>
      <w:r w:rsidR="00DA65D4">
        <w:rPr>
          <w:b/>
          <w:bCs/>
          <w:i w:val="0"/>
          <w:iCs w:val="0"/>
          <w:noProof/>
          <w:color w:val="auto"/>
          <w:sz w:val="20"/>
          <w:szCs w:val="20"/>
        </w:rPr>
        <w:t>2</w:t>
      </w:r>
      <w:r w:rsidRPr="003767D3">
        <w:rPr>
          <w:b/>
          <w:bCs/>
          <w:i w:val="0"/>
          <w:iCs w:val="0"/>
          <w:color w:val="auto"/>
          <w:sz w:val="20"/>
          <w:szCs w:val="20"/>
        </w:rPr>
        <w:fldChar w:fldCharType="end"/>
      </w:r>
      <w:r w:rsidR="003767D3">
        <w:rPr>
          <w:b/>
          <w:bCs/>
          <w:i w:val="0"/>
          <w:iCs w:val="0"/>
          <w:color w:val="auto"/>
          <w:sz w:val="20"/>
          <w:szCs w:val="20"/>
        </w:rPr>
        <w:t>.</w:t>
      </w:r>
      <w:r w:rsidR="00BA6D11">
        <w:rPr>
          <w:b/>
          <w:bCs/>
          <w:i w:val="0"/>
          <w:iCs w:val="0"/>
          <w:color w:val="auto"/>
          <w:sz w:val="20"/>
          <w:szCs w:val="20"/>
        </w:rPr>
        <w:br/>
      </w:r>
      <w:r w:rsidR="00FD01DE" w:rsidRPr="00BA6D11">
        <w:rPr>
          <w:rFonts w:cs="Arial"/>
          <w:color w:val="auto"/>
          <w:sz w:val="20"/>
          <w:szCs w:val="20"/>
        </w:rPr>
        <w:t>El proceso de descubrimiento del conocimiento</w:t>
      </w:r>
      <w:bookmarkEnd w:id="35"/>
    </w:p>
    <w:p w14:paraId="7571C1D1" w14:textId="361AB776" w:rsidR="00C00137" w:rsidRDefault="00F03B48" w:rsidP="00C00137">
      <w:pPr>
        <w:ind w:firstLine="0"/>
        <w:rPr>
          <w:rFonts w:cs="Arial"/>
        </w:rPr>
      </w:pPr>
      <w:r>
        <w:rPr>
          <w:noProof/>
        </w:rPr>
        <mc:AlternateContent>
          <mc:Choice Requires="wps">
            <w:drawing>
              <wp:anchor distT="0" distB="0" distL="114300" distR="114300" simplePos="0" relativeHeight="251729935" behindDoc="0" locked="0" layoutInCell="1" allowOverlap="1" wp14:anchorId="4A3FC479" wp14:editId="3B0596D3">
                <wp:simplePos x="0" y="0"/>
                <wp:positionH relativeFrom="column">
                  <wp:posOffset>64770</wp:posOffset>
                </wp:positionH>
                <wp:positionV relativeFrom="paragraph">
                  <wp:posOffset>3293110</wp:posOffset>
                </wp:positionV>
                <wp:extent cx="5642610" cy="493134"/>
                <wp:effectExtent l="0" t="0" r="0" b="2540"/>
                <wp:wrapNone/>
                <wp:docPr id="169" name="Cuadro de texto 169"/>
                <wp:cNvGraphicFramePr/>
                <a:graphic xmlns:a="http://schemas.openxmlformats.org/drawingml/2006/main">
                  <a:graphicData uri="http://schemas.microsoft.com/office/word/2010/wordprocessingShape">
                    <wps:wsp>
                      <wps:cNvSpPr txBox="1"/>
                      <wps:spPr>
                        <a:xfrm>
                          <a:off x="0" y="0"/>
                          <a:ext cx="5642610" cy="493134"/>
                        </a:xfrm>
                        <a:prstGeom prst="rect">
                          <a:avLst/>
                        </a:prstGeom>
                        <a:solidFill>
                          <a:prstClr val="white"/>
                        </a:solidFill>
                        <a:ln>
                          <a:noFill/>
                        </a:ln>
                      </wps:spPr>
                      <wps:txbx>
                        <w:txbxContent>
                          <w:p w14:paraId="729E43F9" w14:textId="6303C77E" w:rsidR="00F367BC" w:rsidRPr="004814B1" w:rsidRDefault="00F367BC" w:rsidP="00F03B48">
                            <w:pPr>
                              <w:pStyle w:val="Descripcin"/>
                              <w:spacing w:after="0" w:line="480" w:lineRule="auto"/>
                              <w:ind w:firstLine="0"/>
                              <w:rPr>
                                <w:noProof/>
                                <w:sz w:val="20"/>
                                <w:szCs w:val="20"/>
                                <w:lang w:val="es-419" w:eastAsia="es-419"/>
                              </w:rPr>
                            </w:pPr>
                            <w:r w:rsidRPr="0095066C">
                              <w:rPr>
                                <w:color w:val="auto"/>
                                <w:sz w:val="20"/>
                                <w:szCs w:val="20"/>
                              </w:rPr>
                              <w:t>Nota.</w:t>
                            </w:r>
                            <w:r w:rsidRPr="004814B1">
                              <w:rPr>
                                <w:i w:val="0"/>
                                <w:iCs w:val="0"/>
                                <w:color w:val="auto"/>
                                <w:sz w:val="20"/>
                                <w:szCs w:val="20"/>
                              </w:rPr>
                              <w:t xml:space="preserve"> </w:t>
                            </w:r>
                            <w:r>
                              <w:rPr>
                                <w:i w:val="0"/>
                                <w:iCs w:val="0"/>
                                <w:color w:val="auto"/>
                                <w:sz w:val="20"/>
                                <w:szCs w:val="20"/>
                              </w:rPr>
                              <w:t>Adaptado</w:t>
                            </w:r>
                            <w:r w:rsidRPr="004814B1">
                              <w:rPr>
                                <w:i w:val="0"/>
                                <w:iCs w:val="0"/>
                                <w:color w:val="auto"/>
                                <w:sz w:val="20"/>
                                <w:szCs w:val="20"/>
                              </w:rPr>
                              <w:t xml:space="preserve"> de </w:t>
                            </w:r>
                            <w:r w:rsidRPr="001D0756">
                              <w:rPr>
                                <w:rFonts w:cs="Arial"/>
                                <w:color w:val="auto"/>
                                <w:sz w:val="20"/>
                                <w:szCs w:val="20"/>
                              </w:rPr>
                              <w:t xml:space="preserve">Principles of Data Mining </w:t>
                            </w:r>
                            <w:r w:rsidRPr="004814B1">
                              <w:rPr>
                                <w:rFonts w:cs="Arial"/>
                                <w:i w:val="0"/>
                                <w:iCs w:val="0"/>
                                <w:color w:val="auto"/>
                                <w:sz w:val="20"/>
                                <w:szCs w:val="20"/>
                              </w:rPr>
                              <w:t>(p. 18)</w:t>
                            </w:r>
                            <w:r>
                              <w:rPr>
                                <w:rFonts w:cs="Arial"/>
                                <w:i w:val="0"/>
                                <w:iCs w:val="0"/>
                                <w:color w:val="auto"/>
                                <w:sz w:val="20"/>
                                <w:szCs w:val="20"/>
                              </w:rPr>
                              <w:t xml:space="preserve"> </w:t>
                            </w:r>
                            <w:r w:rsidRPr="00E27568">
                              <w:rPr>
                                <w:rFonts w:cs="Arial"/>
                                <w:i w:val="0"/>
                                <w:iCs w:val="0"/>
                                <w:color w:val="auto"/>
                                <w:sz w:val="20"/>
                                <w:szCs w:val="20"/>
                              </w:rPr>
                              <w:t>[Diagrama de flujo]</w:t>
                            </w:r>
                            <w:r w:rsidRPr="004814B1">
                              <w:rPr>
                                <w:rFonts w:cs="Arial"/>
                                <w:i w:val="0"/>
                                <w:iCs w:val="0"/>
                                <w:color w:val="auto"/>
                                <w:sz w:val="20"/>
                                <w:szCs w:val="20"/>
                              </w:rPr>
                              <w:t>, por Bramer, M. 2016. (</w:t>
                            </w:r>
                            <w:r w:rsidRPr="004814B1">
                              <w:rPr>
                                <w:rFonts w:cs="Arial"/>
                                <w:i w:val="0"/>
                                <w:iCs w:val="0"/>
                                <w:noProof/>
                                <w:color w:val="auto"/>
                                <w:sz w:val="20"/>
                                <w:szCs w:val="20"/>
                              </w:rPr>
                              <w:t>https://doi.org/10.1007/978-1-4471-7307-6). Springer-Verlag London Ltd.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3FC479" id="Cuadro de texto 169" o:spid="_x0000_s1053" type="#_x0000_t202" style="position:absolute;left:0;text-align:left;margin-left:5.1pt;margin-top:259.3pt;width:444.3pt;height:38.85pt;z-index:25172993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" stroked="f">
                <v:textbox inset="0,0,0,0">
                  <w:txbxContent>
                    <w:p w14:paraId="729E43F9" w14:textId="6303C77E" w:rsidR="00F367BC" w:rsidRPr="004814B1" w:rsidRDefault="00F367BC" w:rsidP="00F03B48">
                      <w:pPr>
                        <w:pStyle w:val="Descripcin"/>
                        <w:spacing w:after="0" w:line="480" w:lineRule="auto"/>
                        <w:ind w:firstLine="0"/>
                        <w:rPr>
                          <w:noProof/>
                          <w:sz w:val="20"/>
                          <w:szCs w:val="20"/>
                          <w:lang w:val="es-419" w:eastAsia="es-419"/>
                        </w:rPr>
                      </w:pPr>
                      <w:r w:rsidRPr="0095066C">
                        <w:rPr>
                          <w:color w:val="auto"/>
                          <w:sz w:val="20"/>
                          <w:szCs w:val="20"/>
                        </w:rPr>
                        <w:t>Nota.</w:t>
                      </w:r>
                      <w:r w:rsidRPr="004814B1">
                        <w:rPr>
                          <w:i w:val="0"/>
                          <w:iCs w:val="0"/>
                          <w:color w:val="auto"/>
                          <w:sz w:val="20"/>
                          <w:szCs w:val="20"/>
                        </w:rPr>
                        <w:t xml:space="preserve"> </w:t>
                      </w:r>
                      <w:r>
                        <w:rPr>
                          <w:i w:val="0"/>
                          <w:iCs w:val="0"/>
                          <w:color w:val="auto"/>
                          <w:sz w:val="20"/>
                          <w:szCs w:val="20"/>
                        </w:rPr>
                        <w:t>Adaptado</w:t>
                      </w:r>
                      <w:r w:rsidRPr="004814B1">
                        <w:rPr>
                          <w:i w:val="0"/>
                          <w:iCs w:val="0"/>
                          <w:color w:val="auto"/>
                          <w:sz w:val="20"/>
                          <w:szCs w:val="20"/>
                        </w:rPr>
                        <w:t xml:space="preserve"> de </w:t>
                      </w:r>
                      <w:r w:rsidRPr="001D0756">
                        <w:rPr>
                          <w:rFonts w:cs="Arial"/>
                          <w:color w:val="auto"/>
                          <w:sz w:val="20"/>
                          <w:szCs w:val="20"/>
                        </w:rPr>
                        <w:t xml:space="preserve">Principles of Data Mining </w:t>
                      </w:r>
                      <w:r w:rsidRPr="004814B1">
                        <w:rPr>
                          <w:rFonts w:cs="Arial"/>
                          <w:i w:val="0"/>
                          <w:iCs w:val="0"/>
                          <w:color w:val="auto"/>
                          <w:sz w:val="20"/>
                          <w:szCs w:val="20"/>
                        </w:rPr>
                        <w:t>(p. 18)</w:t>
                      </w:r>
                      <w:r>
                        <w:rPr>
                          <w:rFonts w:cs="Arial"/>
                          <w:i w:val="0"/>
                          <w:iCs w:val="0"/>
                          <w:color w:val="auto"/>
                          <w:sz w:val="20"/>
                          <w:szCs w:val="20"/>
                        </w:rPr>
                        <w:t xml:space="preserve"> </w:t>
                      </w:r>
                      <w:r w:rsidRPr="00E27568">
                        <w:rPr>
                          <w:rFonts w:cs="Arial"/>
                          <w:i w:val="0"/>
                          <w:iCs w:val="0"/>
                          <w:color w:val="auto"/>
                          <w:sz w:val="20"/>
                          <w:szCs w:val="20"/>
                        </w:rPr>
                        <w:t>[Diagrama de flujo]</w:t>
                      </w:r>
                      <w:r w:rsidRPr="004814B1">
                        <w:rPr>
                          <w:rFonts w:cs="Arial"/>
                          <w:i w:val="0"/>
                          <w:iCs w:val="0"/>
                          <w:color w:val="auto"/>
                          <w:sz w:val="20"/>
                          <w:szCs w:val="20"/>
                        </w:rPr>
                        <w:t>, por Bramer, M. 2016. (</w:t>
                      </w:r>
                      <w:r w:rsidRPr="004814B1">
                        <w:rPr>
                          <w:rFonts w:cs="Arial"/>
                          <w:i w:val="0"/>
                          <w:iCs w:val="0"/>
                          <w:noProof/>
                          <w:color w:val="auto"/>
                          <w:sz w:val="20"/>
                          <w:szCs w:val="20"/>
                        </w:rPr>
                        <w:t>https://doi.org/10.1007/978-1-4471-7307-6). Springer-Verlag London Ltd.</w:t>
                      </w:r>
                    </w:p>
                  </w:txbxContent>
                </v:textbox>
              </v:shape>
            </w:pict>
          </mc:Fallback>
        </mc:AlternateContent>
      </w:r>
      <w:r w:rsidR="00E470AA">
        <w:rPr>
          <w:rFonts w:cs="Arial"/>
          <w:noProof/>
        </w:rPr>
        <mc:AlternateContent>
          <mc:Choice Requires="wpc">
            <w:drawing>
              <wp:anchor distT="0" distB="0" distL="114300" distR="114300" simplePos="0" relativeHeight="251748367" behindDoc="1" locked="0" layoutInCell="1" allowOverlap="1" wp14:anchorId="1B695DC6" wp14:editId="2456495E">
                <wp:simplePos x="0" y="0"/>
                <wp:positionH relativeFrom="page">
                  <wp:align>center</wp:align>
                </wp:positionH>
                <wp:positionV relativeFrom="paragraph">
                  <wp:posOffset>0</wp:posOffset>
                </wp:positionV>
                <wp:extent cx="5706000" cy="3199626"/>
                <wp:effectExtent l="0" t="0" r="28575" b="20320"/>
                <wp:wrapTight wrapText="bothSides">
                  <wp:wrapPolygon edited="0">
                    <wp:start x="0" y="0"/>
                    <wp:lineTo x="0" y="21609"/>
                    <wp:lineTo x="21636" y="21609"/>
                    <wp:lineTo x="21636" y="0"/>
                    <wp:lineTo x="0" y="0"/>
                  </wp:wrapPolygon>
                </wp:wrapTight>
                <wp:docPr id="9" name="Lienzo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2"/>
                          </a:solidFill>
                        </a:ln>
                      </wpc:whole>
                      <wpg:wgp>
                        <wpg:cNvPr id="168" name="Grupo 168"/>
                        <wpg:cNvGrpSpPr/>
                        <wpg:grpSpPr>
                          <a:xfrm>
                            <a:off x="141900" y="332448"/>
                            <a:ext cx="5565480" cy="2558412"/>
                            <a:chOff x="141900" y="332448"/>
                            <a:chExt cx="5565480" cy="2558412"/>
                          </a:xfrm>
                        </wpg:grpSpPr>
                        <pic:pic xmlns:pic="http://schemas.openxmlformats.org/drawingml/2006/picture">
                          <pic:nvPicPr>
                            <pic:cNvPr id="11" name="Gráfico 11" descr="Ordenador contorno"/>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405768" y="568668"/>
                              <a:ext cx="556260" cy="556260"/>
                            </a:xfrm>
                            <a:prstGeom prst="rect">
                              <a:avLst/>
                            </a:prstGeom>
                          </pic:spPr>
                        </pic:pic>
                        <pic:pic xmlns:pic="http://schemas.openxmlformats.org/drawingml/2006/picture">
                          <pic:nvPicPr>
                            <pic:cNvPr id="13" name="Imagen 13"/>
                            <pic:cNvPicPr>
                              <a:picLocks noChangeAspect="1"/>
                            </pic:cNvPicPr>
                          </pic:nvPicPr>
                          <pic:blipFill>
                            <a:blip r:embed="rId22"/>
                            <a:stretch>
                              <a:fillRect/>
                            </a:stretch>
                          </pic:blipFill>
                          <pic:spPr>
                            <a:xfrm>
                              <a:off x="405720" y="1124928"/>
                              <a:ext cx="556308" cy="556308"/>
                            </a:xfrm>
                            <a:prstGeom prst="rect">
                              <a:avLst/>
                            </a:prstGeom>
                          </pic:spPr>
                        </pic:pic>
                        <pic:pic xmlns:pic="http://schemas.openxmlformats.org/drawingml/2006/picture">
                          <pic:nvPicPr>
                            <pic:cNvPr id="26" name="Imagen 26"/>
                            <pic:cNvPicPr>
                              <a:picLocks noChangeAspect="1"/>
                            </pic:cNvPicPr>
                          </pic:nvPicPr>
                          <pic:blipFill>
                            <a:blip r:embed="rId22"/>
                            <a:stretch>
                              <a:fillRect/>
                            </a:stretch>
                          </pic:blipFill>
                          <pic:spPr>
                            <a:xfrm>
                              <a:off x="405768" y="1681236"/>
                              <a:ext cx="556308" cy="556308"/>
                            </a:xfrm>
                            <a:prstGeom prst="rect">
                              <a:avLst/>
                            </a:prstGeom>
                          </pic:spPr>
                        </pic:pic>
                        <pic:pic xmlns:pic="http://schemas.openxmlformats.org/drawingml/2006/picture">
                          <pic:nvPicPr>
                            <pic:cNvPr id="27" name="Gráfico 27" descr="Base de datos contorno"/>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1582080" y="1018248"/>
                              <a:ext cx="775284" cy="775284"/>
                            </a:xfrm>
                            <a:prstGeom prst="rect">
                              <a:avLst/>
                            </a:prstGeom>
                          </pic:spPr>
                        </pic:pic>
                        <wps:wsp>
                          <wps:cNvPr id="63" name="Cilindro 63"/>
                          <wps:cNvSpPr/>
                          <wps:spPr>
                            <a:xfrm>
                              <a:off x="2778420" y="885924"/>
                              <a:ext cx="579120" cy="1011504"/>
                            </a:xfrm>
                            <a:prstGeom prst="ca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riángulo isósceles 64"/>
                          <wps:cNvSpPr/>
                          <wps:spPr>
                            <a:xfrm>
                              <a:off x="4058580" y="720192"/>
                              <a:ext cx="243840" cy="239004"/>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Hexágono 65"/>
                          <wps:cNvSpPr/>
                          <wps:spPr>
                            <a:xfrm>
                              <a:off x="3784260" y="1000176"/>
                              <a:ext cx="274320" cy="243840"/>
                            </a:xfrm>
                            <a:prstGeom prst="hexag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Cruz 66"/>
                          <wps:cNvSpPr/>
                          <wps:spPr>
                            <a:xfrm>
                              <a:off x="4124280" y="1244016"/>
                              <a:ext cx="228600" cy="243840"/>
                            </a:xfrm>
                            <a:prstGeom prst="plu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Estrella: 5 puntas 98"/>
                          <wps:cNvSpPr/>
                          <wps:spPr>
                            <a:xfrm>
                              <a:off x="3822360" y="1469784"/>
                              <a:ext cx="335280" cy="289560"/>
                            </a:xfrm>
                            <a:prstGeom prst="star5">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Elipse 108"/>
                          <wps:cNvSpPr/>
                          <wps:spPr>
                            <a:xfrm>
                              <a:off x="4089060" y="1744152"/>
                              <a:ext cx="312420" cy="2819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Conector recto 131"/>
                          <wps:cNvCnPr/>
                          <wps:spPr>
                            <a:xfrm>
                              <a:off x="962076" y="885924"/>
                              <a:ext cx="345684" cy="511416"/>
                            </a:xfrm>
                            <a:prstGeom prst="line">
                              <a:avLst/>
                            </a:prstGeom>
                          </wps:spPr>
                          <wps:style>
                            <a:lnRef idx="1">
                              <a:schemeClr val="dk1"/>
                            </a:lnRef>
                            <a:fillRef idx="0">
                              <a:schemeClr val="dk1"/>
                            </a:fillRef>
                            <a:effectRef idx="0">
                              <a:schemeClr val="dk1"/>
                            </a:effectRef>
                            <a:fontRef idx="minor">
                              <a:schemeClr val="tx1"/>
                            </a:fontRef>
                          </wps:style>
                          <wps:bodyPr/>
                        </wps:wsp>
                        <wps:wsp>
                          <wps:cNvPr id="133" name="Conector recto 133"/>
                          <wps:cNvCnPr/>
                          <wps:spPr>
                            <a:xfrm flipV="1">
                              <a:off x="962076" y="1397340"/>
                              <a:ext cx="345684" cy="548640"/>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Conector recto 134"/>
                          <wps:cNvCnPr/>
                          <wps:spPr>
                            <a:xfrm>
                              <a:off x="962076" y="1397340"/>
                              <a:ext cx="345684" cy="0"/>
                            </a:xfrm>
                            <a:prstGeom prst="line">
                              <a:avLst/>
                            </a:prstGeom>
                          </wps:spPr>
                          <wps:style>
                            <a:lnRef idx="1">
                              <a:schemeClr val="dk1"/>
                            </a:lnRef>
                            <a:fillRef idx="0">
                              <a:schemeClr val="dk1"/>
                            </a:fillRef>
                            <a:effectRef idx="0">
                              <a:schemeClr val="dk1"/>
                            </a:effectRef>
                            <a:fontRef idx="minor">
                              <a:schemeClr val="tx1"/>
                            </a:fontRef>
                          </wps:style>
                          <wps:bodyPr/>
                        </wps:wsp>
                        <wps:wsp>
                          <wps:cNvPr id="140" name="Conector recto de flecha 140"/>
                          <wps:cNvCnPr/>
                          <wps:spPr>
                            <a:xfrm>
                              <a:off x="1307760" y="1394460"/>
                              <a:ext cx="441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Conector recto 147"/>
                          <wps:cNvCnPr/>
                          <wps:spPr>
                            <a:xfrm>
                              <a:off x="1422060" y="1394460"/>
                              <a:ext cx="0" cy="982980"/>
                            </a:xfrm>
                            <a:prstGeom prst="line">
                              <a:avLst/>
                            </a:prstGeom>
                            <a:ln>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148" name="Cuadro de texto 148"/>
                          <wps:cNvSpPr txBox="1"/>
                          <wps:spPr>
                            <a:xfrm>
                              <a:off x="141900" y="332448"/>
                              <a:ext cx="1203960" cy="304800"/>
                            </a:xfrm>
                            <a:prstGeom prst="rect">
                              <a:avLst/>
                            </a:prstGeom>
                            <a:solidFill>
                              <a:schemeClr val="lt1"/>
                            </a:solidFill>
                            <a:ln w="6350">
                              <a:noFill/>
                            </a:ln>
                          </wps:spPr>
                          <wps:txbx>
                            <w:txbxContent>
                              <w:p w14:paraId="413AF828" w14:textId="409034A7" w:rsidR="00F367BC" w:rsidRPr="00F04E45" w:rsidRDefault="00F367BC" w:rsidP="00F04E45">
                                <w:pPr>
                                  <w:ind w:firstLine="0"/>
                                  <w:rPr>
                                    <w:sz w:val="20"/>
                                    <w:szCs w:val="20"/>
                                    <w:lang w:val="en-US"/>
                                  </w:rPr>
                                </w:pPr>
                                <w:r>
                                  <w:rPr>
                                    <w:sz w:val="20"/>
                                    <w:szCs w:val="20"/>
                                    <w:lang w:val="en-US"/>
                                  </w:rPr>
                                  <w:t xml:space="preserve">Origen de </w:t>
                                </w:r>
                                <w:r w:rsidRPr="00F04E45">
                                  <w:rPr>
                                    <w:sz w:val="20"/>
                                    <w:szCs w:val="20"/>
                                  </w:rPr>
                                  <w:t>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Cuadro de texto 148"/>
                          <wps:cNvSpPr txBox="1"/>
                          <wps:spPr>
                            <a:xfrm>
                              <a:off x="1023036" y="2377440"/>
                              <a:ext cx="886752" cy="304800"/>
                            </a:xfrm>
                            <a:prstGeom prst="rect">
                              <a:avLst/>
                            </a:prstGeom>
                            <a:solidFill>
                              <a:schemeClr val="lt1"/>
                            </a:solidFill>
                            <a:ln w="6350">
                              <a:noFill/>
                            </a:ln>
                          </wps:spPr>
                          <wps:txbx>
                            <w:txbxContent>
                              <w:p w14:paraId="711295DB" w14:textId="311BE8B7" w:rsidR="00F367BC" w:rsidRPr="00F04E45" w:rsidRDefault="00F367BC" w:rsidP="00F04E45">
                                <w:pPr>
                                  <w:spacing w:line="256" w:lineRule="auto"/>
                                  <w:ind w:firstLine="0"/>
                                  <w:rPr>
                                    <w:rFonts w:eastAsia="Calibri"/>
                                    <w:sz w:val="20"/>
                                    <w:szCs w:val="20"/>
                                  </w:rPr>
                                </w:pPr>
                                <w:r w:rsidRPr="00F04E45">
                                  <w:rPr>
                                    <w:rFonts w:eastAsia="Calibri"/>
                                    <w:sz w:val="20"/>
                                    <w:szCs w:val="20"/>
                                  </w:rPr>
                                  <w:t>Integración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7" name="Cuadro de texto 148"/>
                          <wps:cNvSpPr txBox="1"/>
                          <wps:spPr>
                            <a:xfrm>
                              <a:off x="1391580" y="773532"/>
                              <a:ext cx="1196340" cy="304800"/>
                            </a:xfrm>
                            <a:prstGeom prst="rect">
                              <a:avLst/>
                            </a:prstGeom>
                            <a:solidFill>
                              <a:schemeClr val="lt1"/>
                            </a:solidFill>
                            <a:ln w="6350">
                              <a:noFill/>
                            </a:ln>
                          </wps:spPr>
                          <wps:txbx>
                            <w:txbxContent>
                              <w:p w14:paraId="5610827B" w14:textId="4FA4D7DB" w:rsidR="00F367BC" w:rsidRDefault="00F367BC" w:rsidP="00F04E45">
                                <w:pPr>
                                  <w:spacing w:line="254" w:lineRule="auto"/>
                                  <w:ind w:firstLine="0"/>
                                  <w:rPr>
                                    <w:rFonts w:eastAsia="Calibri"/>
                                    <w:sz w:val="20"/>
                                    <w:szCs w:val="20"/>
                                  </w:rPr>
                                </w:pPr>
                                <w:r>
                                  <w:rPr>
                                    <w:rFonts w:eastAsia="Calibri"/>
                                    <w:sz w:val="20"/>
                                    <w:szCs w:val="20"/>
                                  </w:rPr>
                                  <w:t>Almacenamiento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Conector recto de flecha 163"/>
                          <wps:cNvCnPr/>
                          <wps:spPr>
                            <a:xfrm>
                              <a:off x="2206920" y="1397340"/>
                              <a:ext cx="571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8" name="Conector recto 218"/>
                          <wps:cNvCnPr/>
                          <wps:spPr>
                            <a:xfrm>
                              <a:off x="2493600" y="1406477"/>
                              <a:ext cx="0" cy="982980"/>
                            </a:xfrm>
                            <a:prstGeom prst="line">
                              <a:avLst/>
                            </a:prstGeom>
                            <a:ln>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219" name="Cuadro de texto 148"/>
                          <wps:cNvSpPr txBox="1"/>
                          <wps:spPr>
                            <a:xfrm>
                              <a:off x="1909788" y="2377439"/>
                              <a:ext cx="1333500" cy="513419"/>
                            </a:xfrm>
                            <a:prstGeom prst="rect">
                              <a:avLst/>
                            </a:prstGeom>
                            <a:solidFill>
                              <a:schemeClr val="lt1"/>
                            </a:solidFill>
                            <a:ln w="6350">
                              <a:noFill/>
                            </a:ln>
                          </wps:spPr>
                          <wps:txbx>
                            <w:txbxContent>
                              <w:p w14:paraId="10DCBCA9" w14:textId="4BEAA9D8" w:rsidR="00F367BC" w:rsidRDefault="00F367BC" w:rsidP="0005557F">
                                <w:pPr>
                                  <w:spacing w:line="360" w:lineRule="auto"/>
                                  <w:ind w:firstLine="0"/>
                                  <w:jc w:val="left"/>
                                  <w:rPr>
                                    <w:rFonts w:eastAsia="Calibri"/>
                                    <w:sz w:val="20"/>
                                    <w:szCs w:val="20"/>
                                  </w:rPr>
                                </w:pPr>
                                <w:r>
                                  <w:rPr>
                                    <w:rFonts w:eastAsia="Calibri"/>
                                    <w:sz w:val="20"/>
                                    <w:szCs w:val="20"/>
                                  </w:rPr>
                                  <w:t xml:space="preserve">Selección y </w:t>
                                </w:r>
                                <w:r>
                                  <w:rPr>
                                    <w:rFonts w:eastAsia="Calibri"/>
                                    <w:sz w:val="20"/>
                                    <w:szCs w:val="20"/>
                                  </w:rPr>
                                  <w:br/>
                                  <w:t>pre - procesamiento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Cuadro de texto 148"/>
                          <wps:cNvSpPr txBox="1"/>
                          <wps:spPr>
                            <a:xfrm>
                              <a:off x="2636411" y="484800"/>
                              <a:ext cx="891540" cy="255372"/>
                            </a:xfrm>
                            <a:prstGeom prst="rect">
                              <a:avLst/>
                            </a:prstGeom>
                            <a:solidFill>
                              <a:schemeClr val="lt1"/>
                            </a:solidFill>
                            <a:ln w="6350">
                              <a:noFill/>
                            </a:ln>
                          </wps:spPr>
                          <wps:txbx>
                            <w:txbxContent>
                              <w:p w14:paraId="3B39241E" w14:textId="10E07F01" w:rsidR="00F367BC" w:rsidRDefault="00F367BC" w:rsidP="00D04A5C">
                                <w:pPr>
                                  <w:spacing w:line="252" w:lineRule="auto"/>
                                  <w:ind w:firstLine="0"/>
                                  <w:rPr>
                                    <w:rFonts w:eastAsia="Calibri"/>
                                    <w:sz w:val="20"/>
                                    <w:szCs w:val="20"/>
                                  </w:rPr>
                                </w:pPr>
                                <w:r>
                                  <w:rPr>
                                    <w:rFonts w:eastAsia="Calibri"/>
                                    <w:sz w:val="20"/>
                                    <w:szCs w:val="20"/>
                                  </w:rPr>
                                  <w:t>Preparación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5" name="Conector recto de flecha 165"/>
                          <wps:cNvCnPr>
                            <a:stCxn id="63" idx="4"/>
                          </wps:cNvCnPr>
                          <wps:spPr>
                            <a:xfrm>
                              <a:off x="3357540" y="1391676"/>
                              <a:ext cx="4648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1" name="Conector recto 221"/>
                          <wps:cNvCnPr/>
                          <wps:spPr>
                            <a:xfrm>
                              <a:off x="3580085" y="1391676"/>
                              <a:ext cx="0" cy="982980"/>
                            </a:xfrm>
                            <a:prstGeom prst="line">
                              <a:avLst/>
                            </a:prstGeom>
                            <a:ln>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222" name="Cuadro de texto 148"/>
                          <wps:cNvSpPr txBox="1"/>
                          <wps:spPr>
                            <a:xfrm>
                              <a:off x="3232740" y="2389457"/>
                              <a:ext cx="841080" cy="501403"/>
                            </a:xfrm>
                            <a:prstGeom prst="rect">
                              <a:avLst/>
                            </a:prstGeom>
                            <a:solidFill>
                              <a:schemeClr val="lt1"/>
                            </a:solidFill>
                            <a:ln w="6350">
                              <a:noFill/>
                            </a:ln>
                          </wps:spPr>
                          <wps:txbx>
                            <w:txbxContent>
                              <w:p w14:paraId="245EA697" w14:textId="77777777" w:rsidR="00F367BC" w:rsidRDefault="00F367BC" w:rsidP="00016312">
                                <w:pPr>
                                  <w:spacing w:line="360" w:lineRule="auto"/>
                                  <w:ind w:firstLine="0"/>
                                  <w:rPr>
                                    <w:rFonts w:eastAsia="Calibri"/>
                                    <w:sz w:val="20"/>
                                    <w:szCs w:val="20"/>
                                  </w:rPr>
                                </w:pPr>
                                <w:r>
                                  <w:rPr>
                                    <w:rFonts w:eastAsia="Calibri"/>
                                    <w:sz w:val="20"/>
                                    <w:szCs w:val="20"/>
                                  </w:rPr>
                                  <w:t xml:space="preserve">Minería de </w:t>
                                </w:r>
                              </w:p>
                              <w:p w14:paraId="6ECBD6C0" w14:textId="1C131D7B" w:rsidR="00F367BC" w:rsidRDefault="00F367BC" w:rsidP="00016312">
                                <w:pPr>
                                  <w:spacing w:line="360" w:lineRule="auto"/>
                                  <w:ind w:firstLine="0"/>
                                  <w:rPr>
                                    <w:rFonts w:eastAsia="Calibri"/>
                                    <w:sz w:val="20"/>
                                    <w:szCs w:val="20"/>
                                  </w:rPr>
                                </w:pPr>
                                <w:r>
                                  <w:rPr>
                                    <w:rFonts w:eastAsia="Calibri"/>
                                    <w:sz w:val="20"/>
                                    <w:szCs w:val="20"/>
                                  </w:rPr>
                                  <w:t>datos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 name="Conector recto de flecha 166"/>
                          <wps:cNvCnPr/>
                          <wps:spPr>
                            <a:xfrm>
                              <a:off x="4401480" y="1376436"/>
                              <a:ext cx="2975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3" name="Cuadro de texto 148"/>
                          <wps:cNvSpPr txBox="1"/>
                          <wps:spPr>
                            <a:xfrm>
                              <a:off x="4699000" y="1252668"/>
                              <a:ext cx="1008380" cy="217116"/>
                            </a:xfrm>
                            <a:prstGeom prst="rect">
                              <a:avLst/>
                            </a:prstGeom>
                            <a:solidFill>
                              <a:schemeClr val="lt1"/>
                            </a:solidFill>
                            <a:ln w="6350">
                              <a:noFill/>
                            </a:ln>
                          </wps:spPr>
                          <wps:txbx>
                            <w:txbxContent>
                              <w:p w14:paraId="4A32A1CF" w14:textId="5530582B" w:rsidR="00F367BC" w:rsidRDefault="00F367BC" w:rsidP="00A1740B">
                                <w:pPr>
                                  <w:spacing w:line="252" w:lineRule="auto"/>
                                  <w:ind w:firstLine="0"/>
                                  <w:rPr>
                                    <w:rFonts w:eastAsia="Calibri"/>
                                    <w:sz w:val="20"/>
                                    <w:szCs w:val="20"/>
                                  </w:rPr>
                                </w:pPr>
                                <w:r>
                                  <w:rPr>
                                    <w:rFonts w:eastAsia="Calibri"/>
                                    <w:sz w:val="20"/>
                                    <w:szCs w:val="20"/>
                                  </w:rPr>
                                  <w:t>Conocimiento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Conector recto 224"/>
                          <wps:cNvCnPr/>
                          <wps:spPr>
                            <a:xfrm>
                              <a:off x="4551975" y="1406477"/>
                              <a:ext cx="0" cy="982980"/>
                            </a:xfrm>
                            <a:prstGeom prst="line">
                              <a:avLst/>
                            </a:prstGeom>
                            <a:ln>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225" name="Cuadro de texto 148"/>
                          <wps:cNvSpPr txBox="1"/>
                          <wps:spPr>
                            <a:xfrm>
                              <a:off x="4073820" y="2394242"/>
                              <a:ext cx="1034460" cy="292395"/>
                            </a:xfrm>
                            <a:prstGeom prst="rect">
                              <a:avLst/>
                            </a:prstGeom>
                            <a:solidFill>
                              <a:schemeClr val="lt1"/>
                            </a:solidFill>
                            <a:ln w="6350">
                              <a:noFill/>
                            </a:ln>
                          </wps:spPr>
                          <wps:txbx>
                            <w:txbxContent>
                              <w:p w14:paraId="7BEF917B" w14:textId="2F1D25EE" w:rsidR="00F367BC" w:rsidRDefault="00F367BC" w:rsidP="008D14D3">
                                <w:pPr>
                                  <w:spacing w:line="360" w:lineRule="auto"/>
                                  <w:ind w:firstLine="0"/>
                                  <w:rPr>
                                    <w:rFonts w:eastAsia="Calibri"/>
                                    <w:sz w:val="20"/>
                                    <w:szCs w:val="20"/>
                                  </w:rPr>
                                </w:pPr>
                                <w:r>
                                  <w:rPr>
                                    <w:rFonts w:eastAsia="Calibri"/>
                                    <w:sz w:val="20"/>
                                    <w:szCs w:val="20"/>
                                  </w:rPr>
                                  <w:t>Interpretación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w:pict>
              <v:group w14:anchorId="1B695DC6" id="Lienzo 9" o:spid="_x0000_s1054" editas="canvas" style="position:absolute;left:0;text-align:left;margin-left:0;margin-top:0;width:449.3pt;height:251.95pt;z-index:-251568113;mso-position-horizontal:center;mso-position-horizontal-relative:page;mso-width-relative:margin;mso-height-relative:margin" coordsize="57054,31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">
                <v:shape id="_x0000_s1055" type="#_x0000_t75" style="position:absolute;width:57054;height:31991;visibility:visible;mso-wrap-style:square" filled="t" stroked="t" strokecolor="#e7e6e6 [3214]">
                  <v:fill o:detectmouseclick="t"/>
                  <v:path o:connecttype="none"/>
                </v:shape>
                <v:group id="Grupo 168" o:spid="_x0000_s1056" style="position:absolute;left:1419;top:3324;width:55654;height:25584" coordorigin="1419,3324" coordsize="55654,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 id="Gráfico 11" o:spid="_x0000_s1057" type="#_x0000_t75" alt="Ordenador contorno" style="position:absolute;left:4057;top:5686;width:5563;height:5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">
                    <v:imagedata r:id="rId25" o:title="Ordenador contorno"/>
                  </v:shape>
                  <v:shape id="Imagen 13" o:spid="_x0000_s1058" type="#_x0000_t75" style="position:absolute;left:4057;top:11249;width:5563;height:5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">
                    <v:imagedata r:id="rId26" o:title=""/>
                  </v:shape>
                  <v:shape id="Imagen 26" o:spid="_x0000_s1059" type="#_x0000_t75" style="position:absolute;left:4057;top:16812;width:5563;height:5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">
                    <v:imagedata r:id="rId26" o:title=""/>
                  </v:shape>
                  <v:shape id="Gráfico 27" o:spid="_x0000_s1060" type="#_x0000_t75" alt="Base de datos contorno" style="position:absolute;left:15820;top:10182;width:7753;height:7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">
                    <v:imagedata r:id="rId27" o:title="Base de datos contorno"/>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63" o:spid="_x0000_s1061" type="#_x0000_t22" style="position:absolute;left:27784;top:8859;width:5791;height:10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" adj="3092" fillcolor="white [3201]" strokecolor="black [3200]" strokeweight="1pt">
                    <v:stroke joinstyle="miter"/>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4" o:spid="_x0000_s1062" type="#_x0000_t5" style="position:absolute;left:40585;top:7201;width:2439;height:2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" fillcolor="white [3201]" strokecolor="black [3200]" strokeweight="1p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65" o:spid="_x0000_s1063" type="#_x0000_t9" style="position:absolute;left:37842;top:10001;width:2743;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" adj="4800" fillcolor="white [3201]" strokecolor="black [3200]" strokeweight="1p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uz 66" o:spid="_x0000_s1064" type="#_x0000_t11" style="position:absolute;left:41242;top:12440;width:2286;height:2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" fillcolor="white [3201]" strokecolor="black [3200]" strokeweight="1pt"/>
                  <v:shape id="Estrella: 5 puntas 98" o:spid="_x0000_s1065" style="position:absolute;left:38223;top:14697;width:3353;height:2896;visibility:visible;mso-wrap-style:square;v-text-anchor:middle" coordsize="33528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" path="m,110602r128066,1l167640,r39574,110603l335280,110602,231672,178957r39575,110602l167640,221203,64033,289559,103608,178957,,110602xe" fillcolor="white [3201]" strokecolor="black [3200]" strokeweight="1pt">
                    <v:stroke joinstyle="miter"/>
                    <v:path arrowok="t" o:connecttype="custom" o:connectlocs="0,110602;128066,110603;167640,0;207214,110603;335280,110602;231672,178957;271247,289559;167640,221203;64033,289559;103608,178957;0,110602" o:connectangles="0,0,0,0,0,0,0,0,0,0,0"/>
                  </v:shape>
                  <v:oval id="Elipse 108" o:spid="_x0000_s1066" style="position:absolute;left:40890;top:17441;width:3124;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" fillcolor="white [3201]" strokecolor="black [3200]" strokeweight="1pt">
                    <v:stroke joinstyle="miter"/>
                  </v:oval>
                  <v:line id="Conector recto 131" o:spid="_x0000_s1067" style="position:absolute;visibility:visible;mso-wrap-style:square" from="9620,8859" to="13077,13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" strokecolor="black [3200]" strokeweight=".5pt">
                    <v:stroke joinstyle="miter"/>
                  </v:line>
                  <v:line id="Conector recto 133" o:spid="_x0000_s1068" style="position:absolute;flip:y;visibility:visible;mso-wrap-style:square" from="9620,13973" to="13077,19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" strokecolor="black [3200]" strokeweight=".5pt">
                    <v:stroke joinstyle="miter"/>
                  </v:line>
                  <v:line id="Conector recto 134" o:spid="_x0000_s1069" style="position:absolute;visibility:visible;mso-wrap-style:square" from="9620,13973" to="13077,13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" strokecolor="black [3200]" strokeweight=".5pt">
                    <v:stroke joinstyle="miter"/>
                  </v:line>
                  <v:shape id="Conector recto de flecha 140" o:spid="_x0000_s1070" type="#_x0000_t32" style="position:absolute;left:13077;top:13944;width:44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eKxAAAANwAAAAPAAAAZHJzL2Rvd25yZXYueG1sRI/NbsJA&#10;DITvlXiHlZF6KxtQiy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M0qN4rEAAAA3AAAAA8A&#10;AAAAAAAAAAAAAAAABwIAAGRycy9kb3ducmV2LnhtbFBLBQYAAAAAAwADALcAAAD4AgAAAAA=&#10;" strokecolor="black [3200]" strokeweight=".5pt">
                    <v:stroke endarrow="block" joinstyle="miter"/>
                  </v:shape>
                  <v:line id="Conector recto 147" o:spid="_x0000_s1071" style="position:absolute;visibility:visible;mso-wrap-style:square" from="14220,13944" to="14220,23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" strokecolor="black [3200]" strokeweight=".5pt">
                    <v:stroke dashstyle="dash" joinstyle="miter"/>
                  </v:line>
                  <v:shape id="Cuadro de texto 148" o:spid="_x0000_s1072" type="#_x0000_t202" style="position:absolute;left:1419;top:3324;width:120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" fillcolor="white [3201]" stroked="f" strokeweight=".5pt">
                    <v:textbox>
                      <w:txbxContent>
                        <w:p w14:paraId="413AF828" w14:textId="409034A7" w:rsidR="00F367BC" w:rsidRPr="00F04E45" w:rsidRDefault="00F367BC" w:rsidP="00F04E45">
                          <w:pPr>
                            <w:ind w:firstLine="0"/>
                            <w:rPr>
                              <w:sz w:val="20"/>
                              <w:szCs w:val="20"/>
                              <w:lang w:val="en-US"/>
                            </w:rPr>
                          </w:pPr>
                          <w:r>
                            <w:rPr>
                              <w:sz w:val="20"/>
                              <w:szCs w:val="20"/>
                              <w:lang w:val="en-US"/>
                            </w:rPr>
                            <w:t xml:space="preserve">Origen de </w:t>
                          </w:r>
                          <w:r w:rsidRPr="00F04E45">
                            <w:rPr>
                              <w:sz w:val="20"/>
                              <w:szCs w:val="20"/>
                            </w:rPr>
                            <w:t>datos</w:t>
                          </w:r>
                        </w:p>
                      </w:txbxContent>
                    </v:textbox>
                  </v:shape>
                  <v:shape id="Cuadro de texto 148" o:spid="_x0000_s1073" type="#_x0000_t202" style="position:absolute;left:10230;top:23774;width:886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" fillcolor="white [3201]" stroked="f" strokeweight=".5pt">
                    <v:textbox>
                      <w:txbxContent>
                        <w:p w14:paraId="711295DB" w14:textId="311BE8B7" w:rsidR="00F367BC" w:rsidRPr="00F04E45" w:rsidRDefault="00F367BC" w:rsidP="00F04E45">
                          <w:pPr>
                            <w:spacing w:line="256" w:lineRule="auto"/>
                            <w:ind w:firstLine="0"/>
                            <w:rPr>
                              <w:rFonts w:eastAsia="Calibri"/>
                              <w:sz w:val="20"/>
                              <w:szCs w:val="20"/>
                            </w:rPr>
                          </w:pPr>
                          <w:r w:rsidRPr="00F04E45">
                            <w:rPr>
                              <w:rFonts w:eastAsia="Calibri"/>
                              <w:sz w:val="20"/>
                              <w:szCs w:val="20"/>
                            </w:rPr>
                            <w:t>Integración</w:t>
                          </w:r>
                        </w:p>
                      </w:txbxContent>
                    </v:textbox>
                  </v:shape>
                  <v:shape id="Cuadro de texto 148" o:spid="_x0000_s1074" type="#_x0000_t202" style="position:absolute;left:13915;top:7735;width:1196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" fillcolor="white [3201]" stroked="f" strokeweight=".5pt">
                    <v:textbox>
                      <w:txbxContent>
                        <w:p w14:paraId="5610827B" w14:textId="4FA4D7DB" w:rsidR="00F367BC" w:rsidRDefault="00F367BC" w:rsidP="00F04E45">
                          <w:pPr>
                            <w:spacing w:line="254" w:lineRule="auto"/>
                            <w:ind w:firstLine="0"/>
                            <w:rPr>
                              <w:rFonts w:eastAsia="Calibri"/>
                              <w:sz w:val="20"/>
                              <w:szCs w:val="20"/>
                            </w:rPr>
                          </w:pPr>
                          <w:r>
                            <w:rPr>
                              <w:rFonts w:eastAsia="Calibri"/>
                              <w:sz w:val="20"/>
                              <w:szCs w:val="20"/>
                            </w:rPr>
                            <w:t>Almacenamiento</w:t>
                          </w:r>
                        </w:p>
                      </w:txbxContent>
                    </v:textbox>
                  </v:shape>
                  <v:shape id="Conector recto de flecha 163" o:spid="_x0000_s1075" type="#_x0000_t32" style="position:absolute;left:22069;top:13973;width:5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" strokecolor="black [3200]" strokeweight=".5pt">
                    <v:stroke endarrow="block" joinstyle="miter"/>
                  </v:shape>
                  <v:line id="Conector recto 218" o:spid="_x0000_s1076" style="position:absolute;visibility:visible;mso-wrap-style:square" from="24936,14064" to="24936,23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" strokecolor="black [3200]" strokeweight=".5pt">
                    <v:stroke dashstyle="dash" joinstyle="miter"/>
                  </v:line>
                  <v:shape id="Cuadro de texto 148" o:spid="_x0000_s1077" type="#_x0000_t202" style="position:absolute;left:19097;top:23774;width:13335;height:5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" fillcolor="white [3201]" stroked="f" strokeweight=".5pt">
                    <v:textbox>
                      <w:txbxContent>
                        <w:p w14:paraId="10DCBCA9" w14:textId="4BEAA9D8" w:rsidR="00F367BC" w:rsidRDefault="00F367BC" w:rsidP="0005557F">
                          <w:pPr>
                            <w:spacing w:line="360" w:lineRule="auto"/>
                            <w:ind w:firstLine="0"/>
                            <w:jc w:val="left"/>
                            <w:rPr>
                              <w:rFonts w:eastAsia="Calibri"/>
                              <w:sz w:val="20"/>
                              <w:szCs w:val="20"/>
                            </w:rPr>
                          </w:pPr>
                          <w:r>
                            <w:rPr>
                              <w:rFonts w:eastAsia="Calibri"/>
                              <w:sz w:val="20"/>
                              <w:szCs w:val="20"/>
                            </w:rPr>
                            <w:t xml:space="preserve">Selección y </w:t>
                          </w:r>
                          <w:r>
                            <w:rPr>
                              <w:rFonts w:eastAsia="Calibri"/>
                              <w:sz w:val="20"/>
                              <w:szCs w:val="20"/>
                            </w:rPr>
                            <w:br/>
                            <w:t>pre - procesamiento</w:t>
                          </w:r>
                        </w:p>
                      </w:txbxContent>
                    </v:textbox>
                  </v:shape>
                  <v:shape id="Cuadro de texto 148" o:spid="_x0000_s1078" type="#_x0000_t202" style="position:absolute;left:26364;top:4848;width:8915;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" fillcolor="white [3201]" stroked="f" strokeweight=".5pt">
                    <v:textbox>
                      <w:txbxContent>
                        <w:p w14:paraId="3B39241E" w14:textId="10E07F01" w:rsidR="00F367BC" w:rsidRDefault="00F367BC" w:rsidP="00D04A5C">
                          <w:pPr>
                            <w:spacing w:line="252" w:lineRule="auto"/>
                            <w:ind w:firstLine="0"/>
                            <w:rPr>
                              <w:rFonts w:eastAsia="Calibri"/>
                              <w:sz w:val="20"/>
                              <w:szCs w:val="20"/>
                            </w:rPr>
                          </w:pPr>
                          <w:r>
                            <w:rPr>
                              <w:rFonts w:eastAsia="Calibri"/>
                              <w:sz w:val="20"/>
                              <w:szCs w:val="20"/>
                            </w:rPr>
                            <w:t>Preparación</w:t>
                          </w:r>
                        </w:p>
                      </w:txbxContent>
                    </v:textbox>
                  </v:shape>
                  <v:shape id="Conector recto de flecha 165" o:spid="_x0000_s1079" type="#_x0000_t32" style="position:absolute;left:33575;top:13916;width:46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" strokecolor="black [3200]" strokeweight=".5pt">
                    <v:stroke endarrow="block" joinstyle="miter"/>
                  </v:shape>
                  <v:line id="Conector recto 221" o:spid="_x0000_s1080" style="position:absolute;visibility:visible;mso-wrap-style:square" from="35800,13916" to="35800,23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" strokecolor="black [3200]" strokeweight=".5pt">
                    <v:stroke dashstyle="dash" joinstyle="miter"/>
                  </v:line>
                  <v:shape id="Cuadro de texto 148" o:spid="_x0000_s1081" type="#_x0000_t202" style="position:absolute;left:32327;top:23894;width:8411;height:5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" fillcolor="white [3201]" stroked="f" strokeweight=".5pt">
                    <v:textbox>
                      <w:txbxContent>
                        <w:p w14:paraId="245EA697" w14:textId="77777777" w:rsidR="00F367BC" w:rsidRDefault="00F367BC" w:rsidP="00016312">
                          <w:pPr>
                            <w:spacing w:line="360" w:lineRule="auto"/>
                            <w:ind w:firstLine="0"/>
                            <w:rPr>
                              <w:rFonts w:eastAsia="Calibri"/>
                              <w:sz w:val="20"/>
                              <w:szCs w:val="20"/>
                            </w:rPr>
                          </w:pPr>
                          <w:r>
                            <w:rPr>
                              <w:rFonts w:eastAsia="Calibri"/>
                              <w:sz w:val="20"/>
                              <w:szCs w:val="20"/>
                            </w:rPr>
                            <w:t xml:space="preserve">Minería de </w:t>
                          </w:r>
                        </w:p>
                        <w:p w14:paraId="6ECBD6C0" w14:textId="1C131D7B" w:rsidR="00F367BC" w:rsidRDefault="00F367BC" w:rsidP="00016312">
                          <w:pPr>
                            <w:spacing w:line="360" w:lineRule="auto"/>
                            <w:ind w:firstLine="0"/>
                            <w:rPr>
                              <w:rFonts w:eastAsia="Calibri"/>
                              <w:sz w:val="20"/>
                              <w:szCs w:val="20"/>
                            </w:rPr>
                          </w:pPr>
                          <w:r>
                            <w:rPr>
                              <w:rFonts w:eastAsia="Calibri"/>
                              <w:sz w:val="20"/>
                              <w:szCs w:val="20"/>
                            </w:rPr>
                            <w:t>datos</w:t>
                          </w:r>
                        </w:p>
                      </w:txbxContent>
                    </v:textbox>
                  </v:shape>
                  <v:shape id="Conector recto de flecha 166" o:spid="_x0000_s1082" type="#_x0000_t32" style="position:absolute;left:44014;top:13764;width:29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" strokecolor="black [3200]" strokeweight=".5pt">
                    <v:stroke endarrow="block" joinstyle="miter"/>
                  </v:shape>
                  <v:shape id="Cuadro de texto 148" o:spid="_x0000_s1083" type="#_x0000_t202" style="position:absolute;left:46990;top:12526;width:10083;height:2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" fillcolor="white [3201]" stroked="f" strokeweight=".5pt">
                    <v:textbox>
                      <w:txbxContent>
                        <w:p w14:paraId="4A32A1CF" w14:textId="5530582B" w:rsidR="00F367BC" w:rsidRDefault="00F367BC" w:rsidP="00A1740B">
                          <w:pPr>
                            <w:spacing w:line="252" w:lineRule="auto"/>
                            <w:ind w:firstLine="0"/>
                            <w:rPr>
                              <w:rFonts w:eastAsia="Calibri"/>
                              <w:sz w:val="20"/>
                              <w:szCs w:val="20"/>
                            </w:rPr>
                          </w:pPr>
                          <w:r>
                            <w:rPr>
                              <w:rFonts w:eastAsia="Calibri"/>
                              <w:sz w:val="20"/>
                              <w:szCs w:val="20"/>
                            </w:rPr>
                            <w:t>Conocimiento</w:t>
                          </w:r>
                        </w:p>
                      </w:txbxContent>
                    </v:textbox>
                  </v:shape>
                  <v:line id="Conector recto 224" o:spid="_x0000_s1084" style="position:absolute;visibility:visible;mso-wrap-style:square" from="45519,14064" to="45519,23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" strokecolor="black [3200]" strokeweight=".5pt">
                    <v:stroke dashstyle="dash" joinstyle="miter"/>
                  </v:line>
                  <v:shape id="Cuadro de texto 148" o:spid="_x0000_s1085" type="#_x0000_t202" style="position:absolute;left:40738;top:23942;width:10344;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" fillcolor="white [3201]" stroked="f" strokeweight=".5pt">
                    <v:textbox>
                      <w:txbxContent>
                        <w:p w14:paraId="7BEF917B" w14:textId="2F1D25EE" w:rsidR="00F367BC" w:rsidRDefault="00F367BC" w:rsidP="008D14D3">
                          <w:pPr>
                            <w:spacing w:line="360" w:lineRule="auto"/>
                            <w:ind w:firstLine="0"/>
                            <w:rPr>
                              <w:rFonts w:eastAsia="Calibri"/>
                              <w:sz w:val="20"/>
                              <w:szCs w:val="20"/>
                            </w:rPr>
                          </w:pPr>
                          <w:r>
                            <w:rPr>
                              <w:rFonts w:eastAsia="Calibri"/>
                              <w:sz w:val="20"/>
                              <w:szCs w:val="20"/>
                            </w:rPr>
                            <w:t>Interpretación</w:t>
                          </w:r>
                        </w:p>
                      </w:txbxContent>
                    </v:textbox>
                  </v:shape>
                </v:group>
                <w10:wrap type="tight" anchorx="page"/>
              </v:group>
            </w:pict>
          </mc:Fallback>
        </mc:AlternateContent>
      </w:r>
    </w:p>
    <w:p w14:paraId="1AAB89FC" w14:textId="663C3488" w:rsidR="00C04914" w:rsidRDefault="00C04914" w:rsidP="004814B1">
      <w:pPr>
        <w:rPr>
          <w:rFonts w:cs="Arial"/>
        </w:rPr>
      </w:pPr>
    </w:p>
    <w:p w14:paraId="6E368A01" w14:textId="77777777" w:rsidR="005C32B3" w:rsidRDefault="005C32B3" w:rsidP="00F6008A">
      <w:pPr>
        <w:pStyle w:val="Descripcin"/>
        <w:spacing w:after="0" w:line="480" w:lineRule="auto"/>
        <w:ind w:firstLine="708"/>
        <w:rPr>
          <w:rFonts w:cs="Arial"/>
          <w:i w:val="0"/>
          <w:iCs w:val="0"/>
          <w:color w:val="auto"/>
          <w:sz w:val="22"/>
          <w:szCs w:val="22"/>
        </w:rPr>
      </w:pPr>
    </w:p>
    <w:p w14:paraId="6313B18C" w14:textId="3E917B5E" w:rsidR="00934010" w:rsidRPr="007F097A" w:rsidRDefault="0010683D" w:rsidP="005C32B3">
      <w:pPr>
        <w:pStyle w:val="Descripcin"/>
        <w:spacing w:after="0" w:line="480" w:lineRule="auto"/>
        <w:ind w:firstLine="708"/>
        <w:rPr>
          <w:rFonts w:cs="Arial"/>
          <w:i w:val="0"/>
          <w:iCs w:val="0"/>
          <w:color w:val="auto"/>
        </w:rPr>
      </w:pPr>
      <w:r>
        <w:rPr>
          <w:rFonts w:cs="Arial"/>
          <w:i w:val="0"/>
          <w:iCs w:val="0"/>
          <w:color w:val="auto"/>
          <w:sz w:val="22"/>
          <w:szCs w:val="22"/>
        </w:rPr>
        <w:t xml:space="preserve">En la figura 2 se </w:t>
      </w:r>
      <w:r w:rsidR="00717572" w:rsidRPr="004074EB">
        <w:rPr>
          <w:rFonts w:cs="Arial"/>
          <w:i w:val="0"/>
          <w:iCs w:val="0"/>
          <w:color w:val="auto"/>
          <w:sz w:val="22"/>
          <w:szCs w:val="22"/>
        </w:rPr>
        <w:t xml:space="preserve">observa </w:t>
      </w:r>
      <w:r w:rsidR="00912612">
        <w:rPr>
          <w:rFonts w:cs="Arial"/>
          <w:i w:val="0"/>
          <w:iCs w:val="0"/>
          <w:color w:val="auto"/>
          <w:sz w:val="22"/>
          <w:szCs w:val="22"/>
        </w:rPr>
        <w:t xml:space="preserve">los distintos enfoques </w:t>
      </w:r>
      <w:r w:rsidR="00DF1963">
        <w:rPr>
          <w:rFonts w:cs="Arial"/>
          <w:i w:val="0"/>
          <w:iCs w:val="0"/>
          <w:color w:val="auto"/>
          <w:sz w:val="22"/>
          <w:szCs w:val="22"/>
        </w:rPr>
        <w:t>de los investigadores con respecto a la minería de datos</w:t>
      </w:r>
      <w:r w:rsidR="00C63599">
        <w:rPr>
          <w:rFonts w:cs="Arial"/>
          <w:i w:val="0"/>
          <w:iCs w:val="0"/>
          <w:color w:val="auto"/>
          <w:sz w:val="22"/>
          <w:szCs w:val="22"/>
        </w:rPr>
        <w:t xml:space="preserve">. Para </w:t>
      </w:r>
      <w:proofErr w:type="spellStart"/>
      <w:r w:rsidR="004423C4" w:rsidRPr="004423C4">
        <w:rPr>
          <w:rFonts w:cs="Arial"/>
          <w:i w:val="0"/>
          <w:iCs w:val="0"/>
          <w:color w:val="auto"/>
          <w:sz w:val="22"/>
          <w:szCs w:val="22"/>
        </w:rPr>
        <w:t>Aggarwal</w:t>
      </w:r>
      <w:proofErr w:type="spellEnd"/>
      <w:r w:rsidR="004423C4">
        <w:rPr>
          <w:rFonts w:cs="Arial"/>
          <w:i w:val="0"/>
          <w:iCs w:val="0"/>
          <w:color w:val="auto"/>
          <w:sz w:val="22"/>
          <w:szCs w:val="22"/>
        </w:rPr>
        <w:t xml:space="preserve"> la minería de datos abarca todo el proceso de descubrimiento de conocimiento, mientras que para </w:t>
      </w:r>
      <w:proofErr w:type="spellStart"/>
      <w:r w:rsidR="004423C4">
        <w:rPr>
          <w:rFonts w:cs="Arial"/>
          <w:i w:val="0"/>
          <w:iCs w:val="0"/>
          <w:color w:val="auto"/>
          <w:sz w:val="22"/>
          <w:szCs w:val="22"/>
        </w:rPr>
        <w:t>Bramer</w:t>
      </w:r>
      <w:proofErr w:type="spellEnd"/>
      <w:r w:rsidR="004423C4">
        <w:rPr>
          <w:rFonts w:cs="Arial"/>
          <w:i w:val="0"/>
          <w:iCs w:val="0"/>
          <w:color w:val="auto"/>
          <w:sz w:val="22"/>
          <w:szCs w:val="22"/>
        </w:rPr>
        <w:t xml:space="preserve"> </w:t>
      </w:r>
      <w:r w:rsidR="007D462D">
        <w:rPr>
          <w:rFonts w:cs="Arial"/>
          <w:i w:val="0"/>
          <w:iCs w:val="0"/>
          <w:color w:val="auto"/>
          <w:sz w:val="22"/>
          <w:szCs w:val="22"/>
        </w:rPr>
        <w:t>la minería de datos es una fase de este proceso.</w:t>
      </w:r>
    </w:p>
    <w:p w14:paraId="1559C51F" w14:textId="61132359" w:rsidR="00BE1D1B" w:rsidRDefault="00305B90" w:rsidP="00BB23FB">
      <w:pPr>
        <w:rPr>
          <w:rFonts w:cs="Arial"/>
        </w:rPr>
      </w:pPr>
      <w:r w:rsidRPr="00E83017">
        <w:rPr>
          <w:rFonts w:cs="Arial"/>
        </w:rPr>
        <w:t xml:space="preserve">Esta diferencia </w:t>
      </w:r>
      <w:r w:rsidR="001B470F" w:rsidRPr="00E83017">
        <w:rPr>
          <w:rFonts w:cs="Arial"/>
        </w:rPr>
        <w:t>la hace</w:t>
      </w:r>
      <w:r w:rsidR="00CC39A7">
        <w:rPr>
          <w:rFonts w:cs="Arial"/>
        </w:rPr>
        <w:t>n</w:t>
      </w:r>
      <w:r w:rsidR="001B470F" w:rsidRPr="00E83017">
        <w:rPr>
          <w:rFonts w:cs="Arial"/>
        </w:rPr>
        <w:t xml:space="preserve"> notar </w:t>
      </w:r>
      <w:r w:rsidR="00446B69">
        <w:rPr>
          <w:rFonts w:cs="Arial"/>
        </w:rPr>
        <w:fldChar w:fldCharType="begin" w:fldLock="1"/>
      </w:r>
      <w:r w:rsidR="004036E7">
        <w:rPr>
          <w:rFonts w:cs="Arial"/>
        </w:rPr>
        <w:instrText>ADDIN CSL_CITATION {"citationItems":[{"id":"ITEM-1","itemData":{"DOI":"10.1016/C2009-0-61819-5","ISBN":"9780769550138","author":[{"dropping-particle":"","family":"Han","given":"Jiawei","non-dropping-particle":"","parse-names":false,"suffix":""},{"dropping-particle":"","family":"Kamber","given":"Micheline","non-dropping-particle":"","parse-names":false,"suffix":""},{"dropping-particle":"","family":"Pei","given":"Jian","non-dropping-particle":"","parse-names":false,"suffix":""}],"edition":"3.ª ed.","id":"ITEM-1","issued":{"date-parts":[["2012"]]},"number-of-pages":"740","title":"Data Mining Concepts and Techniques","type":"book"},"uris":["http://www.mendeley.com/documents/?uuid=9cdc2bbb-10aa-4998-9c4a-4e8af9b88b6e"]}],"mendeley":{"formattedCitation":"(Han et al., 2012)","manualFormatting":"Han et al. (2012)","plainTextFormattedCitation":"(Han et al., 2012)","previouslyFormattedCitation":"(Han et al., 2012)"},"properties":{"noteIndex":0},"schema":"https://github.com/citation-style-language/schema/raw/master/csl-citation.json"}</w:instrText>
      </w:r>
      <w:r w:rsidR="00446B69">
        <w:rPr>
          <w:rFonts w:cs="Arial"/>
        </w:rPr>
        <w:fldChar w:fldCharType="separate"/>
      </w:r>
      <w:r w:rsidR="00446B69" w:rsidRPr="00446B69">
        <w:rPr>
          <w:rFonts w:cs="Arial"/>
          <w:noProof/>
        </w:rPr>
        <w:t xml:space="preserve">Han </w:t>
      </w:r>
      <w:r w:rsidR="00446B69" w:rsidRPr="003107A8">
        <w:rPr>
          <w:rFonts w:cs="Arial"/>
          <w:i/>
          <w:iCs/>
          <w:noProof/>
        </w:rPr>
        <w:t>et al</w:t>
      </w:r>
      <w:r w:rsidR="00446B69" w:rsidRPr="00446B69">
        <w:rPr>
          <w:rFonts w:cs="Arial"/>
          <w:noProof/>
        </w:rPr>
        <w:t xml:space="preserve">. </w:t>
      </w:r>
      <w:r w:rsidR="00446B69">
        <w:rPr>
          <w:rFonts w:cs="Arial"/>
          <w:noProof/>
        </w:rPr>
        <w:t>(</w:t>
      </w:r>
      <w:r w:rsidR="00446B69" w:rsidRPr="00446B69">
        <w:rPr>
          <w:rFonts w:cs="Arial"/>
          <w:noProof/>
        </w:rPr>
        <w:t>2012)</w:t>
      </w:r>
      <w:r w:rsidR="00446B69">
        <w:rPr>
          <w:rFonts w:cs="Arial"/>
        </w:rPr>
        <w:fldChar w:fldCharType="end"/>
      </w:r>
      <w:r w:rsidR="00446B69">
        <w:rPr>
          <w:rFonts w:cs="Arial"/>
        </w:rPr>
        <w:t xml:space="preserve"> </w:t>
      </w:r>
      <w:r w:rsidR="00586C85">
        <w:rPr>
          <w:rFonts w:cs="Arial"/>
        </w:rPr>
        <w:t>quien</w:t>
      </w:r>
      <w:r w:rsidR="0010683D">
        <w:rPr>
          <w:rFonts w:cs="Arial"/>
        </w:rPr>
        <w:t>es indican q</w:t>
      </w:r>
      <w:r w:rsidR="00152599">
        <w:rPr>
          <w:rFonts w:cs="Arial"/>
        </w:rPr>
        <w:t xml:space="preserve">ue </w:t>
      </w:r>
      <w:r w:rsidR="00FF32C8">
        <w:rPr>
          <w:rFonts w:cs="Arial"/>
        </w:rPr>
        <w:t xml:space="preserve">la minería de datos es tratada por muchos </w:t>
      </w:r>
      <w:r w:rsidR="00B9111D">
        <w:rPr>
          <w:rFonts w:cs="Arial"/>
        </w:rPr>
        <w:t xml:space="preserve">como un proceso de descubrimiento de conocimiento </w:t>
      </w:r>
      <w:r w:rsidR="007D0D83">
        <w:rPr>
          <w:rFonts w:cs="Arial"/>
        </w:rPr>
        <w:t xml:space="preserve">en bases de </w:t>
      </w:r>
      <w:r w:rsidR="00B9111D">
        <w:rPr>
          <w:rFonts w:cs="Arial"/>
        </w:rPr>
        <w:t>datos</w:t>
      </w:r>
      <w:r w:rsidR="007929B2">
        <w:rPr>
          <w:rFonts w:cs="Arial"/>
        </w:rPr>
        <w:t xml:space="preserve"> (KDD </w:t>
      </w:r>
      <w:r w:rsidR="00B9111D">
        <w:rPr>
          <w:rFonts w:cs="Arial"/>
        </w:rPr>
        <w:t>por sus siglas en inglés</w:t>
      </w:r>
      <w:r w:rsidR="002E14D8">
        <w:rPr>
          <w:rFonts w:cs="Arial"/>
        </w:rPr>
        <w:t xml:space="preserve"> </w:t>
      </w:r>
      <w:proofErr w:type="spellStart"/>
      <w:r w:rsidR="002E14D8" w:rsidRPr="001D0756">
        <w:rPr>
          <w:rFonts w:cs="Arial"/>
        </w:rPr>
        <w:t>Knowledge</w:t>
      </w:r>
      <w:proofErr w:type="spellEnd"/>
      <w:r w:rsidR="002E14D8" w:rsidRPr="002E14D8">
        <w:rPr>
          <w:rFonts w:cs="Arial"/>
        </w:rPr>
        <w:t xml:space="preserve"> Discovery</w:t>
      </w:r>
      <w:r w:rsidR="002E14D8">
        <w:rPr>
          <w:rFonts w:cs="Arial"/>
        </w:rPr>
        <w:t xml:space="preserve"> in </w:t>
      </w:r>
      <w:proofErr w:type="spellStart"/>
      <w:r w:rsidR="00855313" w:rsidRPr="001D0756">
        <w:rPr>
          <w:rFonts w:cs="Arial"/>
        </w:rPr>
        <w:t>D</w:t>
      </w:r>
      <w:r w:rsidR="002E14D8" w:rsidRPr="001D0756">
        <w:rPr>
          <w:rFonts w:cs="Arial"/>
        </w:rPr>
        <w:t>ata</w:t>
      </w:r>
      <w:r w:rsidR="00855313" w:rsidRPr="001D0756">
        <w:rPr>
          <w:rFonts w:cs="Arial"/>
        </w:rPr>
        <w:t>b</w:t>
      </w:r>
      <w:r w:rsidR="002E14D8" w:rsidRPr="001D0756">
        <w:rPr>
          <w:rFonts w:cs="Arial"/>
        </w:rPr>
        <w:t>ase</w:t>
      </w:r>
      <w:r w:rsidR="00855313" w:rsidRPr="001D0756">
        <w:rPr>
          <w:rFonts w:cs="Arial"/>
        </w:rPr>
        <w:t>s</w:t>
      </w:r>
      <w:proofErr w:type="spellEnd"/>
      <w:r w:rsidR="007929B2">
        <w:rPr>
          <w:rFonts w:cs="Arial"/>
        </w:rPr>
        <w:t>)</w:t>
      </w:r>
      <w:r w:rsidR="00B9111D">
        <w:rPr>
          <w:rFonts w:cs="Arial"/>
        </w:rPr>
        <w:t>, mientras que para otros</w:t>
      </w:r>
      <w:r w:rsidR="00CC39A7">
        <w:rPr>
          <w:rFonts w:cs="Arial"/>
        </w:rPr>
        <w:t>,</w:t>
      </w:r>
      <w:r w:rsidR="00B9111D">
        <w:rPr>
          <w:rFonts w:cs="Arial"/>
        </w:rPr>
        <w:t xml:space="preserve"> </w:t>
      </w:r>
      <w:r w:rsidR="00DD7923">
        <w:rPr>
          <w:rFonts w:cs="Arial"/>
        </w:rPr>
        <w:t>la minería de datos es</w:t>
      </w:r>
      <w:r w:rsidR="007929B2">
        <w:rPr>
          <w:rFonts w:cs="Arial"/>
        </w:rPr>
        <w:t xml:space="preserve"> un</w:t>
      </w:r>
      <w:r w:rsidR="00DD7923">
        <w:rPr>
          <w:rFonts w:cs="Arial"/>
        </w:rPr>
        <w:t xml:space="preserve"> simple paso esencial en este proceso de descubrimiento de conocimiento.</w:t>
      </w:r>
    </w:p>
    <w:p w14:paraId="71F05029" w14:textId="0907AFE7" w:rsidR="00352AF5" w:rsidRPr="00F11327" w:rsidRDefault="00F11327" w:rsidP="008259BB">
      <w:pPr>
        <w:pStyle w:val="Ttulo2"/>
        <w:numPr>
          <w:ilvl w:val="1"/>
          <w:numId w:val="1"/>
        </w:numPr>
        <w:rPr>
          <w:rFonts w:ascii="Arial" w:hAnsi="Arial" w:cs="Arial"/>
          <w:b/>
          <w:bCs/>
          <w:color w:val="auto"/>
          <w:sz w:val="22"/>
          <w:szCs w:val="22"/>
          <w:lang w:val="es-ES"/>
        </w:rPr>
      </w:pPr>
      <w:r w:rsidRPr="00F11327">
        <w:rPr>
          <w:rFonts w:ascii="Arial" w:hAnsi="Arial" w:cs="Arial"/>
          <w:b/>
          <w:bCs/>
          <w:color w:val="auto"/>
          <w:sz w:val="22"/>
          <w:szCs w:val="22"/>
          <w:lang w:val="es-ES"/>
        </w:rPr>
        <w:t>Datos estructurados y datos no estructurados</w:t>
      </w:r>
    </w:p>
    <w:p w14:paraId="00D1A1D3" w14:textId="4266A4BF" w:rsidR="00550A3A" w:rsidRDefault="005011D5" w:rsidP="004F60C5">
      <w:pPr>
        <w:rPr>
          <w:rFonts w:cs="Arial"/>
        </w:rPr>
      </w:pPr>
      <w:r>
        <w:rPr>
          <w:rFonts w:cs="Arial"/>
        </w:rPr>
        <w:t xml:space="preserve">Como se </w:t>
      </w:r>
      <w:r w:rsidR="00F60386">
        <w:rPr>
          <w:rFonts w:cs="Arial"/>
        </w:rPr>
        <w:t>señaló</w:t>
      </w:r>
      <w:r>
        <w:rPr>
          <w:rFonts w:cs="Arial"/>
        </w:rPr>
        <w:t xml:space="preserve"> en el apartado anterior, </w:t>
      </w:r>
      <w:r w:rsidR="00AB77A9">
        <w:rPr>
          <w:rFonts w:cs="Arial"/>
        </w:rPr>
        <w:t>las técnicas de minería de datos trabajan con datos estructurados</w:t>
      </w:r>
      <w:r w:rsidR="00E35BDF">
        <w:rPr>
          <w:rFonts w:cs="Arial"/>
        </w:rPr>
        <w:t xml:space="preserve"> y para ello </w:t>
      </w:r>
      <w:r w:rsidR="00B075CA">
        <w:rPr>
          <w:rFonts w:cs="Arial"/>
        </w:rPr>
        <w:t>una vez que han sido recopilados</w:t>
      </w:r>
      <w:r w:rsidR="000D07E2">
        <w:rPr>
          <w:rFonts w:cs="Arial"/>
        </w:rPr>
        <w:t>,</w:t>
      </w:r>
      <w:r w:rsidR="00B075CA">
        <w:rPr>
          <w:rFonts w:cs="Arial"/>
        </w:rPr>
        <w:t xml:space="preserve"> integrados</w:t>
      </w:r>
      <w:r w:rsidR="000D07E2">
        <w:rPr>
          <w:rFonts w:cs="Arial"/>
        </w:rPr>
        <w:t xml:space="preserve"> y </w:t>
      </w:r>
      <w:r w:rsidR="00F3703B" w:rsidRPr="00F3703B">
        <w:rPr>
          <w:rFonts w:cs="Arial"/>
        </w:rPr>
        <w:t>pre</w:t>
      </w:r>
      <w:r w:rsidR="007B7849">
        <w:rPr>
          <w:rFonts w:cs="Arial"/>
        </w:rPr>
        <w:t xml:space="preserve"> - </w:t>
      </w:r>
      <w:r w:rsidR="00F3703B" w:rsidRPr="00F3703B">
        <w:rPr>
          <w:rFonts w:cs="Arial"/>
        </w:rPr>
        <w:t>procesados</w:t>
      </w:r>
      <w:r w:rsidR="005969A1">
        <w:rPr>
          <w:rFonts w:cs="Arial"/>
        </w:rPr>
        <w:t xml:space="preserve">, </w:t>
      </w:r>
      <w:r w:rsidR="00E35BDF">
        <w:rPr>
          <w:rFonts w:cs="Arial"/>
        </w:rPr>
        <w:t xml:space="preserve">estos </w:t>
      </w:r>
      <w:r w:rsidR="002B5133">
        <w:rPr>
          <w:rFonts w:cs="Arial"/>
        </w:rPr>
        <w:t xml:space="preserve">deben </w:t>
      </w:r>
      <w:r w:rsidR="00B87FCD">
        <w:rPr>
          <w:rFonts w:cs="Arial"/>
        </w:rPr>
        <w:t xml:space="preserve">de </w:t>
      </w:r>
      <w:r w:rsidR="002B5133">
        <w:rPr>
          <w:rFonts w:cs="Arial"/>
        </w:rPr>
        <w:t>estructurarse</w:t>
      </w:r>
      <w:r w:rsidR="009C4529">
        <w:rPr>
          <w:rFonts w:cs="Arial"/>
        </w:rPr>
        <w:t xml:space="preserve"> </w:t>
      </w:r>
      <w:r w:rsidR="0053603F">
        <w:rPr>
          <w:rFonts w:cs="Arial"/>
        </w:rPr>
        <w:t>mediante el proceso</w:t>
      </w:r>
      <w:r w:rsidR="009C4529">
        <w:rPr>
          <w:rFonts w:cs="Arial"/>
        </w:rPr>
        <w:t xml:space="preserve"> de “Preparación de datos” </w:t>
      </w:r>
      <w:r w:rsidR="009C4529">
        <w:rPr>
          <w:rFonts w:cs="Arial"/>
        </w:rPr>
        <w:lastRenderedPageBreak/>
        <w:t xml:space="preserve">que </w:t>
      </w:r>
      <w:r w:rsidR="00CC39A7">
        <w:rPr>
          <w:rFonts w:cs="Arial"/>
        </w:rPr>
        <w:t>se lo ve</w:t>
      </w:r>
      <w:r w:rsidR="00633E0C">
        <w:rPr>
          <w:rFonts w:cs="Arial"/>
        </w:rPr>
        <w:t xml:space="preserve"> representado </w:t>
      </w:r>
      <w:r w:rsidR="009C4529">
        <w:rPr>
          <w:rFonts w:cs="Arial"/>
        </w:rPr>
        <w:t>en la figura 2</w:t>
      </w:r>
      <w:r w:rsidR="009549C6">
        <w:rPr>
          <w:rFonts w:cs="Arial"/>
        </w:rPr>
        <w:t>.</w:t>
      </w:r>
      <w:r w:rsidR="00D25900">
        <w:rPr>
          <w:rFonts w:cs="Arial"/>
        </w:rPr>
        <w:t xml:space="preserve"> </w:t>
      </w:r>
      <w:r w:rsidR="009549C6">
        <w:rPr>
          <w:rFonts w:cs="Arial"/>
        </w:rPr>
        <w:t xml:space="preserve">O mejor aún </w:t>
      </w:r>
      <w:r w:rsidR="00AF74A1">
        <w:rPr>
          <w:rFonts w:cs="Arial"/>
        </w:rPr>
        <w:t xml:space="preserve">como nos dicen </w:t>
      </w:r>
      <w:r w:rsidR="00573713">
        <w:rPr>
          <w:rFonts w:cs="Arial"/>
        </w:rPr>
        <w:fldChar w:fldCharType="begin" w:fldLock="1"/>
      </w:r>
      <w:r w:rsidR="004036E7">
        <w:rPr>
          <w:rFonts w:cs="Arial"/>
        </w:rPr>
        <w:instrText>ADDIN CSL_CITATION {"citationItems":[{"id":"ITEM-1","itemData":{"DOI":"10.1007/978-0-387-34555-0","ISBN":"978-0-387-95433-2","ISSN":"978-1-4419-2996-9","author":[{"dropping-particle":"","family":"Weiss","given":"Sholom M.","non-dropping-particle":"","parse-names":false,"suffix":""},{"dropping-particle":"","family":"Indurkhya","given":"Nitin","non-dropping-particle":"","parse-names":false,"suffix":""},{"dropping-particle":"","family":"Zhang","given":"Tong","non-dropping-particle":"","parse-names":false,"suffix":""},{"dropping-particle":"","family":"Damerau","given":"Fred","non-dropping-particle":"","parse-names":false,"suffix":""}],"edition":"1.ª ed.","id":"ITEM-1","issued":{"date-parts":[["2005"]]},"number-of-pages":"243","publisher":"Springer-Verlag New York","title":"Text Mining","type":"book"},"uris":["http://www.mendeley.com/documents/?uuid=c4d62cbc-5136-4410-afdc-323f00c01a98"]}],"mendeley":{"formattedCitation":"(Weiss et al., 2005)","manualFormatting":"Weiss et al. (2005)","plainTextFormattedCitation":"(Weiss et al., 2005)","previouslyFormattedCitation":"(Weiss et al., 2005)"},"properties":{"noteIndex":0},"schema":"https://github.com/citation-style-language/schema/raw/master/csl-citation.json"}</w:instrText>
      </w:r>
      <w:r w:rsidR="00573713">
        <w:rPr>
          <w:rFonts w:cs="Arial"/>
        </w:rPr>
        <w:fldChar w:fldCharType="separate"/>
      </w:r>
      <w:r w:rsidR="00573713" w:rsidRPr="00573713">
        <w:rPr>
          <w:rFonts w:cs="Arial"/>
          <w:noProof/>
        </w:rPr>
        <w:t xml:space="preserve">Weiss </w:t>
      </w:r>
      <w:r w:rsidR="00573713" w:rsidRPr="003107A8">
        <w:rPr>
          <w:rFonts w:cs="Arial"/>
          <w:i/>
          <w:iCs/>
          <w:noProof/>
        </w:rPr>
        <w:t>et al</w:t>
      </w:r>
      <w:r w:rsidR="00573713" w:rsidRPr="00573713">
        <w:rPr>
          <w:rFonts w:cs="Arial"/>
          <w:noProof/>
        </w:rPr>
        <w:t xml:space="preserve">. </w:t>
      </w:r>
      <w:r w:rsidR="00573713">
        <w:rPr>
          <w:rFonts w:cs="Arial"/>
          <w:noProof/>
        </w:rPr>
        <w:t>(</w:t>
      </w:r>
      <w:r w:rsidR="00573713" w:rsidRPr="00573713">
        <w:rPr>
          <w:rFonts w:cs="Arial"/>
          <w:noProof/>
        </w:rPr>
        <w:t>2005)</w:t>
      </w:r>
      <w:r w:rsidR="00573713">
        <w:rPr>
          <w:rFonts w:cs="Arial"/>
        </w:rPr>
        <w:fldChar w:fldCharType="end"/>
      </w:r>
      <w:r w:rsidR="00AF74A1">
        <w:rPr>
          <w:rFonts w:cs="Arial"/>
        </w:rPr>
        <w:t xml:space="preserve"> </w:t>
      </w:r>
      <w:r w:rsidR="00D25900">
        <w:rPr>
          <w:rFonts w:cs="Arial"/>
        </w:rPr>
        <w:t xml:space="preserve">es posible recopilar </w:t>
      </w:r>
      <w:r w:rsidR="005969A1">
        <w:rPr>
          <w:rFonts w:cs="Arial"/>
        </w:rPr>
        <w:t xml:space="preserve">datos </w:t>
      </w:r>
      <w:r w:rsidR="007B4510">
        <w:rPr>
          <w:rFonts w:cs="Arial"/>
        </w:rPr>
        <w:t xml:space="preserve">ya estructurados </w:t>
      </w:r>
      <w:r w:rsidR="002D45B1">
        <w:rPr>
          <w:rFonts w:cs="Arial"/>
        </w:rPr>
        <w:t xml:space="preserve">en función </w:t>
      </w:r>
      <w:r w:rsidR="00951F65">
        <w:rPr>
          <w:rFonts w:cs="Arial"/>
        </w:rPr>
        <w:t>de un diseño previo</w:t>
      </w:r>
      <w:r w:rsidR="00487ACF">
        <w:rPr>
          <w:rFonts w:cs="Arial"/>
        </w:rPr>
        <w:t xml:space="preserve"> de minería de datos que </w:t>
      </w:r>
      <w:r w:rsidR="00CC39A7">
        <w:rPr>
          <w:rFonts w:cs="Arial"/>
        </w:rPr>
        <w:t>se vaya</w:t>
      </w:r>
      <w:r w:rsidR="00487ACF">
        <w:rPr>
          <w:rFonts w:cs="Arial"/>
        </w:rPr>
        <w:t xml:space="preserve"> a utilizar</w:t>
      </w:r>
      <w:r w:rsidR="00154CA8">
        <w:rPr>
          <w:rFonts w:cs="Arial"/>
        </w:rPr>
        <w:t>.</w:t>
      </w:r>
    </w:p>
    <w:p w14:paraId="266D46C7" w14:textId="4774B402" w:rsidR="009A1C69" w:rsidRDefault="00623618" w:rsidP="004F60C5">
      <w:pPr>
        <w:rPr>
          <w:rFonts w:cs="Arial"/>
        </w:rPr>
      </w:pPr>
      <w:r>
        <w:rPr>
          <w:rFonts w:cs="Arial"/>
        </w:rPr>
        <w:t>La</w:t>
      </w:r>
      <w:r w:rsidR="00154CA8">
        <w:rPr>
          <w:rFonts w:cs="Arial"/>
        </w:rPr>
        <w:t xml:space="preserve"> mayoría de </w:t>
      </w:r>
      <w:r w:rsidR="00A4125D">
        <w:rPr>
          <w:rFonts w:cs="Arial"/>
        </w:rPr>
        <w:t>los datos</w:t>
      </w:r>
      <w:r w:rsidR="00154CA8">
        <w:rPr>
          <w:rFonts w:cs="Arial"/>
        </w:rPr>
        <w:t xml:space="preserve"> que utilizan </w:t>
      </w:r>
      <w:r w:rsidR="00A60863">
        <w:rPr>
          <w:rFonts w:cs="Arial"/>
        </w:rPr>
        <w:t xml:space="preserve">las empresas y organizaciones </w:t>
      </w:r>
      <w:r w:rsidR="00855573">
        <w:rPr>
          <w:rFonts w:cs="Arial"/>
        </w:rPr>
        <w:t xml:space="preserve">son de tipo texto </w:t>
      </w:r>
      <w:r w:rsidR="002F1496">
        <w:rPr>
          <w:rFonts w:cs="Arial"/>
        </w:rPr>
        <w:t>y de tipo numérico</w:t>
      </w:r>
      <w:r w:rsidR="0061080D">
        <w:rPr>
          <w:rFonts w:cs="Arial"/>
        </w:rPr>
        <w:t xml:space="preserve">. </w:t>
      </w:r>
      <w:r w:rsidR="00CA71BF">
        <w:rPr>
          <w:rFonts w:cs="Arial"/>
        </w:rPr>
        <w:fldChar w:fldCharType="begin" w:fldLock="1"/>
      </w:r>
      <w:r w:rsidR="00CE7865">
        <w:rPr>
          <w:rFonts w:cs="Arial"/>
        </w:rPr>
        <w:instrText>ADDIN CSL_CITATION {"citationItems":[{"id":"ITEM-1","itemData":{"DOI":"10.1007/978-0-387-34555-0","ISBN":"978-0-387-95433-2","ISSN":"978-1-4419-2996-9","author":[{"dropping-particle":"","family":"Weiss","given":"Sholom M.","non-dropping-particle":"","parse-names":false,"suffix":""},{"dropping-particle":"","family":"Indurkhya","given":"Nitin","non-dropping-particle":"","parse-names":false,"suffix":""},{"dropping-particle":"","family":"Zhang","given":"Tong","non-dropping-particle":"","parse-names":false,"suffix":""},{"dropping-particle":"","family":"Damerau","given":"Fred","non-dropping-particle":"","parse-names":false,"suffix":""}],"edition":"1.ª ed.","id":"ITEM-1","issued":{"date-parts":[["2005"]]},"number-of-pages":"243","publisher":"Springer-Verlag New York","title":"Text Mining","type":"book"},"uris":["http://www.mendeley.com/documents/?uuid=c4d62cbc-5136-4410-afdc-323f00c01a98"]}],"mendeley":{"formattedCitation":"(Weiss et al., 2005)","manualFormatting":"Weiss et al. (2005)","plainTextFormattedCitation":"(Weiss et al., 2005)","previouslyFormattedCitation":"(Weiss et al., 2005)"},"properties":{"noteIndex":0},"schema":"https://github.com/citation-style-language/schema/raw/master/csl-citation.json"}</w:instrText>
      </w:r>
      <w:r w:rsidR="00CA71BF">
        <w:rPr>
          <w:rFonts w:cs="Arial"/>
        </w:rPr>
        <w:fldChar w:fldCharType="separate"/>
      </w:r>
      <w:r w:rsidR="00CF48CA" w:rsidRPr="00CF48CA">
        <w:rPr>
          <w:rFonts w:cs="Arial"/>
          <w:noProof/>
        </w:rPr>
        <w:t xml:space="preserve">Weiss </w:t>
      </w:r>
      <w:r w:rsidR="00CF48CA" w:rsidRPr="003107A8">
        <w:rPr>
          <w:rFonts w:cs="Arial"/>
          <w:i/>
          <w:iCs/>
          <w:noProof/>
        </w:rPr>
        <w:t>et al</w:t>
      </w:r>
      <w:r w:rsidR="00CF48CA" w:rsidRPr="00CF48CA">
        <w:rPr>
          <w:rFonts w:cs="Arial"/>
          <w:noProof/>
        </w:rPr>
        <w:t xml:space="preserve">. </w:t>
      </w:r>
      <w:r w:rsidR="009B5983">
        <w:rPr>
          <w:rFonts w:cs="Arial"/>
          <w:noProof/>
        </w:rPr>
        <w:t>(</w:t>
      </w:r>
      <w:r w:rsidR="00CF48CA" w:rsidRPr="00CF48CA">
        <w:rPr>
          <w:rFonts w:cs="Arial"/>
          <w:noProof/>
        </w:rPr>
        <w:t>2005)</w:t>
      </w:r>
      <w:r w:rsidR="00CA71BF">
        <w:rPr>
          <w:rFonts w:cs="Arial"/>
        </w:rPr>
        <w:fldChar w:fldCharType="end"/>
      </w:r>
      <w:r w:rsidR="002F6962">
        <w:rPr>
          <w:rFonts w:cs="Arial"/>
        </w:rPr>
        <w:t xml:space="preserve"> menciona</w:t>
      </w:r>
      <w:r w:rsidR="009B5983">
        <w:rPr>
          <w:rFonts w:cs="Arial"/>
        </w:rPr>
        <w:t>n</w:t>
      </w:r>
      <w:r w:rsidR="002F6962">
        <w:rPr>
          <w:rFonts w:cs="Arial"/>
        </w:rPr>
        <w:t xml:space="preserve"> que por regla general la minería de datos espera dos tipos de información: </w:t>
      </w:r>
      <w:r w:rsidR="00962202">
        <w:rPr>
          <w:rFonts w:cs="Arial"/>
        </w:rPr>
        <w:t>(a) ordenada numérica y (b) categórica</w:t>
      </w:r>
      <w:r w:rsidR="00AE7173">
        <w:rPr>
          <w:rFonts w:cs="Arial"/>
        </w:rPr>
        <w:t xml:space="preserve">. Los atributos </w:t>
      </w:r>
      <w:r w:rsidR="00B04D3F">
        <w:rPr>
          <w:rFonts w:cs="Arial"/>
        </w:rPr>
        <w:t>numéricos corresponden por ejemplo</w:t>
      </w:r>
      <w:r w:rsidR="007D1E4F">
        <w:rPr>
          <w:rFonts w:cs="Arial"/>
        </w:rPr>
        <w:t>,</w:t>
      </w:r>
      <w:r w:rsidR="00B04D3F">
        <w:rPr>
          <w:rFonts w:cs="Arial"/>
        </w:rPr>
        <w:t xml:space="preserve"> al peso o los ingresos</w:t>
      </w:r>
      <w:r w:rsidR="0083658A">
        <w:rPr>
          <w:rFonts w:cs="Arial"/>
        </w:rPr>
        <w:t>,</w:t>
      </w:r>
      <w:r w:rsidR="00B04D3F">
        <w:rPr>
          <w:rFonts w:cs="Arial"/>
        </w:rPr>
        <w:t xml:space="preserve"> </w:t>
      </w:r>
      <w:r w:rsidR="0058595C">
        <w:rPr>
          <w:rFonts w:cs="Arial"/>
        </w:rPr>
        <w:t>que claramente tienen valores mayores o menores y por ende están ordenados</w:t>
      </w:r>
      <w:r w:rsidR="00E91B7B">
        <w:rPr>
          <w:rFonts w:cs="Arial"/>
        </w:rPr>
        <w:t xml:space="preserve">. Mientras que los atributos categóricos son códigos numéricos desordenados </w:t>
      </w:r>
      <w:r w:rsidR="00A26D62">
        <w:rPr>
          <w:rFonts w:cs="Arial"/>
        </w:rPr>
        <w:t xml:space="preserve">que tienen una definición para que puedan ser </w:t>
      </w:r>
      <w:r w:rsidR="00D07FFB">
        <w:rPr>
          <w:rFonts w:cs="Arial"/>
        </w:rPr>
        <w:t>interpretados por las personas. Por ejemplo</w:t>
      </w:r>
      <w:r w:rsidR="007D1E4F">
        <w:rPr>
          <w:rFonts w:cs="Arial"/>
        </w:rPr>
        <w:t>,</w:t>
      </w:r>
      <w:r w:rsidR="00D07FFB">
        <w:rPr>
          <w:rFonts w:cs="Arial"/>
        </w:rPr>
        <w:t xml:space="preserve"> </w:t>
      </w:r>
      <w:r w:rsidR="004C2B77">
        <w:rPr>
          <w:rFonts w:cs="Arial"/>
        </w:rPr>
        <w:t xml:space="preserve">los atributos de verdadero y falso, pueden ser representados por </w:t>
      </w:r>
      <w:r w:rsidR="00CC39A7">
        <w:rPr>
          <w:rFonts w:cs="Arial"/>
        </w:rPr>
        <w:t>un uno o un cero;</w:t>
      </w:r>
      <w:r w:rsidR="004C59CF">
        <w:rPr>
          <w:rFonts w:cs="Arial"/>
        </w:rPr>
        <w:t xml:space="preserve"> así como también</w:t>
      </w:r>
      <w:r w:rsidR="00CC39A7">
        <w:rPr>
          <w:rFonts w:cs="Arial"/>
        </w:rPr>
        <w:t>,</w:t>
      </w:r>
      <w:r w:rsidR="004C59CF">
        <w:rPr>
          <w:rFonts w:cs="Arial"/>
        </w:rPr>
        <w:t xml:space="preserve"> los géneros </w:t>
      </w:r>
      <w:r w:rsidR="001073C1">
        <w:rPr>
          <w:rFonts w:cs="Arial"/>
        </w:rPr>
        <w:t>femenino y masculino</w:t>
      </w:r>
      <w:r w:rsidR="0080157D">
        <w:rPr>
          <w:rFonts w:cs="Arial"/>
        </w:rPr>
        <w:t xml:space="preserve"> que</w:t>
      </w:r>
      <w:r w:rsidR="001073C1">
        <w:rPr>
          <w:rFonts w:cs="Arial"/>
        </w:rPr>
        <w:t xml:space="preserve"> pueden ser representados por un código</w:t>
      </w:r>
      <w:r w:rsidR="009A1C69">
        <w:rPr>
          <w:rFonts w:cs="Arial"/>
        </w:rPr>
        <w:t xml:space="preserve"> para su interpretación</w:t>
      </w:r>
      <w:r w:rsidR="001073C1">
        <w:rPr>
          <w:rFonts w:cs="Arial"/>
        </w:rPr>
        <w:t>.</w:t>
      </w:r>
      <w:r w:rsidR="0094215F">
        <w:rPr>
          <w:rFonts w:cs="Arial"/>
        </w:rPr>
        <w:t xml:space="preserve"> </w:t>
      </w:r>
    </w:p>
    <w:p w14:paraId="05ABA995" w14:textId="1CFC2673" w:rsidR="004F60C5" w:rsidRDefault="00713012" w:rsidP="00713012">
      <w:pPr>
        <w:widowControl w:val="0"/>
        <w:autoSpaceDE w:val="0"/>
        <w:autoSpaceDN w:val="0"/>
        <w:adjustRightInd w:val="0"/>
        <w:ind w:firstLine="0"/>
        <w:rPr>
          <w:rFonts w:cs="Arial"/>
        </w:rPr>
      </w:pPr>
      <w:r>
        <w:rPr>
          <w:rFonts w:cs="Arial"/>
        </w:rPr>
        <w:tab/>
      </w:r>
      <w:r w:rsidR="00E30228">
        <w:rPr>
          <w:rFonts w:cs="Arial"/>
        </w:rPr>
        <w:fldChar w:fldCharType="begin" w:fldLock="1"/>
      </w:r>
      <w:r w:rsidR="002548BE">
        <w:rPr>
          <w:rFonts w:cs="Arial"/>
        </w:rPr>
        <w:instrText>ADDIN CSL_CITATION {"citationItems":[{"id":"ITEM-1","itemData":{"DOI":"10.1007/978-0-387-34555-0","ISBN":"978-0-387-95433-2","ISSN":"978-1-4419-2996-9","author":[{"dropping-particle":"","family":"Weiss","given":"Sholom M.","non-dropping-particle":"","parse-names":false,"suffix":""},{"dropping-particle":"","family":"Indurkhya","given":"Nitin","non-dropping-particle":"","parse-names":false,"suffix":""},{"dropping-particle":"","family":"Zhang","given":"Tong","non-dropping-particle":"","parse-names":false,"suffix":""},{"dropping-particle":"","family":"Damerau","given":"Fred","non-dropping-particle":"","parse-names":false,"suffix":""}],"edition":"1.ª ed.","id":"ITEM-1","issued":{"date-parts":[["2005"]]},"number-of-pages":"243","publisher":"Springer-Verlag New York","title":"Text Mining","type":"book"},"uris":["http://www.mendeley.com/documents/?uuid=c4d62cbc-5136-4410-afdc-323f00c01a98"]}],"mendeley":{"formattedCitation":"(Weiss et al., 2005)","manualFormatting":"Weiss et al. (2005)","plainTextFormattedCitation":"(Weiss et al., 2005)","previouslyFormattedCitation":"(Weiss et al., 2005)"},"properties":{"noteIndex":0},"schema":"https://github.com/citation-style-language/schema/raw/master/csl-citation.json"}</w:instrText>
      </w:r>
      <w:r w:rsidR="00E30228">
        <w:rPr>
          <w:rFonts w:cs="Arial"/>
        </w:rPr>
        <w:fldChar w:fldCharType="separate"/>
      </w:r>
      <w:r w:rsidR="00E30228" w:rsidRPr="00E30228">
        <w:rPr>
          <w:rFonts w:cs="Arial"/>
          <w:noProof/>
        </w:rPr>
        <w:t xml:space="preserve">Weiss </w:t>
      </w:r>
      <w:r w:rsidR="00E30228" w:rsidRPr="003107A8">
        <w:rPr>
          <w:rFonts w:cs="Arial"/>
          <w:i/>
          <w:iCs/>
          <w:noProof/>
        </w:rPr>
        <w:t>et al</w:t>
      </w:r>
      <w:r w:rsidR="00E30228" w:rsidRPr="00E30228">
        <w:rPr>
          <w:rFonts w:cs="Arial"/>
          <w:noProof/>
        </w:rPr>
        <w:t xml:space="preserve">. </w:t>
      </w:r>
      <w:r w:rsidR="00D36D3A">
        <w:rPr>
          <w:rFonts w:cs="Arial"/>
          <w:noProof/>
        </w:rPr>
        <w:t>(</w:t>
      </w:r>
      <w:r w:rsidR="00E30228" w:rsidRPr="00E30228">
        <w:rPr>
          <w:rFonts w:cs="Arial"/>
          <w:noProof/>
        </w:rPr>
        <w:t>2005)</w:t>
      </w:r>
      <w:r w:rsidR="00E30228">
        <w:rPr>
          <w:rFonts w:cs="Arial"/>
        </w:rPr>
        <w:fldChar w:fldCharType="end"/>
      </w:r>
      <w:r w:rsidR="00E30228">
        <w:rPr>
          <w:rFonts w:cs="Arial"/>
        </w:rPr>
        <w:t xml:space="preserve"> concluye</w:t>
      </w:r>
      <w:r w:rsidR="00463BB7">
        <w:rPr>
          <w:rFonts w:cs="Arial"/>
        </w:rPr>
        <w:t>n</w:t>
      </w:r>
      <w:r w:rsidR="00E30228">
        <w:rPr>
          <w:rFonts w:cs="Arial"/>
        </w:rPr>
        <w:t xml:space="preserve"> que si los datos pueden describirse mediante una hoja de cálculo </w:t>
      </w:r>
      <w:r w:rsidR="0072000A">
        <w:rPr>
          <w:rFonts w:cs="Arial"/>
        </w:rPr>
        <w:t>con su formato tabular,</w:t>
      </w:r>
      <w:r w:rsidR="00F04883">
        <w:rPr>
          <w:rFonts w:cs="Arial"/>
        </w:rPr>
        <w:t xml:space="preserve"> estos están en una fase altamente estructurada.</w:t>
      </w:r>
      <w:r w:rsidR="001241DF">
        <w:rPr>
          <w:rFonts w:cs="Arial"/>
        </w:rPr>
        <w:t xml:space="preserve"> </w:t>
      </w:r>
      <w:r w:rsidR="007C71A6">
        <w:rPr>
          <w:rFonts w:cs="Arial"/>
        </w:rPr>
        <w:t>(ver tabla 1).</w:t>
      </w:r>
    </w:p>
    <w:p w14:paraId="2BE71179" w14:textId="264E5615" w:rsidR="0069652B" w:rsidRPr="00A857DB" w:rsidRDefault="00313C4E" w:rsidP="00DA65D4">
      <w:pPr>
        <w:pStyle w:val="Descripcin"/>
        <w:keepNext/>
        <w:spacing w:after="0" w:line="480" w:lineRule="auto"/>
        <w:ind w:firstLine="0"/>
        <w:jc w:val="left"/>
        <w:rPr>
          <w:b/>
          <w:bCs/>
          <w:i w:val="0"/>
          <w:iCs w:val="0"/>
          <w:color w:val="auto"/>
          <w:sz w:val="20"/>
          <w:szCs w:val="20"/>
        </w:rPr>
      </w:pPr>
      <w:bookmarkStart w:id="36" w:name="_Toc61920248"/>
      <w:r w:rsidRPr="00A857DB">
        <w:rPr>
          <w:b/>
          <w:bCs/>
          <w:i w:val="0"/>
          <w:iCs w:val="0"/>
          <w:color w:val="auto"/>
          <w:sz w:val="20"/>
          <w:szCs w:val="20"/>
        </w:rPr>
        <w:t xml:space="preserve">Tabla </w:t>
      </w:r>
      <w:r w:rsidRPr="00A857DB">
        <w:rPr>
          <w:b/>
          <w:bCs/>
          <w:i w:val="0"/>
          <w:iCs w:val="0"/>
          <w:color w:val="auto"/>
          <w:sz w:val="20"/>
          <w:szCs w:val="20"/>
        </w:rPr>
        <w:fldChar w:fldCharType="begin"/>
      </w:r>
      <w:r w:rsidRPr="00A857DB">
        <w:rPr>
          <w:b/>
          <w:bCs/>
          <w:i w:val="0"/>
          <w:iCs w:val="0"/>
          <w:color w:val="auto"/>
          <w:sz w:val="20"/>
          <w:szCs w:val="20"/>
        </w:rPr>
        <w:instrText xml:space="preserve"> SEQ Tabla \* ARABIC </w:instrText>
      </w:r>
      <w:r w:rsidRPr="00A857DB">
        <w:rPr>
          <w:b/>
          <w:bCs/>
          <w:i w:val="0"/>
          <w:iCs w:val="0"/>
          <w:color w:val="auto"/>
          <w:sz w:val="20"/>
          <w:szCs w:val="20"/>
        </w:rPr>
        <w:fldChar w:fldCharType="separate"/>
      </w:r>
      <w:r w:rsidR="00A05DB3">
        <w:rPr>
          <w:b/>
          <w:bCs/>
          <w:i w:val="0"/>
          <w:iCs w:val="0"/>
          <w:noProof/>
          <w:color w:val="auto"/>
          <w:sz w:val="20"/>
          <w:szCs w:val="20"/>
        </w:rPr>
        <w:t>1</w:t>
      </w:r>
      <w:r w:rsidRPr="00A857DB">
        <w:rPr>
          <w:b/>
          <w:bCs/>
          <w:i w:val="0"/>
          <w:iCs w:val="0"/>
          <w:color w:val="auto"/>
          <w:sz w:val="20"/>
          <w:szCs w:val="20"/>
        </w:rPr>
        <w:fldChar w:fldCharType="end"/>
      </w:r>
      <w:r w:rsidR="0093039A" w:rsidRPr="00A857DB">
        <w:rPr>
          <w:b/>
          <w:bCs/>
          <w:i w:val="0"/>
          <w:iCs w:val="0"/>
          <w:color w:val="auto"/>
          <w:sz w:val="20"/>
          <w:szCs w:val="20"/>
        </w:rPr>
        <w:t>.</w:t>
      </w:r>
      <w:r w:rsidR="000038AF" w:rsidRPr="00A857DB">
        <w:rPr>
          <w:b/>
          <w:bCs/>
          <w:i w:val="0"/>
          <w:iCs w:val="0"/>
          <w:color w:val="auto"/>
          <w:sz w:val="20"/>
          <w:szCs w:val="20"/>
        </w:rPr>
        <w:br/>
      </w:r>
      <w:r w:rsidR="00D35D8F" w:rsidRPr="00A857DB">
        <w:rPr>
          <w:color w:val="auto"/>
          <w:sz w:val="20"/>
          <w:szCs w:val="20"/>
        </w:rPr>
        <w:t>Ejemplo de una hoja de cálculo de datos médicos</w:t>
      </w:r>
      <w:bookmarkEnd w:id="36"/>
    </w:p>
    <w:tbl>
      <w:tblPr>
        <w:tblStyle w:val="Tablaconcuadrcula"/>
        <w:tblW w:w="9072" w:type="dxa"/>
        <w:tblLook w:val="0420" w:firstRow="1" w:lastRow="0" w:firstColumn="0" w:lastColumn="0" w:noHBand="0" w:noVBand="1"/>
      </w:tblPr>
      <w:tblGrid>
        <w:gridCol w:w="2268"/>
        <w:gridCol w:w="2268"/>
        <w:gridCol w:w="2268"/>
        <w:gridCol w:w="2268"/>
      </w:tblGrid>
      <w:tr w:rsidR="00AA324F" w14:paraId="70F1C831" w14:textId="77777777" w:rsidTr="00036366">
        <w:trPr>
          <w:trHeight w:hRule="exact" w:val="397"/>
        </w:trPr>
        <w:tc>
          <w:tcPr>
            <w:tcW w:w="2268" w:type="dxa"/>
            <w:tcBorders>
              <w:left w:val="nil"/>
              <w:bottom w:val="single" w:sz="4" w:space="0" w:color="auto"/>
              <w:right w:val="nil"/>
            </w:tcBorders>
          </w:tcPr>
          <w:p w14:paraId="6C0B7961" w14:textId="77777777" w:rsidR="00512A69" w:rsidRDefault="00512A69" w:rsidP="007B2299">
            <w:pPr>
              <w:widowControl w:val="0"/>
              <w:autoSpaceDE w:val="0"/>
              <w:autoSpaceDN w:val="0"/>
              <w:adjustRightInd w:val="0"/>
              <w:spacing w:line="480" w:lineRule="auto"/>
              <w:ind w:firstLine="0"/>
              <w:jc w:val="center"/>
              <w:rPr>
                <w:rFonts w:cs="Arial"/>
                <w:b/>
                <w:bCs/>
              </w:rPr>
            </w:pPr>
          </w:p>
          <w:p w14:paraId="703EE376" w14:textId="3F34EA40" w:rsidR="00AA324F" w:rsidRPr="00EC7BFC" w:rsidRDefault="00D960E0" w:rsidP="007B2299">
            <w:pPr>
              <w:widowControl w:val="0"/>
              <w:autoSpaceDE w:val="0"/>
              <w:autoSpaceDN w:val="0"/>
              <w:adjustRightInd w:val="0"/>
              <w:spacing w:line="480" w:lineRule="auto"/>
              <w:ind w:firstLine="0"/>
              <w:jc w:val="center"/>
              <w:rPr>
                <w:rFonts w:cs="Arial"/>
                <w:b/>
                <w:bCs/>
              </w:rPr>
            </w:pPr>
            <w:r w:rsidRPr="00EC7BFC">
              <w:rPr>
                <w:rFonts w:cs="Arial"/>
                <w:b/>
                <w:bCs/>
              </w:rPr>
              <w:t>Género</w:t>
            </w:r>
          </w:p>
        </w:tc>
        <w:tc>
          <w:tcPr>
            <w:tcW w:w="2268" w:type="dxa"/>
            <w:tcBorders>
              <w:left w:val="nil"/>
              <w:bottom w:val="single" w:sz="4" w:space="0" w:color="auto"/>
              <w:right w:val="nil"/>
            </w:tcBorders>
            <w:vAlign w:val="center"/>
          </w:tcPr>
          <w:p w14:paraId="37A915E3" w14:textId="7053A606" w:rsidR="00AA324F" w:rsidRPr="00EC7BFC" w:rsidRDefault="00EC7BFC" w:rsidP="008B71E7">
            <w:pPr>
              <w:widowControl w:val="0"/>
              <w:autoSpaceDE w:val="0"/>
              <w:autoSpaceDN w:val="0"/>
              <w:adjustRightInd w:val="0"/>
              <w:spacing w:line="480" w:lineRule="auto"/>
              <w:ind w:firstLine="0"/>
              <w:jc w:val="center"/>
              <w:rPr>
                <w:rFonts w:cs="Arial"/>
                <w:b/>
                <w:bCs/>
              </w:rPr>
            </w:pPr>
            <w:r w:rsidRPr="00EC7BFC">
              <w:rPr>
                <w:rFonts w:cs="Arial"/>
                <w:b/>
                <w:bCs/>
              </w:rPr>
              <w:t>Altura</w:t>
            </w:r>
          </w:p>
        </w:tc>
        <w:tc>
          <w:tcPr>
            <w:tcW w:w="2268" w:type="dxa"/>
            <w:tcBorders>
              <w:left w:val="nil"/>
              <w:bottom w:val="single" w:sz="4" w:space="0" w:color="auto"/>
              <w:right w:val="nil"/>
            </w:tcBorders>
            <w:vAlign w:val="center"/>
          </w:tcPr>
          <w:p w14:paraId="6CB96E38" w14:textId="0800C9BF" w:rsidR="00AA324F" w:rsidRPr="00EC7BFC" w:rsidRDefault="00EC7BFC" w:rsidP="008B71E7">
            <w:pPr>
              <w:widowControl w:val="0"/>
              <w:autoSpaceDE w:val="0"/>
              <w:autoSpaceDN w:val="0"/>
              <w:adjustRightInd w:val="0"/>
              <w:spacing w:line="480" w:lineRule="auto"/>
              <w:ind w:firstLine="0"/>
              <w:jc w:val="center"/>
              <w:rPr>
                <w:rFonts w:cs="Arial"/>
                <w:b/>
                <w:bCs/>
              </w:rPr>
            </w:pPr>
            <w:r w:rsidRPr="00EC7BFC">
              <w:rPr>
                <w:rFonts w:cs="Arial"/>
                <w:b/>
                <w:bCs/>
              </w:rPr>
              <w:t>Peso</w:t>
            </w:r>
          </w:p>
        </w:tc>
        <w:tc>
          <w:tcPr>
            <w:tcW w:w="2268" w:type="dxa"/>
            <w:tcBorders>
              <w:left w:val="nil"/>
              <w:bottom w:val="single" w:sz="4" w:space="0" w:color="auto"/>
              <w:right w:val="nil"/>
            </w:tcBorders>
            <w:vAlign w:val="center"/>
          </w:tcPr>
          <w:p w14:paraId="20C6427F" w14:textId="046EEBB8" w:rsidR="00AA324F" w:rsidRPr="00EC7BFC" w:rsidRDefault="00F16368" w:rsidP="008B71E7">
            <w:pPr>
              <w:widowControl w:val="0"/>
              <w:autoSpaceDE w:val="0"/>
              <w:autoSpaceDN w:val="0"/>
              <w:adjustRightInd w:val="0"/>
              <w:spacing w:line="480" w:lineRule="auto"/>
              <w:ind w:firstLine="0"/>
              <w:jc w:val="center"/>
              <w:rPr>
                <w:rFonts w:cs="Arial"/>
                <w:b/>
                <w:bCs/>
              </w:rPr>
            </w:pPr>
            <w:r w:rsidRPr="00EC7BFC">
              <w:rPr>
                <w:rFonts w:cs="Arial"/>
                <w:b/>
                <w:bCs/>
              </w:rPr>
              <w:t>Código</w:t>
            </w:r>
          </w:p>
        </w:tc>
      </w:tr>
      <w:tr w:rsidR="00AA324F" w14:paraId="65DFD48E" w14:textId="77777777" w:rsidTr="00C74BC8">
        <w:trPr>
          <w:trHeight w:hRule="exact" w:val="454"/>
        </w:trPr>
        <w:tc>
          <w:tcPr>
            <w:tcW w:w="2268" w:type="dxa"/>
            <w:tcBorders>
              <w:left w:val="nil"/>
              <w:bottom w:val="nil"/>
              <w:right w:val="nil"/>
            </w:tcBorders>
            <w:vAlign w:val="center"/>
          </w:tcPr>
          <w:p w14:paraId="0699F9A3" w14:textId="1221ED49" w:rsidR="00AA324F" w:rsidRDefault="00F16368" w:rsidP="00C74BC8">
            <w:pPr>
              <w:widowControl w:val="0"/>
              <w:autoSpaceDE w:val="0"/>
              <w:autoSpaceDN w:val="0"/>
              <w:adjustRightInd w:val="0"/>
              <w:spacing w:line="480" w:lineRule="auto"/>
              <w:ind w:firstLine="0"/>
              <w:jc w:val="center"/>
              <w:rPr>
                <w:rFonts w:cs="Arial"/>
              </w:rPr>
            </w:pPr>
            <w:r>
              <w:rPr>
                <w:rFonts w:cs="Arial"/>
              </w:rPr>
              <w:t>M</w:t>
            </w:r>
          </w:p>
        </w:tc>
        <w:tc>
          <w:tcPr>
            <w:tcW w:w="2268" w:type="dxa"/>
            <w:tcBorders>
              <w:left w:val="nil"/>
              <w:bottom w:val="nil"/>
              <w:right w:val="nil"/>
            </w:tcBorders>
            <w:vAlign w:val="center"/>
          </w:tcPr>
          <w:p w14:paraId="5C0AA32D" w14:textId="43307A85" w:rsidR="00AA324F" w:rsidRDefault="00EC7BFC" w:rsidP="00C74BC8">
            <w:pPr>
              <w:widowControl w:val="0"/>
              <w:autoSpaceDE w:val="0"/>
              <w:autoSpaceDN w:val="0"/>
              <w:adjustRightInd w:val="0"/>
              <w:spacing w:line="480" w:lineRule="auto"/>
              <w:ind w:firstLine="0"/>
              <w:jc w:val="center"/>
              <w:rPr>
                <w:rFonts w:cs="Arial"/>
              </w:rPr>
            </w:pPr>
            <w:r>
              <w:rPr>
                <w:rFonts w:cs="Arial"/>
              </w:rPr>
              <w:t>175</w:t>
            </w:r>
          </w:p>
        </w:tc>
        <w:tc>
          <w:tcPr>
            <w:tcW w:w="2268" w:type="dxa"/>
            <w:tcBorders>
              <w:left w:val="nil"/>
              <w:bottom w:val="nil"/>
              <w:right w:val="nil"/>
            </w:tcBorders>
            <w:vAlign w:val="center"/>
          </w:tcPr>
          <w:p w14:paraId="1F22E1B2" w14:textId="2D077141" w:rsidR="00AA324F" w:rsidRDefault="00EC7BFC" w:rsidP="00C74BC8">
            <w:pPr>
              <w:widowControl w:val="0"/>
              <w:autoSpaceDE w:val="0"/>
              <w:autoSpaceDN w:val="0"/>
              <w:adjustRightInd w:val="0"/>
              <w:spacing w:line="480" w:lineRule="auto"/>
              <w:ind w:firstLine="0"/>
              <w:jc w:val="center"/>
              <w:rPr>
                <w:rFonts w:cs="Arial"/>
              </w:rPr>
            </w:pPr>
            <w:r>
              <w:rPr>
                <w:rFonts w:cs="Arial"/>
              </w:rPr>
              <w:t>65</w:t>
            </w:r>
          </w:p>
        </w:tc>
        <w:tc>
          <w:tcPr>
            <w:tcW w:w="2268" w:type="dxa"/>
            <w:tcBorders>
              <w:left w:val="nil"/>
              <w:bottom w:val="nil"/>
              <w:right w:val="nil"/>
            </w:tcBorders>
            <w:vAlign w:val="center"/>
          </w:tcPr>
          <w:p w14:paraId="1839362B" w14:textId="7C3A03DA" w:rsidR="00AA324F" w:rsidRDefault="00EC7BFC" w:rsidP="00C74BC8">
            <w:pPr>
              <w:widowControl w:val="0"/>
              <w:autoSpaceDE w:val="0"/>
              <w:autoSpaceDN w:val="0"/>
              <w:adjustRightInd w:val="0"/>
              <w:spacing w:line="480" w:lineRule="auto"/>
              <w:ind w:firstLine="0"/>
              <w:jc w:val="center"/>
              <w:rPr>
                <w:rFonts w:cs="Arial"/>
              </w:rPr>
            </w:pPr>
            <w:r>
              <w:rPr>
                <w:rFonts w:cs="Arial"/>
              </w:rPr>
              <w:t>3</w:t>
            </w:r>
          </w:p>
        </w:tc>
      </w:tr>
      <w:tr w:rsidR="00AA324F" w14:paraId="59DDB438" w14:textId="77777777" w:rsidTr="00C74BC8">
        <w:trPr>
          <w:trHeight w:hRule="exact" w:val="454"/>
        </w:trPr>
        <w:tc>
          <w:tcPr>
            <w:tcW w:w="2268" w:type="dxa"/>
            <w:tcBorders>
              <w:top w:val="nil"/>
              <w:left w:val="nil"/>
              <w:bottom w:val="nil"/>
              <w:right w:val="nil"/>
            </w:tcBorders>
            <w:vAlign w:val="center"/>
          </w:tcPr>
          <w:p w14:paraId="56EA299F" w14:textId="3A98BE7F" w:rsidR="00AA324F" w:rsidRDefault="00F16368" w:rsidP="00C74BC8">
            <w:pPr>
              <w:widowControl w:val="0"/>
              <w:autoSpaceDE w:val="0"/>
              <w:autoSpaceDN w:val="0"/>
              <w:adjustRightInd w:val="0"/>
              <w:spacing w:line="480" w:lineRule="auto"/>
              <w:ind w:firstLine="0"/>
              <w:jc w:val="center"/>
              <w:rPr>
                <w:rFonts w:cs="Arial"/>
              </w:rPr>
            </w:pPr>
            <w:r>
              <w:rPr>
                <w:rFonts w:cs="Arial"/>
              </w:rPr>
              <w:t>F</w:t>
            </w:r>
          </w:p>
        </w:tc>
        <w:tc>
          <w:tcPr>
            <w:tcW w:w="2268" w:type="dxa"/>
            <w:tcBorders>
              <w:top w:val="nil"/>
              <w:left w:val="nil"/>
              <w:bottom w:val="nil"/>
              <w:right w:val="nil"/>
            </w:tcBorders>
            <w:vAlign w:val="center"/>
          </w:tcPr>
          <w:p w14:paraId="704B9106" w14:textId="6E1AD3C1" w:rsidR="00AA324F" w:rsidRDefault="00EC7BFC" w:rsidP="00C74BC8">
            <w:pPr>
              <w:widowControl w:val="0"/>
              <w:autoSpaceDE w:val="0"/>
              <w:autoSpaceDN w:val="0"/>
              <w:adjustRightInd w:val="0"/>
              <w:spacing w:line="480" w:lineRule="auto"/>
              <w:ind w:firstLine="0"/>
              <w:jc w:val="center"/>
              <w:rPr>
                <w:rFonts w:cs="Arial"/>
              </w:rPr>
            </w:pPr>
            <w:r>
              <w:rPr>
                <w:rFonts w:cs="Arial"/>
              </w:rPr>
              <w:t>141</w:t>
            </w:r>
          </w:p>
        </w:tc>
        <w:tc>
          <w:tcPr>
            <w:tcW w:w="2268" w:type="dxa"/>
            <w:tcBorders>
              <w:top w:val="nil"/>
              <w:left w:val="nil"/>
              <w:bottom w:val="nil"/>
              <w:right w:val="nil"/>
            </w:tcBorders>
            <w:vAlign w:val="center"/>
          </w:tcPr>
          <w:p w14:paraId="1E079256" w14:textId="720AE9F4" w:rsidR="00AA324F" w:rsidRDefault="00EC7BFC" w:rsidP="00C74BC8">
            <w:pPr>
              <w:widowControl w:val="0"/>
              <w:autoSpaceDE w:val="0"/>
              <w:autoSpaceDN w:val="0"/>
              <w:adjustRightInd w:val="0"/>
              <w:spacing w:line="480" w:lineRule="auto"/>
              <w:ind w:firstLine="0"/>
              <w:jc w:val="center"/>
              <w:rPr>
                <w:rFonts w:cs="Arial"/>
              </w:rPr>
            </w:pPr>
            <w:r>
              <w:rPr>
                <w:rFonts w:cs="Arial"/>
              </w:rPr>
              <w:t>72</w:t>
            </w:r>
          </w:p>
        </w:tc>
        <w:tc>
          <w:tcPr>
            <w:tcW w:w="2268" w:type="dxa"/>
            <w:tcBorders>
              <w:top w:val="nil"/>
              <w:left w:val="nil"/>
              <w:bottom w:val="nil"/>
              <w:right w:val="nil"/>
            </w:tcBorders>
            <w:vAlign w:val="center"/>
          </w:tcPr>
          <w:p w14:paraId="2385AA29" w14:textId="58B2CEFC" w:rsidR="00AA324F" w:rsidRDefault="00EC7BFC" w:rsidP="00C74BC8">
            <w:pPr>
              <w:widowControl w:val="0"/>
              <w:autoSpaceDE w:val="0"/>
              <w:autoSpaceDN w:val="0"/>
              <w:adjustRightInd w:val="0"/>
              <w:spacing w:line="480" w:lineRule="auto"/>
              <w:ind w:firstLine="0"/>
              <w:jc w:val="center"/>
              <w:rPr>
                <w:rFonts w:cs="Arial"/>
              </w:rPr>
            </w:pPr>
            <w:r>
              <w:rPr>
                <w:rFonts w:cs="Arial"/>
              </w:rPr>
              <w:t>1</w:t>
            </w:r>
          </w:p>
        </w:tc>
      </w:tr>
      <w:tr w:rsidR="00AA324F" w14:paraId="6A43CDAC" w14:textId="77777777" w:rsidTr="00C74BC8">
        <w:trPr>
          <w:trHeight w:hRule="exact" w:val="454"/>
        </w:trPr>
        <w:tc>
          <w:tcPr>
            <w:tcW w:w="2268" w:type="dxa"/>
            <w:tcBorders>
              <w:top w:val="nil"/>
              <w:left w:val="nil"/>
              <w:bottom w:val="nil"/>
              <w:right w:val="nil"/>
            </w:tcBorders>
            <w:vAlign w:val="center"/>
          </w:tcPr>
          <w:p w14:paraId="2957B391" w14:textId="26C73728" w:rsidR="00AA324F" w:rsidRDefault="00EC7BFC" w:rsidP="00C74BC8">
            <w:pPr>
              <w:widowControl w:val="0"/>
              <w:autoSpaceDE w:val="0"/>
              <w:autoSpaceDN w:val="0"/>
              <w:adjustRightInd w:val="0"/>
              <w:spacing w:line="480" w:lineRule="auto"/>
              <w:ind w:firstLine="0"/>
              <w:jc w:val="center"/>
              <w:rPr>
                <w:rFonts w:cs="Arial"/>
              </w:rPr>
            </w:pPr>
            <w:r>
              <w:rPr>
                <w:rFonts w:cs="Arial"/>
              </w:rPr>
              <w:t>. . .</w:t>
            </w:r>
          </w:p>
        </w:tc>
        <w:tc>
          <w:tcPr>
            <w:tcW w:w="2268" w:type="dxa"/>
            <w:tcBorders>
              <w:top w:val="nil"/>
              <w:left w:val="nil"/>
              <w:bottom w:val="nil"/>
              <w:right w:val="nil"/>
            </w:tcBorders>
            <w:vAlign w:val="center"/>
          </w:tcPr>
          <w:p w14:paraId="249098BF" w14:textId="7E03FE08" w:rsidR="00AA324F" w:rsidRDefault="00EC7BFC" w:rsidP="00C74BC8">
            <w:pPr>
              <w:widowControl w:val="0"/>
              <w:autoSpaceDE w:val="0"/>
              <w:autoSpaceDN w:val="0"/>
              <w:adjustRightInd w:val="0"/>
              <w:spacing w:line="480" w:lineRule="auto"/>
              <w:ind w:firstLine="0"/>
              <w:jc w:val="center"/>
              <w:rPr>
                <w:rFonts w:cs="Arial"/>
              </w:rPr>
            </w:pPr>
            <w:r>
              <w:rPr>
                <w:rFonts w:cs="Arial"/>
              </w:rPr>
              <w:t>. . .</w:t>
            </w:r>
          </w:p>
        </w:tc>
        <w:tc>
          <w:tcPr>
            <w:tcW w:w="2268" w:type="dxa"/>
            <w:tcBorders>
              <w:top w:val="nil"/>
              <w:left w:val="nil"/>
              <w:bottom w:val="nil"/>
              <w:right w:val="nil"/>
            </w:tcBorders>
            <w:vAlign w:val="center"/>
          </w:tcPr>
          <w:p w14:paraId="5A408D69" w14:textId="46C8889B" w:rsidR="00AA324F" w:rsidRDefault="00EC7BFC" w:rsidP="00C74BC8">
            <w:pPr>
              <w:widowControl w:val="0"/>
              <w:autoSpaceDE w:val="0"/>
              <w:autoSpaceDN w:val="0"/>
              <w:adjustRightInd w:val="0"/>
              <w:spacing w:line="480" w:lineRule="auto"/>
              <w:ind w:firstLine="0"/>
              <w:jc w:val="center"/>
              <w:rPr>
                <w:rFonts w:cs="Arial"/>
              </w:rPr>
            </w:pPr>
            <w:r>
              <w:rPr>
                <w:rFonts w:cs="Arial"/>
              </w:rPr>
              <w:t>. . .</w:t>
            </w:r>
          </w:p>
        </w:tc>
        <w:tc>
          <w:tcPr>
            <w:tcW w:w="2268" w:type="dxa"/>
            <w:tcBorders>
              <w:top w:val="nil"/>
              <w:left w:val="nil"/>
              <w:bottom w:val="nil"/>
              <w:right w:val="nil"/>
            </w:tcBorders>
            <w:vAlign w:val="center"/>
          </w:tcPr>
          <w:p w14:paraId="797DCD8F" w14:textId="0FC360AA" w:rsidR="00AA324F" w:rsidRDefault="00EC7BFC" w:rsidP="00C74BC8">
            <w:pPr>
              <w:widowControl w:val="0"/>
              <w:autoSpaceDE w:val="0"/>
              <w:autoSpaceDN w:val="0"/>
              <w:adjustRightInd w:val="0"/>
              <w:spacing w:line="480" w:lineRule="auto"/>
              <w:ind w:firstLine="0"/>
              <w:jc w:val="center"/>
              <w:rPr>
                <w:rFonts w:cs="Arial"/>
              </w:rPr>
            </w:pPr>
            <w:r>
              <w:rPr>
                <w:rFonts w:cs="Arial"/>
              </w:rPr>
              <w:t>. . .</w:t>
            </w:r>
          </w:p>
        </w:tc>
      </w:tr>
      <w:tr w:rsidR="00F16368" w14:paraId="73E3AD8F" w14:textId="77777777" w:rsidTr="00C74BC8">
        <w:trPr>
          <w:trHeight w:hRule="exact" w:val="389"/>
        </w:trPr>
        <w:tc>
          <w:tcPr>
            <w:tcW w:w="2268" w:type="dxa"/>
            <w:tcBorders>
              <w:top w:val="nil"/>
              <w:left w:val="nil"/>
              <w:right w:val="nil"/>
            </w:tcBorders>
            <w:vAlign w:val="center"/>
          </w:tcPr>
          <w:p w14:paraId="23DD6B36" w14:textId="00864655" w:rsidR="00F16368" w:rsidRDefault="00F16368" w:rsidP="00C74BC8">
            <w:pPr>
              <w:widowControl w:val="0"/>
              <w:autoSpaceDE w:val="0"/>
              <w:autoSpaceDN w:val="0"/>
              <w:adjustRightInd w:val="0"/>
              <w:spacing w:line="480" w:lineRule="auto"/>
              <w:ind w:firstLine="0"/>
              <w:jc w:val="center"/>
              <w:rPr>
                <w:rFonts w:cs="Arial"/>
              </w:rPr>
            </w:pPr>
            <w:r>
              <w:rPr>
                <w:rFonts w:cs="Arial"/>
              </w:rPr>
              <w:t>F</w:t>
            </w:r>
          </w:p>
        </w:tc>
        <w:tc>
          <w:tcPr>
            <w:tcW w:w="2268" w:type="dxa"/>
            <w:tcBorders>
              <w:top w:val="nil"/>
              <w:left w:val="nil"/>
              <w:right w:val="nil"/>
            </w:tcBorders>
            <w:vAlign w:val="center"/>
          </w:tcPr>
          <w:p w14:paraId="0066B064" w14:textId="580E2281" w:rsidR="00F16368" w:rsidRDefault="00EC7BFC" w:rsidP="00C74BC8">
            <w:pPr>
              <w:widowControl w:val="0"/>
              <w:autoSpaceDE w:val="0"/>
              <w:autoSpaceDN w:val="0"/>
              <w:adjustRightInd w:val="0"/>
              <w:spacing w:line="480" w:lineRule="auto"/>
              <w:ind w:firstLine="0"/>
              <w:jc w:val="center"/>
              <w:rPr>
                <w:rFonts w:cs="Arial"/>
              </w:rPr>
            </w:pPr>
            <w:r>
              <w:rPr>
                <w:rFonts w:cs="Arial"/>
              </w:rPr>
              <w:t>160</w:t>
            </w:r>
          </w:p>
        </w:tc>
        <w:tc>
          <w:tcPr>
            <w:tcW w:w="2268" w:type="dxa"/>
            <w:tcBorders>
              <w:top w:val="nil"/>
              <w:left w:val="nil"/>
              <w:right w:val="nil"/>
            </w:tcBorders>
            <w:vAlign w:val="center"/>
          </w:tcPr>
          <w:p w14:paraId="7E89A186" w14:textId="43645C69" w:rsidR="00F16368" w:rsidRDefault="00EC7BFC" w:rsidP="00C74BC8">
            <w:pPr>
              <w:widowControl w:val="0"/>
              <w:autoSpaceDE w:val="0"/>
              <w:autoSpaceDN w:val="0"/>
              <w:adjustRightInd w:val="0"/>
              <w:spacing w:line="480" w:lineRule="auto"/>
              <w:ind w:firstLine="0"/>
              <w:jc w:val="center"/>
              <w:rPr>
                <w:rFonts w:cs="Arial"/>
              </w:rPr>
            </w:pPr>
            <w:r>
              <w:rPr>
                <w:rFonts w:cs="Arial"/>
              </w:rPr>
              <w:t>59</w:t>
            </w:r>
          </w:p>
        </w:tc>
        <w:tc>
          <w:tcPr>
            <w:tcW w:w="2268" w:type="dxa"/>
            <w:tcBorders>
              <w:top w:val="nil"/>
              <w:left w:val="nil"/>
              <w:right w:val="nil"/>
            </w:tcBorders>
            <w:vAlign w:val="center"/>
          </w:tcPr>
          <w:p w14:paraId="0106908A" w14:textId="5EBB7F13" w:rsidR="00F16368" w:rsidRDefault="00EC7BFC" w:rsidP="00C74BC8">
            <w:pPr>
              <w:widowControl w:val="0"/>
              <w:autoSpaceDE w:val="0"/>
              <w:autoSpaceDN w:val="0"/>
              <w:adjustRightInd w:val="0"/>
              <w:spacing w:line="480" w:lineRule="auto"/>
              <w:ind w:firstLine="0"/>
              <w:jc w:val="center"/>
              <w:rPr>
                <w:rFonts w:cs="Arial"/>
              </w:rPr>
            </w:pPr>
            <w:r>
              <w:rPr>
                <w:rFonts w:cs="Arial"/>
              </w:rPr>
              <w:t>2</w:t>
            </w:r>
          </w:p>
        </w:tc>
      </w:tr>
    </w:tbl>
    <w:p w14:paraId="42CE4E5F" w14:textId="6EF715BF" w:rsidR="004F60C5" w:rsidRPr="00A857DB" w:rsidRDefault="009D673C" w:rsidP="00AA2B11">
      <w:pPr>
        <w:widowControl w:val="0"/>
        <w:autoSpaceDE w:val="0"/>
        <w:autoSpaceDN w:val="0"/>
        <w:adjustRightInd w:val="0"/>
        <w:spacing w:before="120"/>
        <w:ind w:firstLine="0"/>
        <w:rPr>
          <w:rFonts w:cs="Arial"/>
          <w:sz w:val="20"/>
          <w:szCs w:val="20"/>
        </w:rPr>
      </w:pPr>
      <w:r w:rsidRPr="00A857DB">
        <w:rPr>
          <w:rFonts w:cs="Arial"/>
          <w:i/>
          <w:iCs/>
          <w:sz w:val="20"/>
          <w:szCs w:val="20"/>
        </w:rPr>
        <w:t>Nota.</w:t>
      </w:r>
      <w:r w:rsidRPr="00A857DB">
        <w:rPr>
          <w:rFonts w:cs="Arial"/>
          <w:sz w:val="20"/>
          <w:szCs w:val="20"/>
        </w:rPr>
        <w:t xml:space="preserve"> Adaptado de </w:t>
      </w:r>
      <w:r w:rsidRPr="00A857DB">
        <w:rPr>
          <w:rFonts w:cs="Arial"/>
          <w:i/>
          <w:iCs/>
          <w:sz w:val="20"/>
          <w:szCs w:val="20"/>
        </w:rPr>
        <w:t xml:space="preserve">Text </w:t>
      </w:r>
      <w:proofErr w:type="spellStart"/>
      <w:r w:rsidRPr="001D0756">
        <w:rPr>
          <w:rFonts w:cs="Arial"/>
          <w:i/>
          <w:iCs/>
          <w:sz w:val="20"/>
          <w:szCs w:val="20"/>
        </w:rPr>
        <w:t>Mining</w:t>
      </w:r>
      <w:proofErr w:type="spellEnd"/>
      <w:r w:rsidRPr="00A857DB">
        <w:rPr>
          <w:rFonts w:cs="Arial"/>
          <w:i/>
          <w:iCs/>
          <w:sz w:val="20"/>
          <w:szCs w:val="20"/>
        </w:rPr>
        <w:t xml:space="preserve"> (p</w:t>
      </w:r>
      <w:r w:rsidR="0018325F" w:rsidRPr="00A857DB">
        <w:rPr>
          <w:rFonts w:cs="Arial"/>
          <w:i/>
          <w:iCs/>
          <w:sz w:val="20"/>
          <w:szCs w:val="20"/>
        </w:rPr>
        <w:t>.3)</w:t>
      </w:r>
      <w:r w:rsidR="0018325F" w:rsidRPr="00A857DB">
        <w:rPr>
          <w:rFonts w:cs="Arial"/>
          <w:sz w:val="20"/>
          <w:szCs w:val="20"/>
        </w:rPr>
        <w:t>, por</w:t>
      </w:r>
      <w:r w:rsidR="00DF074F" w:rsidRPr="00A857DB">
        <w:rPr>
          <w:rFonts w:cs="Arial"/>
          <w:sz w:val="20"/>
          <w:szCs w:val="20"/>
        </w:rPr>
        <w:t xml:space="preserve"> Weiss et al., 2005</w:t>
      </w:r>
      <w:r w:rsidR="00400DE5" w:rsidRPr="00A857DB">
        <w:rPr>
          <w:rFonts w:cs="Arial"/>
          <w:sz w:val="20"/>
          <w:szCs w:val="20"/>
        </w:rPr>
        <w:t>, (https://doi.org/10.1007/978-1-84996-226-1)</w:t>
      </w:r>
      <w:r w:rsidR="00084A0D" w:rsidRPr="00A857DB">
        <w:rPr>
          <w:rFonts w:cs="Arial"/>
          <w:sz w:val="20"/>
          <w:szCs w:val="20"/>
        </w:rPr>
        <w:t>. Springer</w:t>
      </w:r>
      <w:r w:rsidR="00280C72" w:rsidRPr="00A857DB">
        <w:rPr>
          <w:rFonts w:cs="Arial"/>
          <w:sz w:val="20"/>
          <w:szCs w:val="20"/>
        </w:rPr>
        <w:t xml:space="preserve"> </w:t>
      </w:r>
      <w:proofErr w:type="spellStart"/>
      <w:r w:rsidR="00084A0D" w:rsidRPr="00A857DB">
        <w:rPr>
          <w:rFonts w:cs="Arial"/>
          <w:sz w:val="20"/>
          <w:szCs w:val="20"/>
        </w:rPr>
        <w:t>Science+Business</w:t>
      </w:r>
      <w:proofErr w:type="spellEnd"/>
      <w:r w:rsidR="00280C72" w:rsidRPr="00A857DB">
        <w:rPr>
          <w:rFonts w:cs="Arial"/>
          <w:sz w:val="20"/>
          <w:szCs w:val="20"/>
        </w:rPr>
        <w:t xml:space="preserve"> </w:t>
      </w:r>
      <w:r w:rsidR="00084A0D" w:rsidRPr="00A857DB">
        <w:rPr>
          <w:rFonts w:cs="Arial"/>
          <w:sz w:val="20"/>
          <w:szCs w:val="20"/>
        </w:rPr>
        <w:t>Media</w:t>
      </w:r>
      <w:r w:rsidR="00385789" w:rsidRPr="00A857DB">
        <w:rPr>
          <w:rFonts w:cs="Arial"/>
          <w:sz w:val="20"/>
          <w:szCs w:val="20"/>
        </w:rPr>
        <w:t>,</w:t>
      </w:r>
      <w:r w:rsidR="00084A0D" w:rsidRPr="00A857DB">
        <w:rPr>
          <w:rFonts w:cs="Arial"/>
          <w:sz w:val="20"/>
          <w:szCs w:val="20"/>
        </w:rPr>
        <w:t xml:space="preserve"> Inc</w:t>
      </w:r>
      <w:r w:rsidR="00385789" w:rsidRPr="00A857DB">
        <w:rPr>
          <w:rFonts w:cs="Arial"/>
          <w:sz w:val="20"/>
          <w:szCs w:val="20"/>
        </w:rPr>
        <w:t>.</w:t>
      </w:r>
    </w:p>
    <w:p w14:paraId="58F3730E" w14:textId="77777777" w:rsidR="005C32B3" w:rsidRDefault="005C32B3" w:rsidP="0096499A">
      <w:pPr>
        <w:widowControl w:val="0"/>
        <w:autoSpaceDE w:val="0"/>
        <w:autoSpaceDN w:val="0"/>
        <w:adjustRightInd w:val="0"/>
        <w:rPr>
          <w:rFonts w:cs="Arial"/>
        </w:rPr>
      </w:pPr>
    </w:p>
    <w:p w14:paraId="45D630F4" w14:textId="00D3D087" w:rsidR="00AE25AC" w:rsidRDefault="001241DF" w:rsidP="0096499A">
      <w:pPr>
        <w:widowControl w:val="0"/>
        <w:autoSpaceDE w:val="0"/>
        <w:autoSpaceDN w:val="0"/>
        <w:adjustRightInd w:val="0"/>
        <w:rPr>
          <w:rFonts w:cs="Arial"/>
        </w:rPr>
      </w:pPr>
      <w:r>
        <w:rPr>
          <w:rFonts w:cs="Arial"/>
        </w:rPr>
        <w:t xml:space="preserve">A diferencia de los datos estructurados, los datos no estructurados son </w:t>
      </w:r>
      <w:r w:rsidR="0037369A">
        <w:rPr>
          <w:rFonts w:cs="Arial"/>
        </w:rPr>
        <w:t>textos</w:t>
      </w:r>
      <w:r>
        <w:rPr>
          <w:rFonts w:cs="Arial"/>
        </w:rPr>
        <w:t xml:space="preserve">. </w:t>
      </w:r>
      <w:r w:rsidR="00870FF4">
        <w:rPr>
          <w:rFonts w:cs="Arial"/>
        </w:rPr>
        <w:t>“</w:t>
      </w:r>
      <w:r w:rsidR="00AE25AC" w:rsidRPr="00AE25AC">
        <w:rPr>
          <w:rFonts w:cs="Arial"/>
        </w:rPr>
        <w:t xml:space="preserve">El texto suele ser una colección de documentos no estructurados sin requisitos especiales para </w:t>
      </w:r>
      <w:r w:rsidR="00870FF4">
        <w:rPr>
          <w:rFonts w:cs="Arial"/>
        </w:rPr>
        <w:t>la composición de documentos</w:t>
      </w:r>
      <w:r w:rsidR="00AE25AC">
        <w:rPr>
          <w:rFonts w:cs="Arial"/>
        </w:rPr>
        <w:t>”</w:t>
      </w:r>
      <w:r w:rsidR="00CE6A11">
        <w:rPr>
          <w:rFonts w:cs="Arial"/>
        </w:rPr>
        <w:t>.</w:t>
      </w:r>
      <w:r w:rsidR="00AF5308">
        <w:rPr>
          <w:rFonts w:cs="Arial"/>
        </w:rPr>
        <w:t xml:space="preserve"> </w:t>
      </w:r>
      <w:r w:rsidR="00AF5308">
        <w:rPr>
          <w:rFonts w:cs="Arial"/>
        </w:rPr>
        <w:fldChar w:fldCharType="begin" w:fldLock="1"/>
      </w:r>
      <w:r w:rsidR="00CE7865">
        <w:rPr>
          <w:rFonts w:cs="Arial"/>
        </w:rPr>
        <w:instrText>ADDIN CSL_CITATION {"citationItems":[{"id":"ITEM-1","itemData":{"DOI":"10.1007/978-0-387-34555-0","ISBN":"978-0-387-95433-2","ISSN":"978-1-4419-2996-9","author":[{"dropping-particle":"","family":"Weiss","given":"Sholom M.","non-dropping-particle":"","parse-names":false,"suffix":""},{"dropping-particle":"","family":"Indurkhya","given":"Nitin","non-dropping-particle":"","parse-names":false,"suffix":""},{"dropping-particle":"","family":"Zhang","given":"Tong","non-dropping-particle":"","parse-names":false,"suffix":""},{"dropping-particle":"","family":"Damerau","given":"Fred","non-dropping-particle":"","parse-names":false,"suffix":""}],"edition":"1.ª ed.","id":"ITEM-1","issued":{"date-parts":[["2005"]]},"number-of-pages":"243","publisher":"Springer-Verlag New York","title":"Text Mining","type":"book"},"uris":["http://www.mendeley.com/documents/?uuid=c4d62cbc-5136-4410-afdc-323f00c01a98"]}],"mendeley":{"formattedCitation":"(Weiss et al., 2005)","manualFormatting":"(Weiss et al., 2005, p.12)","plainTextFormattedCitation":"(Weiss et al., 2005)","previouslyFormattedCitation":"(Weiss et al., 2005)"},"properties":{"noteIndex":0},"schema":"https://github.com/citation-style-language/schema/raw/master/csl-citation.json"}</w:instrText>
      </w:r>
      <w:r w:rsidR="00AF5308">
        <w:rPr>
          <w:rFonts w:cs="Arial"/>
        </w:rPr>
        <w:fldChar w:fldCharType="separate"/>
      </w:r>
      <w:r w:rsidR="00AF5308" w:rsidRPr="00AF5308">
        <w:rPr>
          <w:rFonts w:cs="Arial"/>
          <w:noProof/>
        </w:rPr>
        <w:t xml:space="preserve">(Weiss </w:t>
      </w:r>
      <w:r w:rsidR="00AF5308" w:rsidRPr="003107A8">
        <w:rPr>
          <w:rFonts w:cs="Arial"/>
          <w:i/>
          <w:iCs/>
          <w:noProof/>
        </w:rPr>
        <w:t>et al</w:t>
      </w:r>
      <w:r w:rsidR="00AF5308" w:rsidRPr="00AF5308">
        <w:rPr>
          <w:rFonts w:cs="Arial"/>
          <w:noProof/>
        </w:rPr>
        <w:t>., 2005</w:t>
      </w:r>
      <w:r w:rsidR="00375A82">
        <w:rPr>
          <w:rFonts w:cs="Arial"/>
          <w:noProof/>
        </w:rPr>
        <w:t>, p.</w:t>
      </w:r>
      <w:r w:rsidR="004E173C">
        <w:rPr>
          <w:rFonts w:cs="Arial"/>
          <w:noProof/>
        </w:rPr>
        <w:t>12</w:t>
      </w:r>
      <w:r w:rsidR="00AF5308" w:rsidRPr="00AF5308">
        <w:rPr>
          <w:rFonts w:cs="Arial"/>
          <w:noProof/>
        </w:rPr>
        <w:t>)</w:t>
      </w:r>
      <w:r w:rsidR="00AF5308">
        <w:rPr>
          <w:rFonts w:cs="Arial"/>
        </w:rPr>
        <w:fldChar w:fldCharType="end"/>
      </w:r>
    </w:p>
    <w:p w14:paraId="78B7615D" w14:textId="717034E0" w:rsidR="00276581" w:rsidRDefault="001241DF" w:rsidP="004F60C5">
      <w:pPr>
        <w:widowControl w:val="0"/>
        <w:autoSpaceDE w:val="0"/>
        <w:autoSpaceDN w:val="0"/>
        <w:adjustRightInd w:val="0"/>
        <w:rPr>
          <w:rFonts w:cs="Arial"/>
        </w:rPr>
      </w:pPr>
      <w:r>
        <w:rPr>
          <w:rFonts w:cs="Arial"/>
        </w:rPr>
        <w:lastRenderedPageBreak/>
        <w:t>Todo tipo de revistas, artículos, documentos</w:t>
      </w:r>
      <w:r w:rsidR="00691213">
        <w:rPr>
          <w:rFonts w:cs="Arial"/>
        </w:rPr>
        <w:t xml:space="preserve">, </w:t>
      </w:r>
      <w:r w:rsidR="00D67904" w:rsidRPr="00D67904">
        <w:rPr>
          <w:rFonts w:cs="Arial"/>
        </w:rPr>
        <w:t>e</w:t>
      </w:r>
      <w:r w:rsidR="00D67904">
        <w:rPr>
          <w:rFonts w:cs="Arial"/>
        </w:rPr>
        <w:t>-</w:t>
      </w:r>
      <w:r w:rsidR="00D67904" w:rsidRPr="00D67904">
        <w:rPr>
          <w:rFonts w:cs="Arial"/>
        </w:rPr>
        <w:t>books</w:t>
      </w:r>
      <w:r w:rsidR="00D67904">
        <w:rPr>
          <w:rFonts w:cs="Arial"/>
        </w:rPr>
        <w:t xml:space="preserve">, </w:t>
      </w:r>
      <w:r w:rsidR="001618B7">
        <w:rPr>
          <w:rFonts w:cs="Arial"/>
        </w:rPr>
        <w:t>blogs,</w:t>
      </w:r>
      <w:r w:rsidR="00A37D6E">
        <w:rPr>
          <w:rFonts w:cs="Arial"/>
        </w:rPr>
        <w:t xml:space="preserve"> sitios de noticias,</w:t>
      </w:r>
      <w:r w:rsidR="001618B7">
        <w:rPr>
          <w:rFonts w:cs="Arial"/>
        </w:rPr>
        <w:t xml:space="preserve"> post</w:t>
      </w:r>
      <w:r w:rsidR="00376CE9">
        <w:rPr>
          <w:rFonts w:cs="Arial"/>
        </w:rPr>
        <w:t xml:space="preserve"> y </w:t>
      </w:r>
      <w:r w:rsidR="001618B7">
        <w:rPr>
          <w:rFonts w:cs="Arial"/>
        </w:rPr>
        <w:t>conversaciones en redes sociales</w:t>
      </w:r>
      <w:r w:rsidR="00B032BA">
        <w:rPr>
          <w:rFonts w:cs="Arial"/>
        </w:rPr>
        <w:t>;</w:t>
      </w:r>
      <w:r w:rsidR="001618B7">
        <w:rPr>
          <w:rFonts w:cs="Arial"/>
        </w:rPr>
        <w:t xml:space="preserve"> </w:t>
      </w:r>
      <w:r w:rsidR="00B032BA">
        <w:rPr>
          <w:rFonts w:cs="Arial"/>
        </w:rPr>
        <w:t>son</w:t>
      </w:r>
      <w:r w:rsidR="008E3A4E">
        <w:rPr>
          <w:rFonts w:cs="Arial"/>
        </w:rPr>
        <w:t xml:space="preserve"> información no estructurada </w:t>
      </w:r>
      <w:r w:rsidR="006911AF">
        <w:rPr>
          <w:rFonts w:cs="Arial"/>
        </w:rPr>
        <w:t>en lo concerniente a la minería de datos</w:t>
      </w:r>
      <w:r w:rsidR="002E6517">
        <w:rPr>
          <w:rFonts w:cs="Arial"/>
        </w:rPr>
        <w:t xml:space="preserve"> y sabemos bien que esta información es la que </w:t>
      </w:r>
      <w:r w:rsidR="00117793">
        <w:rPr>
          <w:rFonts w:cs="Arial"/>
        </w:rPr>
        <w:t>más</w:t>
      </w:r>
      <w:r w:rsidR="002E6517">
        <w:rPr>
          <w:rFonts w:cs="Arial"/>
        </w:rPr>
        <w:t xml:space="preserve"> abunda </w:t>
      </w:r>
      <w:r w:rsidR="00117793">
        <w:rPr>
          <w:rFonts w:cs="Arial"/>
        </w:rPr>
        <w:t>hoy en día</w:t>
      </w:r>
      <w:r w:rsidR="00276581">
        <w:rPr>
          <w:rFonts w:cs="Arial"/>
        </w:rPr>
        <w:t>.</w:t>
      </w:r>
    </w:p>
    <w:p w14:paraId="178C4677" w14:textId="77777777" w:rsidR="00C36BE1" w:rsidRDefault="00C36BE1" w:rsidP="00C36BE1">
      <w:pPr>
        <w:widowControl w:val="0"/>
        <w:autoSpaceDE w:val="0"/>
        <w:autoSpaceDN w:val="0"/>
        <w:adjustRightInd w:val="0"/>
        <w:rPr>
          <w:rFonts w:cs="Arial"/>
        </w:rPr>
      </w:pPr>
      <w:r>
        <w:rPr>
          <w:rFonts w:cs="Arial"/>
        </w:rPr>
        <w:fldChar w:fldCharType="begin" w:fldLock="1"/>
      </w:r>
      <w:r>
        <w:rPr>
          <w:rFonts w:cs="Arial"/>
        </w:rPr>
        <w:instrText>ADDIN CSL_CITATION {"citationItems":[{"id":"ITEM-1","itemData":{"URL":"https://www.statista.com/chart/19058/how-many-websites-are-there/","author":[{"dropping-particle":"","family":"Armstrong","given":"Martin","non-dropping-particle":"","parse-names":false,"suffix":""}],"id":"ITEM-1","issued":{"date-parts":[["2019"]]},"title":"How Many Websites Are There? | Statista","type":"webpage"},"uris":["http://www.mendeley.com/documents/?uuid=f3a18719-7bfc-3936-b4f1-0dceddfa48e3"]}],"mendeley":{"formattedCitation":"(Armstrong, 2019)","manualFormatting":"Armstrong (2019)","plainTextFormattedCitation":"(Armstrong, 2019)","previouslyFormattedCitation":"(Armstrong, 2019)"},"properties":{"noteIndex":0},"schema":"https://github.com/citation-style-language/schema/raw/master/csl-citation.json"}</w:instrText>
      </w:r>
      <w:r>
        <w:rPr>
          <w:rFonts w:cs="Arial"/>
        </w:rPr>
        <w:fldChar w:fldCharType="separate"/>
      </w:r>
      <w:r w:rsidRPr="00E91414">
        <w:rPr>
          <w:rFonts w:cs="Arial"/>
          <w:noProof/>
        </w:rPr>
        <w:t xml:space="preserve">Armstrong </w:t>
      </w:r>
      <w:r>
        <w:rPr>
          <w:rFonts w:cs="Arial"/>
          <w:noProof/>
        </w:rPr>
        <w:t>(</w:t>
      </w:r>
      <w:r w:rsidRPr="00E91414">
        <w:rPr>
          <w:rFonts w:cs="Arial"/>
          <w:noProof/>
        </w:rPr>
        <w:t>2019)</w:t>
      </w:r>
      <w:r>
        <w:rPr>
          <w:rFonts w:cs="Arial"/>
        </w:rPr>
        <w:fldChar w:fldCharType="end"/>
      </w:r>
      <w:r>
        <w:rPr>
          <w:rFonts w:cs="Arial"/>
        </w:rPr>
        <w:t xml:space="preserve"> en el sitio web </w:t>
      </w:r>
      <w:proofErr w:type="spellStart"/>
      <w:r w:rsidRPr="009C3B86">
        <w:rPr>
          <w:rFonts w:cs="Arial"/>
          <w:i/>
          <w:iCs/>
        </w:rPr>
        <w:t>statista</w:t>
      </w:r>
      <w:proofErr w:type="spellEnd"/>
      <w:r>
        <w:rPr>
          <w:rFonts w:cs="Arial"/>
        </w:rPr>
        <w:t xml:space="preserve"> publica que hasta octubre de 2019 existen 1,72 mil millones de sitios web, la gran mayoría de estos sitios contienen información no estructurada.</w:t>
      </w:r>
    </w:p>
    <w:p w14:paraId="78A97221" w14:textId="1648F4BE" w:rsidR="00C36BE1" w:rsidRDefault="00C36BE1" w:rsidP="00C36BE1">
      <w:pPr>
        <w:widowControl w:val="0"/>
        <w:autoSpaceDE w:val="0"/>
        <w:autoSpaceDN w:val="0"/>
        <w:adjustRightInd w:val="0"/>
        <w:rPr>
          <w:rFonts w:cs="Arial"/>
        </w:rPr>
      </w:pPr>
      <w:r w:rsidRPr="00B222D1">
        <w:rPr>
          <w:rFonts w:cs="Arial"/>
        </w:rPr>
        <w:t>Los reportes y estadísticas existentes sobre el uso de sitios web muestran que la mayor cantidad de tráfico se encuentra en las plataformas sociales. “Más de 4.500 millones de personas usan Internet a principios de 2020, mientras que los usuarios de las redes sociales han superado la marca de los 3.800 millones. Casi el 60 por ciento de la población mundial ya está en línea, y las últimas tendencias sugieren que más de la mitad de la población total del mundo usará las redes sociales a mediados de este año” (Kemp, 2020).</w:t>
      </w:r>
    </w:p>
    <w:p w14:paraId="0EF3C000" w14:textId="1C8A0A6D" w:rsidR="00706E1E" w:rsidRPr="001A233A" w:rsidRDefault="00706E1E" w:rsidP="00DA65D4">
      <w:pPr>
        <w:widowControl w:val="0"/>
        <w:autoSpaceDE w:val="0"/>
        <w:autoSpaceDN w:val="0"/>
        <w:adjustRightInd w:val="0"/>
        <w:spacing w:before="240"/>
        <w:ind w:firstLine="0"/>
        <w:jc w:val="left"/>
        <w:rPr>
          <w:b/>
          <w:bCs/>
          <w:i/>
          <w:iCs/>
          <w:sz w:val="20"/>
          <w:szCs w:val="20"/>
        </w:rPr>
      </w:pPr>
      <w:bookmarkStart w:id="37" w:name="_Toc61912198"/>
      <w:r w:rsidRPr="00701A0E">
        <w:rPr>
          <w:b/>
          <w:bCs/>
          <w:sz w:val="20"/>
          <w:szCs w:val="20"/>
        </w:rPr>
        <w:t xml:space="preserve">Figura </w:t>
      </w:r>
      <w:r w:rsidRPr="00701A0E">
        <w:rPr>
          <w:b/>
          <w:bCs/>
          <w:sz w:val="20"/>
          <w:szCs w:val="20"/>
        </w:rPr>
        <w:fldChar w:fldCharType="begin"/>
      </w:r>
      <w:r w:rsidRPr="00701A0E">
        <w:rPr>
          <w:b/>
          <w:bCs/>
          <w:sz w:val="20"/>
          <w:szCs w:val="20"/>
        </w:rPr>
        <w:instrText xml:space="preserve"> SEQ Figura \* ARABIC </w:instrText>
      </w:r>
      <w:r w:rsidRPr="00701A0E">
        <w:rPr>
          <w:b/>
          <w:bCs/>
          <w:sz w:val="20"/>
          <w:szCs w:val="20"/>
        </w:rPr>
        <w:fldChar w:fldCharType="separate"/>
      </w:r>
      <w:r w:rsidR="00DA65D4">
        <w:rPr>
          <w:b/>
          <w:bCs/>
          <w:noProof/>
          <w:sz w:val="20"/>
          <w:szCs w:val="20"/>
        </w:rPr>
        <w:t>3</w:t>
      </w:r>
      <w:r w:rsidRPr="00701A0E">
        <w:rPr>
          <w:b/>
          <w:bCs/>
          <w:sz w:val="20"/>
          <w:szCs w:val="20"/>
        </w:rPr>
        <w:fldChar w:fldCharType="end"/>
      </w:r>
      <w:r w:rsidR="001A233A" w:rsidRPr="00701A0E">
        <w:rPr>
          <w:b/>
          <w:bCs/>
          <w:sz w:val="20"/>
          <w:szCs w:val="20"/>
        </w:rPr>
        <w:t>.</w:t>
      </w:r>
      <w:r w:rsidR="005153DE">
        <w:rPr>
          <w:b/>
          <w:bCs/>
          <w:i/>
          <w:iCs/>
          <w:sz w:val="20"/>
          <w:szCs w:val="20"/>
        </w:rPr>
        <w:br/>
      </w:r>
      <w:r w:rsidR="001A233A" w:rsidRPr="005153DE">
        <w:rPr>
          <w:i/>
          <w:iCs/>
          <w:sz w:val="20"/>
          <w:szCs w:val="20"/>
        </w:rPr>
        <w:t>Plataformas sociales más usadas en el mundo</w:t>
      </w:r>
      <w:bookmarkEnd w:id="37"/>
    </w:p>
    <w:p w14:paraId="6A3A6AB1" w14:textId="596D1BF3" w:rsidR="00C41F3A" w:rsidRDefault="001A233A" w:rsidP="00A770E7">
      <w:pPr>
        <w:widowControl w:val="0"/>
        <w:autoSpaceDE w:val="0"/>
        <w:autoSpaceDN w:val="0"/>
        <w:adjustRightInd w:val="0"/>
        <w:ind w:firstLine="0"/>
        <w:rPr>
          <w:rFonts w:cs="Arial"/>
        </w:rPr>
      </w:pPr>
      <w:r>
        <w:rPr>
          <w:noProof/>
        </w:rPr>
        <mc:AlternateContent>
          <mc:Choice Requires="wps">
            <w:drawing>
              <wp:anchor distT="0" distB="0" distL="114300" distR="114300" simplePos="0" relativeHeight="251746319" behindDoc="0" locked="0" layoutInCell="1" allowOverlap="1" wp14:anchorId="673021D3" wp14:editId="7EFF1817">
                <wp:simplePos x="0" y="0"/>
                <wp:positionH relativeFrom="column">
                  <wp:posOffset>-1</wp:posOffset>
                </wp:positionH>
                <wp:positionV relativeFrom="paragraph">
                  <wp:posOffset>3277447</wp:posOffset>
                </wp:positionV>
                <wp:extent cx="5672455" cy="516466"/>
                <wp:effectExtent l="0" t="0" r="4445" b="0"/>
                <wp:wrapNone/>
                <wp:docPr id="17" name="Cuadro de texto 17"/>
                <wp:cNvGraphicFramePr/>
                <a:graphic xmlns:a="http://schemas.openxmlformats.org/drawingml/2006/main">
                  <a:graphicData uri="http://schemas.microsoft.com/office/word/2010/wordprocessingShape">
                    <wps:wsp>
                      <wps:cNvSpPr txBox="1"/>
                      <wps:spPr>
                        <a:xfrm>
                          <a:off x="0" y="0"/>
                          <a:ext cx="5672455" cy="516466"/>
                        </a:xfrm>
                        <a:prstGeom prst="rect">
                          <a:avLst/>
                        </a:prstGeom>
                        <a:solidFill>
                          <a:prstClr val="white"/>
                        </a:solidFill>
                        <a:ln>
                          <a:noFill/>
                        </a:ln>
                      </wps:spPr>
                      <wps:txbx>
                        <w:txbxContent>
                          <w:p w14:paraId="62B22043" w14:textId="6596F57F" w:rsidR="00F367BC" w:rsidRPr="00AC39CF" w:rsidRDefault="00F367BC" w:rsidP="00701A0E">
                            <w:pPr>
                              <w:pStyle w:val="Descripcin"/>
                              <w:spacing w:after="0" w:line="480" w:lineRule="auto"/>
                              <w:ind w:firstLine="0"/>
                              <w:rPr>
                                <w:i w:val="0"/>
                                <w:iCs w:val="0"/>
                                <w:color w:val="auto"/>
                                <w:sz w:val="20"/>
                                <w:szCs w:val="20"/>
                              </w:rPr>
                            </w:pPr>
                            <w:r w:rsidRPr="00AC39CF">
                              <w:rPr>
                                <w:color w:val="auto"/>
                                <w:sz w:val="20"/>
                                <w:szCs w:val="20"/>
                              </w:rPr>
                              <w:t xml:space="preserve">Nota. </w:t>
                            </w:r>
                            <w:r w:rsidRPr="00AC39CF">
                              <w:rPr>
                                <w:i w:val="0"/>
                                <w:iCs w:val="0"/>
                                <w:color w:val="auto"/>
                                <w:sz w:val="20"/>
                                <w:szCs w:val="20"/>
                              </w:rPr>
                              <w:t xml:space="preserve">Adaptado de </w:t>
                            </w:r>
                            <w:r w:rsidRPr="00AC39CF">
                              <w:rPr>
                                <w:color w:val="auto"/>
                                <w:sz w:val="20"/>
                                <w:szCs w:val="20"/>
                              </w:rPr>
                              <w:t>DATAREPORTAL</w:t>
                            </w:r>
                            <w:r>
                              <w:rPr>
                                <w:color w:val="auto"/>
                                <w:sz w:val="20"/>
                                <w:szCs w:val="20"/>
                              </w:rPr>
                              <w:t xml:space="preserve"> </w:t>
                            </w:r>
                            <w:r w:rsidRPr="00AC39CF">
                              <w:rPr>
                                <w:i w:val="0"/>
                                <w:iCs w:val="0"/>
                                <w:color w:val="auto"/>
                                <w:sz w:val="20"/>
                                <w:szCs w:val="20"/>
                              </w:rPr>
                              <w:t>[</w:t>
                            </w:r>
                            <w:r>
                              <w:rPr>
                                <w:i w:val="0"/>
                                <w:iCs w:val="0"/>
                                <w:color w:val="auto"/>
                                <w:sz w:val="20"/>
                                <w:szCs w:val="20"/>
                              </w:rPr>
                              <w:t>Gráfico de barras]</w:t>
                            </w:r>
                            <w:r w:rsidRPr="00AC39CF">
                              <w:rPr>
                                <w:i w:val="0"/>
                                <w:iCs w:val="0"/>
                                <w:color w:val="auto"/>
                                <w:sz w:val="20"/>
                                <w:szCs w:val="20"/>
                              </w:rPr>
                              <w:t xml:space="preserve">, por </w:t>
                            </w:r>
                            <w:r w:rsidRPr="00AC39CF">
                              <w:rPr>
                                <w:rFonts w:cs="Arial"/>
                                <w:i w:val="0"/>
                                <w:iCs w:val="0"/>
                                <w:color w:val="auto"/>
                                <w:sz w:val="20"/>
                                <w:szCs w:val="20"/>
                              </w:rPr>
                              <w:t xml:space="preserve">Kemp, S., 2020, (https://bit.ly/3fMYMVr). </w:t>
                            </w:r>
                            <w:r w:rsidRPr="00AC39CF">
                              <w:rPr>
                                <w:rFonts w:cs="Arial"/>
                                <w:i w:val="0"/>
                                <w:iCs w:val="0"/>
                                <w:color w:val="auto"/>
                                <w:sz w:val="20"/>
                                <w:szCs w:val="20"/>
                              </w:rPr>
                              <w:t>Kepios.</w:t>
                            </w:r>
                          </w:p>
                          <w:p w14:paraId="668CA824" w14:textId="77777777" w:rsidR="00F367BC" w:rsidRPr="00A85EA2" w:rsidRDefault="00F367BC" w:rsidP="00706E1E">
                            <w:pPr>
                              <w:ind w:firstLine="0"/>
                              <w:rPr>
                                <w:lang w:val="es-419" w:eastAsia="es-419"/>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021D3" id="Cuadro de texto 17" o:spid="_x0000_s1086" type="#_x0000_t202" style="position:absolute;left:0;text-align:left;margin-left:0;margin-top:258.05pt;width:446.65pt;height:40.65pt;z-index:251746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" stroked="f">
                <v:textbox inset="0,0,0,0">
                  <w:txbxContent>
                    <w:p w14:paraId="62B22043" w14:textId="6596F57F" w:rsidR="00F367BC" w:rsidRPr="00AC39CF" w:rsidRDefault="00F367BC" w:rsidP="00701A0E">
                      <w:pPr>
                        <w:pStyle w:val="Descripcin"/>
                        <w:spacing w:after="0" w:line="480" w:lineRule="auto"/>
                        <w:ind w:firstLine="0"/>
                        <w:rPr>
                          <w:i w:val="0"/>
                          <w:iCs w:val="0"/>
                          <w:color w:val="auto"/>
                          <w:sz w:val="20"/>
                          <w:szCs w:val="20"/>
                        </w:rPr>
                      </w:pPr>
                      <w:r w:rsidRPr="00AC39CF">
                        <w:rPr>
                          <w:color w:val="auto"/>
                          <w:sz w:val="20"/>
                          <w:szCs w:val="20"/>
                        </w:rPr>
                        <w:t xml:space="preserve">Nota. </w:t>
                      </w:r>
                      <w:r w:rsidRPr="00AC39CF">
                        <w:rPr>
                          <w:i w:val="0"/>
                          <w:iCs w:val="0"/>
                          <w:color w:val="auto"/>
                          <w:sz w:val="20"/>
                          <w:szCs w:val="20"/>
                        </w:rPr>
                        <w:t xml:space="preserve">Adaptado de </w:t>
                      </w:r>
                      <w:r w:rsidRPr="00AC39CF">
                        <w:rPr>
                          <w:color w:val="auto"/>
                          <w:sz w:val="20"/>
                          <w:szCs w:val="20"/>
                        </w:rPr>
                        <w:t>DATAREPORTAL</w:t>
                      </w:r>
                      <w:r>
                        <w:rPr>
                          <w:color w:val="auto"/>
                          <w:sz w:val="20"/>
                          <w:szCs w:val="20"/>
                        </w:rPr>
                        <w:t xml:space="preserve"> </w:t>
                      </w:r>
                      <w:r w:rsidRPr="00AC39CF">
                        <w:rPr>
                          <w:i w:val="0"/>
                          <w:iCs w:val="0"/>
                          <w:color w:val="auto"/>
                          <w:sz w:val="20"/>
                          <w:szCs w:val="20"/>
                        </w:rPr>
                        <w:t>[</w:t>
                      </w:r>
                      <w:r>
                        <w:rPr>
                          <w:i w:val="0"/>
                          <w:iCs w:val="0"/>
                          <w:color w:val="auto"/>
                          <w:sz w:val="20"/>
                          <w:szCs w:val="20"/>
                        </w:rPr>
                        <w:t>Gráfico de barras]</w:t>
                      </w:r>
                      <w:r w:rsidRPr="00AC39CF">
                        <w:rPr>
                          <w:i w:val="0"/>
                          <w:iCs w:val="0"/>
                          <w:color w:val="auto"/>
                          <w:sz w:val="20"/>
                          <w:szCs w:val="20"/>
                        </w:rPr>
                        <w:t xml:space="preserve">, por </w:t>
                      </w:r>
                      <w:r w:rsidRPr="00AC39CF">
                        <w:rPr>
                          <w:rFonts w:cs="Arial"/>
                          <w:i w:val="0"/>
                          <w:iCs w:val="0"/>
                          <w:color w:val="auto"/>
                          <w:sz w:val="20"/>
                          <w:szCs w:val="20"/>
                        </w:rPr>
                        <w:t xml:space="preserve">Kemp, S., 2020, (https://bit.ly/3fMYMVr). </w:t>
                      </w:r>
                      <w:r w:rsidRPr="00AC39CF">
                        <w:rPr>
                          <w:rFonts w:cs="Arial"/>
                          <w:i w:val="0"/>
                          <w:iCs w:val="0"/>
                          <w:color w:val="auto"/>
                          <w:sz w:val="20"/>
                          <w:szCs w:val="20"/>
                        </w:rPr>
                        <w:t>Kepios.</w:t>
                      </w:r>
                    </w:p>
                    <w:p w14:paraId="668CA824" w14:textId="77777777" w:rsidR="00F367BC" w:rsidRPr="00A85EA2" w:rsidRDefault="00F367BC" w:rsidP="00706E1E">
                      <w:pPr>
                        <w:ind w:firstLine="0"/>
                        <w:rPr>
                          <w:lang w:val="es-419" w:eastAsia="es-419"/>
                        </w:rPr>
                      </w:pPr>
                    </w:p>
                  </w:txbxContent>
                </v:textbox>
              </v:shape>
            </w:pict>
          </mc:Fallback>
        </mc:AlternateContent>
      </w:r>
      <w:r w:rsidR="00C41F3A">
        <w:rPr>
          <w:rFonts w:cs="Arial"/>
          <w:noProof/>
        </w:rPr>
        <w:drawing>
          <wp:inline distT="0" distB="0" distL="0" distR="0" wp14:anchorId="3BF33564" wp14:editId="0BE94668">
            <wp:extent cx="5672667" cy="3200400"/>
            <wp:effectExtent l="0" t="0" r="4445"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ACD5D9F" w14:textId="3C29B278" w:rsidR="00C41F3A" w:rsidRDefault="00C41F3A" w:rsidP="004F60C5">
      <w:pPr>
        <w:widowControl w:val="0"/>
        <w:autoSpaceDE w:val="0"/>
        <w:autoSpaceDN w:val="0"/>
        <w:adjustRightInd w:val="0"/>
        <w:rPr>
          <w:rFonts w:cs="Arial"/>
        </w:rPr>
      </w:pPr>
    </w:p>
    <w:p w14:paraId="556D45EA" w14:textId="2A225E60" w:rsidR="00726F0A" w:rsidRDefault="00726F0A" w:rsidP="00726F0A">
      <w:pPr>
        <w:widowControl w:val="0"/>
        <w:autoSpaceDE w:val="0"/>
        <w:autoSpaceDN w:val="0"/>
        <w:adjustRightInd w:val="0"/>
        <w:rPr>
          <w:rFonts w:cs="Arial"/>
        </w:rPr>
      </w:pPr>
    </w:p>
    <w:p w14:paraId="2CC4085B" w14:textId="6826A258" w:rsidR="001B476C" w:rsidRPr="001B476C" w:rsidRDefault="00CD2155" w:rsidP="00726F0A">
      <w:pPr>
        <w:widowControl w:val="0"/>
        <w:autoSpaceDE w:val="0"/>
        <w:autoSpaceDN w:val="0"/>
        <w:adjustRightInd w:val="0"/>
        <w:ind w:firstLine="708"/>
        <w:rPr>
          <w:rFonts w:cs="Arial"/>
        </w:rPr>
      </w:pPr>
      <w:r>
        <w:rPr>
          <w:rFonts w:cs="Arial"/>
        </w:rPr>
        <w:t xml:space="preserve">Como </w:t>
      </w:r>
      <w:r w:rsidR="00407B71">
        <w:rPr>
          <w:rFonts w:cs="Arial"/>
        </w:rPr>
        <w:t xml:space="preserve">se </w:t>
      </w:r>
      <w:r>
        <w:rPr>
          <w:rFonts w:cs="Arial"/>
        </w:rPr>
        <w:t xml:space="preserve">aprecia en la figura </w:t>
      </w:r>
      <w:r w:rsidR="004B70EA">
        <w:rPr>
          <w:rFonts w:cs="Arial"/>
        </w:rPr>
        <w:t>3</w:t>
      </w:r>
      <w:r w:rsidR="00CC39A7">
        <w:rPr>
          <w:rFonts w:cs="Arial"/>
        </w:rPr>
        <w:t>,</w:t>
      </w:r>
      <w:r w:rsidR="009000EF">
        <w:rPr>
          <w:rFonts w:cs="Arial"/>
        </w:rPr>
        <w:t xml:space="preserve"> </w:t>
      </w:r>
      <w:r w:rsidR="00CC39A7">
        <w:rPr>
          <w:rFonts w:cs="Arial"/>
        </w:rPr>
        <w:t>e</w:t>
      </w:r>
      <w:r w:rsidR="00B569BE">
        <w:rPr>
          <w:rFonts w:cs="Arial"/>
        </w:rPr>
        <w:t xml:space="preserve">l número de usuarios activos por mes es realmente </w:t>
      </w:r>
      <w:r w:rsidR="00B569BE">
        <w:rPr>
          <w:rFonts w:cs="Arial"/>
        </w:rPr>
        <w:lastRenderedPageBreak/>
        <w:t>impresionante.</w:t>
      </w:r>
      <w:r w:rsidR="00591087">
        <w:rPr>
          <w:rFonts w:cs="Arial"/>
        </w:rPr>
        <w:t xml:space="preserve"> </w:t>
      </w:r>
      <w:r w:rsidR="007571A5">
        <w:rPr>
          <w:rFonts w:cs="Arial"/>
        </w:rPr>
        <w:t>Kemp destaca que l</w:t>
      </w:r>
      <w:r w:rsidR="00527401" w:rsidRPr="001B476C">
        <w:rPr>
          <w:rFonts w:cs="Arial"/>
        </w:rPr>
        <w:t>a</w:t>
      </w:r>
      <w:r w:rsidR="002C569E">
        <w:rPr>
          <w:rFonts w:cs="Arial"/>
        </w:rPr>
        <w:t>s</w:t>
      </w:r>
      <w:r w:rsidR="00527401" w:rsidRPr="001B476C">
        <w:rPr>
          <w:rFonts w:cs="Arial"/>
        </w:rPr>
        <w:t xml:space="preserve"> red</w:t>
      </w:r>
      <w:r w:rsidR="00EA1969">
        <w:rPr>
          <w:rFonts w:cs="Arial"/>
        </w:rPr>
        <w:t>es</w:t>
      </w:r>
      <w:r w:rsidR="00527401" w:rsidRPr="001B476C">
        <w:rPr>
          <w:rFonts w:cs="Arial"/>
        </w:rPr>
        <w:t xml:space="preserve"> social</w:t>
      </w:r>
      <w:r w:rsidR="002C569E">
        <w:rPr>
          <w:rFonts w:cs="Arial"/>
        </w:rPr>
        <w:t>es</w:t>
      </w:r>
      <w:r w:rsidR="009B6991">
        <w:rPr>
          <w:rFonts w:cs="Arial"/>
        </w:rPr>
        <w:t xml:space="preserve"> que lideran </w:t>
      </w:r>
      <w:r w:rsidR="000B44AD">
        <w:rPr>
          <w:rFonts w:cs="Arial"/>
        </w:rPr>
        <w:t xml:space="preserve">las estadísticas </w:t>
      </w:r>
      <w:r w:rsidR="001850E9">
        <w:rPr>
          <w:rFonts w:cs="Arial"/>
        </w:rPr>
        <w:t xml:space="preserve">a enero de 2020 </w:t>
      </w:r>
      <w:r w:rsidR="000B44AD">
        <w:rPr>
          <w:rFonts w:cs="Arial"/>
        </w:rPr>
        <w:t>son:</w:t>
      </w:r>
      <w:r w:rsidR="00527401" w:rsidRPr="001B476C">
        <w:rPr>
          <w:rFonts w:cs="Arial"/>
        </w:rPr>
        <w:t xml:space="preserve"> Facebook</w:t>
      </w:r>
      <w:r w:rsidR="0030772E" w:rsidRPr="001B476C">
        <w:rPr>
          <w:rFonts w:cs="Arial"/>
        </w:rPr>
        <w:t xml:space="preserve"> con de 2.449 millones de usuarios activos mensualmente, seguida de </w:t>
      </w:r>
      <w:r w:rsidR="0092228F" w:rsidRPr="006542B7">
        <w:rPr>
          <w:rFonts w:cs="Arial"/>
        </w:rPr>
        <w:t>You</w:t>
      </w:r>
      <w:r w:rsidR="006542B7" w:rsidRPr="006542B7">
        <w:rPr>
          <w:rFonts w:cs="Arial"/>
        </w:rPr>
        <w:t>T</w:t>
      </w:r>
      <w:r w:rsidR="0092228F" w:rsidRPr="006542B7">
        <w:rPr>
          <w:rFonts w:cs="Arial"/>
        </w:rPr>
        <w:t>ube</w:t>
      </w:r>
      <w:r w:rsidR="0092228F" w:rsidRPr="001B476C">
        <w:rPr>
          <w:rFonts w:cs="Arial"/>
        </w:rPr>
        <w:t xml:space="preserve"> con 2.000 millones de usuarios activos</w:t>
      </w:r>
      <w:r w:rsidR="005C7800" w:rsidRPr="001B476C">
        <w:rPr>
          <w:rFonts w:cs="Arial"/>
        </w:rPr>
        <w:t xml:space="preserve">, luego </w:t>
      </w:r>
      <w:r w:rsidR="00407B71">
        <w:rPr>
          <w:rFonts w:cs="Arial"/>
        </w:rPr>
        <w:t>se tiene</w:t>
      </w:r>
      <w:r w:rsidR="00407B71" w:rsidRPr="001B476C">
        <w:rPr>
          <w:rFonts w:cs="Arial"/>
        </w:rPr>
        <w:t xml:space="preserve"> </w:t>
      </w:r>
      <w:r w:rsidR="005C7800" w:rsidRPr="001B476C">
        <w:rPr>
          <w:rFonts w:cs="Arial"/>
        </w:rPr>
        <w:t>a</w:t>
      </w:r>
      <w:r w:rsidR="001B476C" w:rsidRPr="001B476C">
        <w:rPr>
          <w:rFonts w:cs="Arial"/>
        </w:rPr>
        <w:t xml:space="preserve"> </w:t>
      </w:r>
      <w:proofErr w:type="spellStart"/>
      <w:r w:rsidR="001B476C" w:rsidRPr="006542B7">
        <w:rPr>
          <w:rFonts w:cs="Arial"/>
        </w:rPr>
        <w:t>Whatsapp</w:t>
      </w:r>
      <w:proofErr w:type="spellEnd"/>
      <w:r w:rsidR="001B476C" w:rsidRPr="001B476C">
        <w:rPr>
          <w:rFonts w:cs="Arial"/>
        </w:rPr>
        <w:t xml:space="preserve"> con 1300 millones</w:t>
      </w:r>
      <w:r w:rsidR="00EA1969">
        <w:rPr>
          <w:rFonts w:cs="Arial"/>
        </w:rPr>
        <w:t>.</w:t>
      </w:r>
    </w:p>
    <w:p w14:paraId="068D92E3" w14:textId="77777777" w:rsidR="00407B71" w:rsidRDefault="009D58F9" w:rsidP="00654323">
      <w:pPr>
        <w:rPr>
          <w:rFonts w:cs="Arial"/>
        </w:rPr>
      </w:pPr>
      <w:r>
        <w:rPr>
          <w:rFonts w:cs="Arial"/>
        </w:rPr>
        <w:t xml:space="preserve">En estas redes sociales las personas comparten </w:t>
      </w:r>
      <w:r w:rsidR="004B5C45">
        <w:rPr>
          <w:rFonts w:cs="Arial"/>
        </w:rPr>
        <w:t>datos</w:t>
      </w:r>
      <w:r w:rsidR="00921E07">
        <w:rPr>
          <w:rFonts w:cs="Arial"/>
        </w:rPr>
        <w:t xml:space="preserve"> en distintos formatos</w:t>
      </w:r>
      <w:r>
        <w:rPr>
          <w:rFonts w:cs="Arial"/>
        </w:rPr>
        <w:t>: fotos, videos</w:t>
      </w:r>
      <w:r w:rsidR="006168E0">
        <w:rPr>
          <w:rFonts w:cs="Arial"/>
        </w:rPr>
        <w:t xml:space="preserve"> y l</w:t>
      </w:r>
      <w:r w:rsidR="001A7861">
        <w:rPr>
          <w:rFonts w:cs="Arial"/>
        </w:rPr>
        <w:t>o</w:t>
      </w:r>
      <w:r w:rsidR="006168E0">
        <w:rPr>
          <w:rFonts w:cs="Arial"/>
        </w:rPr>
        <w:t xml:space="preserve"> que más nos interesa </w:t>
      </w:r>
      <w:r w:rsidR="004B5C45">
        <w:rPr>
          <w:rFonts w:cs="Arial"/>
        </w:rPr>
        <w:t>en esta investigación</w:t>
      </w:r>
      <w:r w:rsidR="001A6637">
        <w:rPr>
          <w:rFonts w:cs="Arial"/>
        </w:rPr>
        <w:t xml:space="preserve"> los</w:t>
      </w:r>
      <w:r w:rsidR="004B5C45">
        <w:rPr>
          <w:rFonts w:cs="Arial"/>
        </w:rPr>
        <w:t xml:space="preserve"> </w:t>
      </w:r>
      <w:r w:rsidR="00B056D4">
        <w:rPr>
          <w:rFonts w:cs="Arial"/>
        </w:rPr>
        <w:t>texto</w:t>
      </w:r>
      <w:r w:rsidR="001A7861">
        <w:rPr>
          <w:rFonts w:cs="Arial"/>
        </w:rPr>
        <w:t>s</w:t>
      </w:r>
      <w:r w:rsidR="004B5C45">
        <w:rPr>
          <w:rFonts w:cs="Arial"/>
        </w:rPr>
        <w:t>.</w:t>
      </w:r>
      <w:r w:rsidR="00B056D4">
        <w:rPr>
          <w:rFonts w:cs="Arial"/>
        </w:rPr>
        <w:t xml:space="preserve"> Texto</w:t>
      </w:r>
      <w:r w:rsidR="001A6637">
        <w:rPr>
          <w:rFonts w:cs="Arial"/>
        </w:rPr>
        <w:t>s</w:t>
      </w:r>
      <w:r w:rsidR="00B056D4">
        <w:rPr>
          <w:rFonts w:cs="Arial"/>
        </w:rPr>
        <w:t xml:space="preserve"> que viene en forma de comentarios, estados,</w:t>
      </w:r>
      <w:r w:rsidR="003130CE">
        <w:rPr>
          <w:rFonts w:cs="Arial"/>
        </w:rPr>
        <w:t xml:space="preserve"> conversaciones vía chats,</w:t>
      </w:r>
      <w:r w:rsidR="00B056D4">
        <w:rPr>
          <w:rFonts w:cs="Arial"/>
        </w:rPr>
        <w:t xml:space="preserve"> </w:t>
      </w:r>
      <w:r w:rsidR="00893BD4" w:rsidRPr="00893BD4">
        <w:rPr>
          <w:rFonts w:cs="Arial"/>
        </w:rPr>
        <w:t>tweets</w:t>
      </w:r>
      <w:r w:rsidR="00893BD4">
        <w:rPr>
          <w:rFonts w:cs="Arial"/>
        </w:rPr>
        <w:t xml:space="preserve">, </w:t>
      </w:r>
      <w:r w:rsidR="00B056D4">
        <w:rPr>
          <w:rFonts w:cs="Arial"/>
        </w:rPr>
        <w:t xml:space="preserve">discusiones, </w:t>
      </w:r>
      <w:r w:rsidR="00CE3964">
        <w:rPr>
          <w:rFonts w:cs="Arial"/>
        </w:rPr>
        <w:t>post</w:t>
      </w:r>
      <w:r w:rsidR="001A6637">
        <w:rPr>
          <w:rFonts w:cs="Arial"/>
        </w:rPr>
        <w:t>; etcétera.</w:t>
      </w:r>
      <w:r w:rsidR="002C569E">
        <w:rPr>
          <w:rFonts w:cs="Arial"/>
        </w:rPr>
        <w:t xml:space="preserve"> </w:t>
      </w:r>
      <w:r w:rsidR="00F017B9">
        <w:rPr>
          <w:rFonts w:cs="Arial"/>
        </w:rPr>
        <w:t xml:space="preserve">En </w:t>
      </w:r>
      <w:r w:rsidR="002E0DE1">
        <w:rPr>
          <w:rFonts w:cs="Arial"/>
        </w:rPr>
        <w:fldChar w:fldCharType="begin" w:fldLock="1"/>
      </w:r>
      <w:r w:rsidR="004A3BF0">
        <w:rPr>
          <w:rFonts w:cs="Arial"/>
        </w:rPr>
        <w:instrText>ADDIN CSL_CITATION {"citationItems":[{"id":"ITEM-1","itemData":{"URL":"https://www.internetlivestats.com/","abstract":"Watch the Internet as it grows in real time and monitor social media usage: Internet users, websites, blog posts, Facebook, Google+, Twitter, and Pinterest users. Visualize the total number of emails, Google searches, YouTube videos, Tumblr posts, Instagram photos, in 1 second. Historical trends, statistics, infographics and live data visualization","author":[{"dropping-particle":"","family":"Internet-live-stats","given":"","non-dropping-particle":"","parse-names":false,"suffix":""}],"id":"ITEM-1","issued":{"date-parts":[["0"]]},"title":"Internet Live Stats - Internet Usage &amp; Social Media Statistics","type":"webpage"},"uris":["http://www.mendeley.com/documents/?uuid=59ec7a03-2435-3cd5-add1-80dc29c89b65"]}],"mendeley":{"formattedCitation":"(Internet-live-stats, s/f)","manualFormatting":"(Internet-live-stats)","plainTextFormattedCitation":"(Internet-live-stats, s/f)","previouslyFormattedCitation":"(Internet-live-stats, s/f)"},"properties":{"noteIndex":0},"schema":"https://github.com/citation-style-language/schema/raw/master/csl-citation.json"}</w:instrText>
      </w:r>
      <w:r w:rsidR="002E0DE1">
        <w:rPr>
          <w:rFonts w:cs="Arial"/>
        </w:rPr>
        <w:fldChar w:fldCharType="separate"/>
      </w:r>
      <w:r w:rsidR="002E0DE1" w:rsidRPr="002E0DE1">
        <w:rPr>
          <w:rFonts w:cs="Arial"/>
          <w:noProof/>
        </w:rPr>
        <w:t>(Internet-live-stats)</w:t>
      </w:r>
      <w:r w:rsidR="002E0DE1">
        <w:rPr>
          <w:rFonts w:cs="Arial"/>
        </w:rPr>
        <w:fldChar w:fldCharType="end"/>
      </w:r>
      <w:r w:rsidR="00653D90">
        <w:rPr>
          <w:rFonts w:cs="Arial"/>
        </w:rPr>
        <w:t xml:space="preserve"> </w:t>
      </w:r>
      <w:r w:rsidR="003F4D68">
        <w:rPr>
          <w:rFonts w:cs="Arial"/>
        </w:rPr>
        <w:t xml:space="preserve">se puede </w:t>
      </w:r>
      <w:r w:rsidR="00653D90">
        <w:rPr>
          <w:rFonts w:cs="Arial"/>
        </w:rPr>
        <w:t>observar</w:t>
      </w:r>
      <w:r w:rsidR="00677D22">
        <w:rPr>
          <w:rFonts w:cs="Arial"/>
        </w:rPr>
        <w:t xml:space="preserve"> </w:t>
      </w:r>
      <w:r w:rsidR="00A51C32">
        <w:rPr>
          <w:rFonts w:cs="Arial"/>
        </w:rPr>
        <w:t>estadísticas en tiempo real</w:t>
      </w:r>
      <w:r w:rsidR="00677D22">
        <w:rPr>
          <w:rFonts w:cs="Arial"/>
        </w:rPr>
        <w:t xml:space="preserve"> de algunas redes sociales</w:t>
      </w:r>
      <w:r w:rsidR="001131A1">
        <w:rPr>
          <w:rFonts w:cs="Arial"/>
        </w:rPr>
        <w:t>,</w:t>
      </w:r>
      <w:r w:rsidR="00A51C32">
        <w:rPr>
          <w:rFonts w:cs="Arial"/>
        </w:rPr>
        <w:t xml:space="preserve"> el día que se está redactando este documento</w:t>
      </w:r>
      <w:r w:rsidR="002B7F5B">
        <w:rPr>
          <w:rFonts w:cs="Arial"/>
        </w:rPr>
        <w:t xml:space="preserve"> (</w:t>
      </w:r>
      <w:r w:rsidR="00B80F08">
        <w:rPr>
          <w:rFonts w:cs="Arial"/>
        </w:rPr>
        <w:t>8</w:t>
      </w:r>
      <w:r w:rsidR="0066693E">
        <w:rPr>
          <w:rFonts w:cs="Arial"/>
        </w:rPr>
        <w:t xml:space="preserve"> de mayo de 2020</w:t>
      </w:r>
      <w:r w:rsidR="002B7F5B">
        <w:rPr>
          <w:rFonts w:cs="Arial"/>
        </w:rPr>
        <w:t>)</w:t>
      </w:r>
      <w:r w:rsidR="00A51C32">
        <w:rPr>
          <w:rFonts w:cs="Arial"/>
        </w:rPr>
        <w:t xml:space="preserve"> tenemos que:</w:t>
      </w:r>
      <w:r w:rsidR="009220D7">
        <w:rPr>
          <w:rFonts w:cs="Arial"/>
        </w:rPr>
        <w:t xml:space="preserve"> se han escrito en Twitter </w:t>
      </w:r>
      <w:r w:rsidR="00123BE1">
        <w:rPr>
          <w:rFonts w:cs="Arial"/>
        </w:rPr>
        <w:t>un aproximado de 617 millones de tweets</w:t>
      </w:r>
      <w:r w:rsidR="008F6248">
        <w:rPr>
          <w:rFonts w:cs="Arial"/>
        </w:rPr>
        <w:t xml:space="preserve">, se han enviado </w:t>
      </w:r>
      <w:r w:rsidR="00F35810">
        <w:rPr>
          <w:rFonts w:cs="Arial"/>
        </w:rPr>
        <w:t>208 mil millones de em</w:t>
      </w:r>
      <w:r w:rsidR="00BB09C8">
        <w:rPr>
          <w:rFonts w:cs="Arial"/>
        </w:rPr>
        <w:t>ails</w:t>
      </w:r>
      <w:r w:rsidR="008B0A17">
        <w:rPr>
          <w:rFonts w:cs="Arial"/>
        </w:rPr>
        <w:t xml:space="preserve">, </w:t>
      </w:r>
      <w:r w:rsidR="00390977">
        <w:rPr>
          <w:rFonts w:cs="Arial"/>
        </w:rPr>
        <w:t>se han publicado 117 millones de posts en Tu</w:t>
      </w:r>
      <w:r w:rsidR="00FA472A">
        <w:rPr>
          <w:rFonts w:cs="Arial"/>
        </w:rPr>
        <w:t>mblr</w:t>
      </w:r>
      <w:r w:rsidR="00080F04">
        <w:rPr>
          <w:rFonts w:cs="Arial"/>
        </w:rPr>
        <w:t xml:space="preserve"> y</w:t>
      </w:r>
      <w:r w:rsidR="002526C5">
        <w:rPr>
          <w:rFonts w:cs="Arial"/>
        </w:rPr>
        <w:t xml:space="preserve"> se han </w:t>
      </w:r>
      <w:r w:rsidR="00080F04">
        <w:rPr>
          <w:rFonts w:cs="Arial"/>
        </w:rPr>
        <w:t>escrito</w:t>
      </w:r>
      <w:r w:rsidR="002561CE">
        <w:rPr>
          <w:rFonts w:cs="Arial"/>
        </w:rPr>
        <w:t xml:space="preserve"> </w:t>
      </w:r>
      <w:r w:rsidR="007D360E">
        <w:rPr>
          <w:rFonts w:cs="Arial"/>
        </w:rPr>
        <w:t>más</w:t>
      </w:r>
      <w:r w:rsidR="002561CE">
        <w:rPr>
          <w:rFonts w:cs="Arial"/>
        </w:rPr>
        <w:t xml:space="preserve"> de 5 millones de </w:t>
      </w:r>
      <w:r w:rsidR="0008208A">
        <w:rPr>
          <w:rFonts w:cs="Arial"/>
        </w:rPr>
        <w:t>blogs.</w:t>
      </w:r>
      <w:r w:rsidR="00BF7673">
        <w:rPr>
          <w:rFonts w:cs="Arial"/>
        </w:rPr>
        <w:t xml:space="preserve"> </w:t>
      </w:r>
    </w:p>
    <w:p w14:paraId="5B94EEB0" w14:textId="10FE4AF0" w:rsidR="001241DF" w:rsidRDefault="002C569E" w:rsidP="00726F0A">
      <w:pPr>
        <w:rPr>
          <w:rFonts w:cs="Arial"/>
        </w:rPr>
      </w:pPr>
      <w:r>
        <w:rPr>
          <w:rFonts w:cs="Arial"/>
        </w:rPr>
        <w:t>Tod</w:t>
      </w:r>
      <w:r w:rsidR="003D304A">
        <w:rPr>
          <w:rFonts w:cs="Arial"/>
        </w:rPr>
        <w:t xml:space="preserve">os estos textos </w:t>
      </w:r>
      <w:r w:rsidR="00484D55">
        <w:rPr>
          <w:rFonts w:cs="Arial"/>
        </w:rPr>
        <w:t>que</w:t>
      </w:r>
      <w:r w:rsidR="00FD535B">
        <w:rPr>
          <w:rFonts w:cs="Arial"/>
        </w:rPr>
        <w:t xml:space="preserve"> se</w:t>
      </w:r>
      <w:r w:rsidR="00484D55">
        <w:rPr>
          <w:rFonts w:cs="Arial"/>
        </w:rPr>
        <w:t xml:space="preserve"> publican </w:t>
      </w:r>
      <w:r w:rsidR="00241FB6">
        <w:rPr>
          <w:rFonts w:cs="Arial"/>
        </w:rPr>
        <w:t>en blogs, chats</w:t>
      </w:r>
      <w:r w:rsidR="0066693E">
        <w:rPr>
          <w:rFonts w:cs="Arial"/>
        </w:rPr>
        <w:t>, emails</w:t>
      </w:r>
      <w:r w:rsidR="00115FE5">
        <w:rPr>
          <w:rFonts w:cs="Arial"/>
        </w:rPr>
        <w:t xml:space="preserve">, </w:t>
      </w:r>
      <w:r w:rsidR="00241FB6">
        <w:rPr>
          <w:rFonts w:cs="Arial"/>
        </w:rPr>
        <w:t>redes sociales</w:t>
      </w:r>
      <w:r w:rsidR="00115FE5">
        <w:rPr>
          <w:rFonts w:cs="Arial"/>
        </w:rPr>
        <w:t xml:space="preserve">, etcétera, </w:t>
      </w:r>
      <w:r w:rsidR="00561132">
        <w:rPr>
          <w:rFonts w:cs="Arial"/>
        </w:rPr>
        <w:t xml:space="preserve">es información </w:t>
      </w:r>
      <w:r w:rsidR="00472097">
        <w:rPr>
          <w:rFonts w:cs="Arial"/>
        </w:rPr>
        <w:t>que los humanos la podemos entender</w:t>
      </w:r>
      <w:r w:rsidR="00B0493B">
        <w:rPr>
          <w:rFonts w:cs="Arial"/>
        </w:rPr>
        <w:t xml:space="preserve"> </w:t>
      </w:r>
      <w:r w:rsidR="0082276E">
        <w:rPr>
          <w:rFonts w:cs="Arial"/>
        </w:rPr>
        <w:t>es decir tienen un conocimiento explícito</w:t>
      </w:r>
      <w:r w:rsidR="00052F5C">
        <w:rPr>
          <w:rFonts w:cs="Arial"/>
        </w:rPr>
        <w:t>,</w:t>
      </w:r>
      <w:r w:rsidR="00472097">
        <w:rPr>
          <w:rFonts w:cs="Arial"/>
        </w:rPr>
        <w:t xml:space="preserve"> </w:t>
      </w:r>
      <w:r w:rsidR="00925616">
        <w:rPr>
          <w:rFonts w:cs="Arial"/>
        </w:rPr>
        <w:t>pero</w:t>
      </w:r>
      <w:r w:rsidR="00B020AF">
        <w:rPr>
          <w:rFonts w:cs="Arial"/>
        </w:rPr>
        <w:t xml:space="preserve"> como ya se había mencionado anteriormente </w:t>
      </w:r>
      <w:r w:rsidR="003B1A78">
        <w:rPr>
          <w:rFonts w:cs="Arial"/>
        </w:rPr>
        <w:t xml:space="preserve">este tipo de datos no estructurados </w:t>
      </w:r>
      <w:r w:rsidR="008F16B9">
        <w:rPr>
          <w:rFonts w:cs="Arial"/>
        </w:rPr>
        <w:t>están en continuo crecimie</w:t>
      </w:r>
      <w:r w:rsidR="00693A60">
        <w:rPr>
          <w:rFonts w:cs="Arial"/>
        </w:rPr>
        <w:t>n</w:t>
      </w:r>
      <w:r w:rsidR="008F16B9">
        <w:rPr>
          <w:rFonts w:cs="Arial"/>
        </w:rPr>
        <w:t>to</w:t>
      </w:r>
      <w:r w:rsidR="00DC6480">
        <w:rPr>
          <w:rFonts w:cs="Arial"/>
        </w:rPr>
        <w:t xml:space="preserve"> y se vuelve inhumano </w:t>
      </w:r>
      <w:r w:rsidR="006973E6">
        <w:rPr>
          <w:rFonts w:cs="Arial"/>
        </w:rPr>
        <w:t>leer estas grandes cantidades de información.</w:t>
      </w:r>
      <w:r w:rsidR="003B1A78">
        <w:rPr>
          <w:rFonts w:cs="Arial"/>
        </w:rPr>
        <w:t xml:space="preserve"> </w:t>
      </w:r>
      <w:r w:rsidR="006973E6">
        <w:rPr>
          <w:rFonts w:cs="Arial"/>
        </w:rPr>
        <w:t>E</w:t>
      </w:r>
      <w:r w:rsidR="00B45727">
        <w:rPr>
          <w:rFonts w:cs="Arial"/>
        </w:rPr>
        <w:t>s por eso que las empresas y organizaciones se ven en la necesidad d</w:t>
      </w:r>
      <w:r w:rsidR="00283136">
        <w:rPr>
          <w:rFonts w:cs="Arial"/>
        </w:rPr>
        <w:t>e invertir en tecnologías</w:t>
      </w:r>
      <w:r w:rsidR="00693A60">
        <w:rPr>
          <w:rFonts w:cs="Arial"/>
        </w:rPr>
        <w:t xml:space="preserve"> </w:t>
      </w:r>
      <w:r w:rsidR="00DC6480">
        <w:rPr>
          <w:rFonts w:cs="Arial"/>
        </w:rPr>
        <w:t xml:space="preserve">que automaticen </w:t>
      </w:r>
      <w:r w:rsidR="00C53FFE">
        <w:rPr>
          <w:rFonts w:cs="Arial"/>
        </w:rPr>
        <w:t>estos procesos con el fin de poder encontrar patrones o informaci</w:t>
      </w:r>
      <w:r w:rsidR="001C0C9B">
        <w:rPr>
          <w:rFonts w:cs="Arial"/>
        </w:rPr>
        <w:t xml:space="preserve">ón potencialmente útil en los textos </w:t>
      </w:r>
      <w:r w:rsidR="00E04373">
        <w:rPr>
          <w:rFonts w:cs="Arial"/>
        </w:rPr>
        <w:t>y es aquí en donde interviene otro campo de investigación que es la minería te texto</w:t>
      </w:r>
      <w:r w:rsidR="00CA4EB6">
        <w:rPr>
          <w:rFonts w:cs="Arial"/>
        </w:rPr>
        <w:t xml:space="preserve"> que será abordada en </w:t>
      </w:r>
      <w:r w:rsidR="0066693E">
        <w:rPr>
          <w:rFonts w:cs="Arial"/>
        </w:rPr>
        <w:t>el</w:t>
      </w:r>
      <w:r w:rsidR="00CA4EB6">
        <w:rPr>
          <w:rFonts w:cs="Arial"/>
        </w:rPr>
        <w:t xml:space="preserve"> siguiente punto.</w:t>
      </w:r>
    </w:p>
    <w:p w14:paraId="409D01F4" w14:textId="4D593855" w:rsidR="00D2617C" w:rsidRPr="00BD0881" w:rsidRDefault="00BD0881" w:rsidP="008259BB">
      <w:pPr>
        <w:pStyle w:val="Ttulo2"/>
        <w:numPr>
          <w:ilvl w:val="1"/>
          <w:numId w:val="1"/>
        </w:numPr>
        <w:rPr>
          <w:rFonts w:ascii="Arial" w:hAnsi="Arial" w:cs="Arial"/>
          <w:b/>
          <w:color w:val="auto"/>
          <w:sz w:val="22"/>
          <w:szCs w:val="22"/>
          <w:lang w:val="es-ES"/>
        </w:rPr>
      </w:pPr>
      <w:r w:rsidRPr="00BD0881">
        <w:rPr>
          <w:rFonts w:ascii="Arial" w:hAnsi="Arial" w:cs="Arial"/>
          <w:b/>
          <w:color w:val="auto"/>
          <w:sz w:val="22"/>
          <w:szCs w:val="22"/>
          <w:lang w:val="es-ES"/>
        </w:rPr>
        <w:t>Minería de texto</w:t>
      </w:r>
    </w:p>
    <w:p w14:paraId="012EE4AC" w14:textId="1CAC48CC" w:rsidR="00B27A06" w:rsidRDefault="00B27A06" w:rsidP="007F3C4C">
      <w:pPr>
        <w:rPr>
          <w:rFonts w:cs="Arial"/>
        </w:rPr>
      </w:pPr>
      <w:r w:rsidRPr="001C083A">
        <w:rPr>
          <w:rFonts w:cs="Arial"/>
        </w:rPr>
        <w:t>Feldman</w:t>
      </w:r>
      <w:r w:rsidR="00373486" w:rsidRPr="001C083A">
        <w:rPr>
          <w:rFonts w:cs="Arial"/>
        </w:rPr>
        <w:t xml:space="preserve"> </w:t>
      </w:r>
      <w:r w:rsidR="00933A86">
        <w:rPr>
          <w:rFonts w:cs="Arial"/>
        </w:rPr>
        <w:t>&amp;</w:t>
      </w:r>
      <w:r w:rsidRPr="001C083A">
        <w:rPr>
          <w:rFonts w:cs="Arial"/>
        </w:rPr>
        <w:t xml:space="preserve"> Sanger</w:t>
      </w:r>
      <w:r w:rsidR="00C23004" w:rsidRPr="001C083A">
        <w:rPr>
          <w:rFonts w:cs="Arial"/>
        </w:rPr>
        <w:t xml:space="preserve"> (2007)</w:t>
      </w:r>
      <w:r w:rsidR="001C083A" w:rsidRPr="001C083A">
        <w:rPr>
          <w:rFonts w:cs="Arial"/>
        </w:rPr>
        <w:t xml:space="preserve"> ci</w:t>
      </w:r>
      <w:r w:rsidR="001C083A">
        <w:rPr>
          <w:rFonts w:cs="Arial"/>
        </w:rPr>
        <w:t>tado</w:t>
      </w:r>
      <w:r w:rsidR="00000F97">
        <w:rPr>
          <w:rFonts w:cs="Arial"/>
        </w:rPr>
        <w:t>s</w:t>
      </w:r>
      <w:r w:rsidR="001C083A">
        <w:rPr>
          <w:rFonts w:cs="Arial"/>
        </w:rPr>
        <w:t xml:space="preserve"> </w:t>
      </w:r>
      <w:r w:rsidR="006C1DAD">
        <w:rPr>
          <w:rFonts w:cs="Arial"/>
        </w:rPr>
        <w:t>por</w:t>
      </w:r>
      <w:r w:rsidR="001C083A">
        <w:rPr>
          <w:rFonts w:cs="Arial"/>
        </w:rPr>
        <w:t xml:space="preserve"> </w:t>
      </w:r>
      <w:r w:rsidR="001810B6">
        <w:rPr>
          <w:rFonts w:cs="Arial"/>
        </w:rPr>
        <w:fldChar w:fldCharType="begin" w:fldLock="1"/>
      </w:r>
      <w:r w:rsidR="00933A86">
        <w:rPr>
          <w:rFonts w:cs="Arial"/>
        </w:rPr>
        <w:instrText>ADDIN CSL_CITATION {"citationItems":[{"id":"ITEM-1","itemData":{"DOI":"10.1007/978-3-319-91815-0","ISBN":"978-3-319-91814-3","ISSN":"2197-6503","author":[{"dropping-particle":"","family":"Taeho","given":"Jo","non-dropping-particle":"","parse-names":false,"suffix":""}],"edition":"1.ª ed.","id":"ITEM-1","issued":{"date-parts":[["2019"]]},"number-of-pages":"376","publisher":"Springer International Publishing","title":"Text Mining","type":"book"},"uris":["http://www.mendeley.com/documents/?uuid=77b3545a-d515-4d55-b3f5-54ce8ea1d01b"]}],"mendeley":{"formattedCitation":"(Taeho, 2019)","manualFormatting":"Taeho (2019)","plainTextFormattedCitation":"(Taeho, 2019)","previouslyFormattedCitation":"(Taeho, 2019)"},"properties":{"noteIndex":0},"schema":"https://github.com/citation-style-language/schema/raw/master/csl-citation.json"}</w:instrText>
      </w:r>
      <w:r w:rsidR="001810B6">
        <w:rPr>
          <w:rFonts w:cs="Arial"/>
        </w:rPr>
        <w:fldChar w:fldCharType="separate"/>
      </w:r>
      <w:r w:rsidR="001810B6" w:rsidRPr="001810B6">
        <w:rPr>
          <w:rFonts w:cs="Arial"/>
          <w:noProof/>
        </w:rPr>
        <w:t xml:space="preserve">Taeho </w:t>
      </w:r>
      <w:r w:rsidR="001810B6">
        <w:rPr>
          <w:rFonts w:cs="Arial"/>
          <w:noProof/>
        </w:rPr>
        <w:t>(</w:t>
      </w:r>
      <w:r w:rsidR="001810B6" w:rsidRPr="001810B6">
        <w:rPr>
          <w:rFonts w:cs="Arial"/>
          <w:noProof/>
        </w:rPr>
        <w:t>2019)</w:t>
      </w:r>
      <w:r w:rsidR="001810B6">
        <w:rPr>
          <w:rFonts w:cs="Arial"/>
        </w:rPr>
        <w:fldChar w:fldCharType="end"/>
      </w:r>
      <w:r w:rsidR="00000F97">
        <w:rPr>
          <w:rFonts w:cs="Arial"/>
        </w:rPr>
        <w:t xml:space="preserve"> </w:t>
      </w:r>
      <w:r w:rsidR="00FD6EFD">
        <w:rPr>
          <w:rFonts w:cs="Arial"/>
        </w:rPr>
        <w:t>mencionan que “</w:t>
      </w:r>
      <w:r w:rsidR="00AE081C" w:rsidRPr="00AE081C">
        <w:rPr>
          <w:rFonts w:cs="Arial"/>
        </w:rPr>
        <w:t>La minería de texto se define como el proceso de extracción del conocimiento implícito de los datos textuales</w:t>
      </w:r>
      <w:r w:rsidR="00AE081C">
        <w:rPr>
          <w:rFonts w:cs="Arial"/>
        </w:rPr>
        <w:t>”</w:t>
      </w:r>
      <w:r w:rsidR="003205C8">
        <w:rPr>
          <w:rFonts w:cs="Arial"/>
        </w:rPr>
        <w:t xml:space="preserve"> (p. </w:t>
      </w:r>
      <w:r w:rsidR="004005DD">
        <w:rPr>
          <w:rFonts w:cs="Arial"/>
        </w:rPr>
        <w:t>17)</w:t>
      </w:r>
      <w:r w:rsidR="00AE081C" w:rsidRPr="00AE081C">
        <w:rPr>
          <w:rFonts w:cs="Arial"/>
        </w:rPr>
        <w:t>.</w:t>
      </w:r>
    </w:p>
    <w:p w14:paraId="0B36C769" w14:textId="1BBE4362" w:rsidR="00F37DEA" w:rsidRDefault="005538FC" w:rsidP="007018F6">
      <w:pPr>
        <w:ind w:firstLine="0"/>
        <w:rPr>
          <w:rFonts w:cs="Arial"/>
        </w:rPr>
      </w:pPr>
      <w:r>
        <w:rPr>
          <w:rFonts w:cs="Arial"/>
        </w:rPr>
        <w:t xml:space="preserve">De la misma forma </w:t>
      </w:r>
      <w:r>
        <w:rPr>
          <w:rFonts w:cs="Arial"/>
        </w:rPr>
        <w:fldChar w:fldCharType="begin" w:fldLock="1"/>
      </w:r>
      <w:r w:rsidR="00933A86">
        <w:rPr>
          <w:rFonts w:cs="Arial"/>
        </w:rPr>
        <w:instrText>ADDIN CSL_CITATION {"citationItems":[{"id":"ITEM-1","itemData":{"DOI":"10.1007/978-1-4614-4151-9","ISBN":"978-1-4614-4151-9","author":[{"dropping-particle":"","family":"Banchs","given":"Rafael E.","non-dropping-particle":"","parse-names":false,"suffix":""}],"edition":"1.ª ed.","id":"ITEM-1","issued":{"date-parts":[["2013"]]},"number-of-pages":"356","publisher":"Springer-Verlag New York","title":"Text Mining with MATLAB®","type":"book"},"uris":["http://www.mendeley.com/documents/?uuid=2335bf83-9529-43ed-88ba-23183c2a802b"]}],"mendeley":{"formattedCitation":"(Banchs, 2013)","manualFormatting":"Banchs (2013)","plainTextFormattedCitation":"(Banchs, 2013)","previouslyFormattedCitation":"(Banchs, 2013)"},"properties":{"noteIndex":0},"schema":"https://github.com/citation-style-language/schema/raw/master/csl-citation.json"}</w:instrText>
      </w:r>
      <w:r>
        <w:rPr>
          <w:rFonts w:cs="Arial"/>
        </w:rPr>
        <w:fldChar w:fldCharType="separate"/>
      </w:r>
      <w:r w:rsidRPr="005538FC">
        <w:rPr>
          <w:rFonts w:cs="Arial"/>
          <w:noProof/>
        </w:rPr>
        <w:t xml:space="preserve">Banchs </w:t>
      </w:r>
      <w:r w:rsidR="00933A86">
        <w:rPr>
          <w:rFonts w:cs="Arial"/>
          <w:noProof/>
        </w:rPr>
        <w:t>(</w:t>
      </w:r>
      <w:r w:rsidRPr="005538FC">
        <w:rPr>
          <w:rFonts w:cs="Arial"/>
          <w:noProof/>
        </w:rPr>
        <w:t>2013)</w:t>
      </w:r>
      <w:r>
        <w:rPr>
          <w:rFonts w:cs="Arial"/>
        </w:rPr>
        <w:fldChar w:fldCharType="end"/>
      </w:r>
      <w:r w:rsidR="000A6388">
        <w:rPr>
          <w:rFonts w:cs="Arial"/>
        </w:rPr>
        <w:t xml:space="preserve"> </w:t>
      </w:r>
      <w:r w:rsidR="005E2D15">
        <w:rPr>
          <w:rFonts w:cs="Arial"/>
        </w:rPr>
        <w:t>afirma</w:t>
      </w:r>
      <w:r w:rsidR="000A6388">
        <w:rPr>
          <w:rFonts w:cs="Arial"/>
        </w:rPr>
        <w:t xml:space="preserve"> que </w:t>
      </w:r>
      <w:r w:rsidR="0025324A">
        <w:rPr>
          <w:rFonts w:cs="Arial"/>
        </w:rPr>
        <w:t xml:space="preserve">la minería de texto es el proceso de descubrir conocimiento </w:t>
      </w:r>
      <w:r w:rsidR="0048248A">
        <w:rPr>
          <w:rFonts w:cs="Arial"/>
        </w:rPr>
        <w:t>cuando los datos de origen son texto.</w:t>
      </w:r>
    </w:p>
    <w:p w14:paraId="7BBD4B55" w14:textId="169DD310" w:rsidR="0047762E" w:rsidRDefault="00915843" w:rsidP="007F3C4C">
      <w:pPr>
        <w:rPr>
          <w:rFonts w:cs="Arial"/>
        </w:rPr>
      </w:pPr>
      <w:r>
        <w:rPr>
          <w:rFonts w:cs="Arial"/>
        </w:rPr>
        <w:lastRenderedPageBreak/>
        <w:t>Est</w:t>
      </w:r>
      <w:r w:rsidR="00EF11DB">
        <w:rPr>
          <w:rFonts w:cs="Arial"/>
        </w:rPr>
        <w:t>a</w:t>
      </w:r>
      <w:r w:rsidR="007A604B">
        <w:rPr>
          <w:rFonts w:cs="Arial"/>
        </w:rPr>
        <w:t>s</w:t>
      </w:r>
      <w:r w:rsidR="00EF11DB">
        <w:rPr>
          <w:rFonts w:cs="Arial"/>
        </w:rPr>
        <w:t xml:space="preserve"> </w:t>
      </w:r>
      <w:r w:rsidR="007A604B">
        <w:rPr>
          <w:rFonts w:cs="Arial"/>
        </w:rPr>
        <w:t>definiciones tienen mucha similitud con el proceso KDD</w:t>
      </w:r>
      <w:r w:rsidR="00201212">
        <w:rPr>
          <w:rFonts w:cs="Arial"/>
        </w:rPr>
        <w:t xml:space="preserve"> </w:t>
      </w:r>
      <w:r w:rsidR="007A604B">
        <w:rPr>
          <w:rFonts w:cs="Arial"/>
        </w:rPr>
        <w:t>(</w:t>
      </w:r>
      <w:r w:rsidR="008B24DE">
        <w:rPr>
          <w:rFonts w:cs="Arial"/>
        </w:rPr>
        <w:t>d</w:t>
      </w:r>
      <w:r w:rsidR="00F12D16">
        <w:rPr>
          <w:rFonts w:cs="Arial"/>
        </w:rPr>
        <w:t xml:space="preserve">escubrimiento de conocimiento </w:t>
      </w:r>
      <w:r w:rsidR="00976F16">
        <w:rPr>
          <w:rFonts w:cs="Arial"/>
        </w:rPr>
        <w:t xml:space="preserve">en </w:t>
      </w:r>
      <w:r w:rsidR="008B24DE">
        <w:rPr>
          <w:rFonts w:cs="Arial"/>
        </w:rPr>
        <w:t>bases de datos</w:t>
      </w:r>
      <w:r w:rsidR="007A604B">
        <w:rPr>
          <w:rFonts w:cs="Arial"/>
        </w:rPr>
        <w:t>)</w:t>
      </w:r>
      <w:r w:rsidR="00201212">
        <w:rPr>
          <w:rFonts w:cs="Arial"/>
        </w:rPr>
        <w:t xml:space="preserve"> de minería de datos</w:t>
      </w:r>
      <w:r w:rsidR="00402020">
        <w:rPr>
          <w:rFonts w:cs="Arial"/>
        </w:rPr>
        <w:t xml:space="preserve">, tal como lo mencionan </w:t>
      </w:r>
      <w:r w:rsidR="005607A6">
        <w:rPr>
          <w:rFonts w:cs="Arial"/>
        </w:rPr>
        <w:fldChar w:fldCharType="begin" w:fldLock="1"/>
      </w:r>
      <w:r w:rsidR="001B13EF">
        <w:rPr>
          <w:rFonts w:cs="Arial"/>
        </w:rPr>
        <w:instrText>ADDIN CSL_CITATION {"citationItems":[{"id":"ITEM-1","itemData":{"ISBN":"8476538723","author":[{"dropping-particle":"","family":"Justicia De La Torre","given":"C.","non-dropping-particle":"","parse-names":false,"suffix":""},{"dropping-particle":"","family":"Martín-Bautista","given":"M. J.","non-dropping-particle":"","parse-names":false,"suffix":""},{"dropping-particle":"","family":"Síanchez","given":"D.","non-dropping-particle":"","parse-names":false,"suffix":""},{"dropping-particle":"","family":"Vila","given":"M. A.","non-dropping-particle":"","parse-names":false,"suffix":""}],"id":"ITEM-1","issued":{"date-parts":[["2005"]]},"page":"7","title":"Text mining: intermediate forms on knowledge representation","type":"article-journal"},"uris":["http://www.mendeley.com/documents/?uuid=b272f4b8-6f9e-4662-be66-c9ef0ffae8b0"]}],"mendeley":{"formattedCitation":"(Justicia De La Torre et al., 2005)","manualFormatting":"Justicia De La Torre et al. (2005)","plainTextFormattedCitation":"(Justicia De La Torre et al., 2005)","previouslyFormattedCitation":"(Justicia De La Torre et al., 2005)"},"properties":{"noteIndex":0},"schema":"https://github.com/citation-style-language/schema/raw/master/csl-citation.json"}</w:instrText>
      </w:r>
      <w:r w:rsidR="005607A6">
        <w:rPr>
          <w:rFonts w:cs="Arial"/>
        </w:rPr>
        <w:fldChar w:fldCharType="separate"/>
      </w:r>
      <w:r w:rsidR="005607A6" w:rsidRPr="005607A6">
        <w:rPr>
          <w:rFonts w:cs="Arial"/>
          <w:noProof/>
        </w:rPr>
        <w:t xml:space="preserve">Justicia De La Torre </w:t>
      </w:r>
      <w:r w:rsidR="005607A6" w:rsidRPr="005607A6">
        <w:rPr>
          <w:rFonts w:cs="Arial"/>
          <w:i/>
          <w:iCs/>
          <w:noProof/>
        </w:rPr>
        <w:t>et al</w:t>
      </w:r>
      <w:r w:rsidR="005607A6" w:rsidRPr="005607A6">
        <w:rPr>
          <w:rFonts w:cs="Arial"/>
          <w:noProof/>
        </w:rPr>
        <w:t xml:space="preserve">. </w:t>
      </w:r>
      <w:r w:rsidR="00402020">
        <w:rPr>
          <w:rFonts w:cs="Arial"/>
          <w:noProof/>
        </w:rPr>
        <w:t>(</w:t>
      </w:r>
      <w:r w:rsidR="005607A6" w:rsidRPr="005607A6">
        <w:rPr>
          <w:rFonts w:cs="Arial"/>
          <w:noProof/>
        </w:rPr>
        <w:t>2005)</w:t>
      </w:r>
      <w:r w:rsidR="005607A6">
        <w:rPr>
          <w:rFonts w:cs="Arial"/>
        </w:rPr>
        <w:fldChar w:fldCharType="end"/>
      </w:r>
      <w:r w:rsidR="001B13EF">
        <w:rPr>
          <w:rFonts w:cs="Arial"/>
        </w:rPr>
        <w:t>.</w:t>
      </w:r>
      <w:r w:rsidR="00F137BF">
        <w:rPr>
          <w:rFonts w:cs="Arial"/>
        </w:rPr>
        <w:t xml:space="preserve"> </w:t>
      </w:r>
      <w:r w:rsidR="001B13EF">
        <w:rPr>
          <w:rFonts w:cs="Arial"/>
        </w:rPr>
        <w:t>E</w:t>
      </w:r>
      <w:r w:rsidR="003F4D68">
        <w:rPr>
          <w:rFonts w:cs="Arial"/>
        </w:rPr>
        <w:t xml:space="preserve">llos </w:t>
      </w:r>
      <w:r w:rsidR="00881FFD">
        <w:rPr>
          <w:rFonts w:cs="Arial"/>
        </w:rPr>
        <w:t>dice</w:t>
      </w:r>
      <w:r w:rsidR="00B2442A">
        <w:rPr>
          <w:rFonts w:cs="Arial"/>
        </w:rPr>
        <w:t>n</w:t>
      </w:r>
      <w:r w:rsidR="00881FFD">
        <w:rPr>
          <w:rFonts w:cs="Arial"/>
        </w:rPr>
        <w:t xml:space="preserve"> que de </w:t>
      </w:r>
      <w:r w:rsidR="00606250">
        <w:rPr>
          <w:rFonts w:cs="Arial"/>
        </w:rPr>
        <w:t>manera similar a KDD, el descubrimiento de conocimiento en texto (KDT</w:t>
      </w:r>
      <w:r w:rsidR="00C746AB">
        <w:rPr>
          <w:rFonts w:cs="Arial"/>
        </w:rPr>
        <w:t xml:space="preserve">, por sus siglas en ingles </w:t>
      </w:r>
      <w:proofErr w:type="spellStart"/>
      <w:r w:rsidR="00C746AB" w:rsidRPr="001D0756">
        <w:rPr>
          <w:rFonts w:cs="Arial"/>
        </w:rPr>
        <w:t>Knowledge</w:t>
      </w:r>
      <w:proofErr w:type="spellEnd"/>
      <w:r w:rsidR="00C746AB" w:rsidRPr="00C746AB">
        <w:rPr>
          <w:rFonts w:cs="Arial"/>
        </w:rPr>
        <w:t xml:space="preserve"> Discovery in Text</w:t>
      </w:r>
      <w:r w:rsidR="00606250">
        <w:rPr>
          <w:rFonts w:cs="Arial"/>
        </w:rPr>
        <w:t xml:space="preserve">) </w:t>
      </w:r>
      <w:r w:rsidR="00B004AD">
        <w:rPr>
          <w:rFonts w:cs="Arial"/>
        </w:rPr>
        <w:t xml:space="preserve">se puede definir como </w:t>
      </w:r>
      <w:r w:rsidR="003E0A3F">
        <w:rPr>
          <w:rFonts w:cs="Arial"/>
        </w:rPr>
        <w:t xml:space="preserve">el proceso de extracción </w:t>
      </w:r>
      <w:r w:rsidR="00E8372B">
        <w:rPr>
          <w:rFonts w:cs="Arial"/>
        </w:rPr>
        <w:t xml:space="preserve">de información </w:t>
      </w:r>
      <w:r w:rsidR="00F22838">
        <w:rPr>
          <w:rFonts w:cs="Arial"/>
        </w:rPr>
        <w:t>que previ</w:t>
      </w:r>
      <w:r w:rsidR="00281FF3">
        <w:rPr>
          <w:rFonts w:cs="Arial"/>
        </w:rPr>
        <w:t>amente se desconocía y que puede ser potencialmente útil</w:t>
      </w:r>
      <w:r w:rsidR="000D76EB">
        <w:rPr>
          <w:rFonts w:cs="Arial"/>
        </w:rPr>
        <w:t xml:space="preserve"> teniendo como </w:t>
      </w:r>
      <w:r w:rsidR="00DC719E">
        <w:rPr>
          <w:rFonts w:cs="Arial"/>
        </w:rPr>
        <w:t>fuente de datos un texto</w:t>
      </w:r>
      <w:r w:rsidR="00281FF3">
        <w:rPr>
          <w:rFonts w:cs="Arial"/>
        </w:rPr>
        <w:t>.</w:t>
      </w:r>
    </w:p>
    <w:p w14:paraId="4BC38963" w14:textId="27712376" w:rsidR="00CE5392" w:rsidRDefault="007A1F37" w:rsidP="006A4D6C">
      <w:pPr>
        <w:ind w:firstLine="708"/>
        <w:rPr>
          <w:rFonts w:cs="Arial"/>
        </w:rPr>
      </w:pPr>
      <w:r>
        <w:rPr>
          <w:rFonts w:cs="Arial"/>
        </w:rPr>
        <w:t xml:space="preserve">Para </w:t>
      </w:r>
      <w:r w:rsidR="004A3BF0">
        <w:rPr>
          <w:rFonts w:cs="Arial"/>
        </w:rPr>
        <w:fldChar w:fldCharType="begin" w:fldLock="1"/>
      </w:r>
      <w:r w:rsidR="003E10CC">
        <w:rPr>
          <w:rFonts w:cs="Arial"/>
        </w:rPr>
        <w:instrText>ADDIN CSL_CITATION {"citationItems":[{"id":"ITEM-1","itemData":{"DOI":"10.1007/978-0-387-34555-0","ISBN":"978-0-387-95433-2","ISSN":"978-1-4419-2996-9","author":[{"dropping-particle":"","family":"Weiss","given":"Sholom M.","non-dropping-particle":"","parse-names":false,"suffix":""},{"dropping-particle":"","family":"Indurkhya","given":"Nitin","non-dropping-particle":"","parse-names":false,"suffix":""},{"dropping-particle":"","family":"Zhang","given":"Tong","non-dropping-particle":"","parse-names":false,"suffix":""},{"dropping-particle":"","family":"Damerau","given":"Fred","non-dropping-particle":"","parse-names":false,"suffix":""}],"edition":"1.ª ed.","id":"ITEM-1","issued":{"date-parts":[["2005"]]},"number-of-pages":"243","publisher":"Springer-Verlag New York","title":"Text Mining","type":"book"},"uris":["http://www.mendeley.com/documents/?uuid=c4d62cbc-5136-4410-afdc-323f00c01a98"]}],"mendeley":{"formattedCitation":"(Weiss et al., 2005)","manualFormatting":"Weiss et al. (2005)","plainTextFormattedCitation":"(Weiss et al., 2005)","previouslyFormattedCitation":"(Weiss et al., 2005)"},"properties":{"noteIndex":0},"schema":"https://github.com/citation-style-language/schema/raw/master/csl-citation.json"}</w:instrText>
      </w:r>
      <w:r w:rsidR="004A3BF0">
        <w:rPr>
          <w:rFonts w:cs="Arial"/>
        </w:rPr>
        <w:fldChar w:fldCharType="separate"/>
      </w:r>
      <w:r w:rsidR="004A3BF0" w:rsidRPr="004A3BF0">
        <w:rPr>
          <w:rFonts w:cs="Arial"/>
          <w:noProof/>
        </w:rPr>
        <w:t xml:space="preserve">Weiss </w:t>
      </w:r>
      <w:r w:rsidR="004A3BF0" w:rsidRPr="004A3BF0">
        <w:rPr>
          <w:rFonts w:cs="Arial"/>
          <w:i/>
          <w:iCs/>
          <w:noProof/>
        </w:rPr>
        <w:t>et al.</w:t>
      </w:r>
      <w:r w:rsidR="004A3BF0" w:rsidRPr="004A3BF0">
        <w:rPr>
          <w:rFonts w:cs="Arial"/>
          <w:noProof/>
        </w:rPr>
        <w:t xml:space="preserve"> </w:t>
      </w:r>
      <w:r w:rsidR="004A3BF0">
        <w:rPr>
          <w:rFonts w:cs="Arial"/>
          <w:noProof/>
        </w:rPr>
        <w:t>(</w:t>
      </w:r>
      <w:r w:rsidR="004A3BF0" w:rsidRPr="004A3BF0">
        <w:rPr>
          <w:rFonts w:cs="Arial"/>
          <w:noProof/>
        </w:rPr>
        <w:t>2005)</w:t>
      </w:r>
      <w:r w:rsidR="004A3BF0">
        <w:rPr>
          <w:rFonts w:cs="Arial"/>
        </w:rPr>
        <w:fldChar w:fldCharType="end"/>
      </w:r>
      <w:r w:rsidR="004A3BF0">
        <w:rPr>
          <w:rFonts w:cs="Arial"/>
        </w:rPr>
        <w:t xml:space="preserve"> </w:t>
      </w:r>
      <w:r w:rsidR="00D62C1E">
        <w:rPr>
          <w:rFonts w:cs="Arial"/>
        </w:rPr>
        <w:t xml:space="preserve">los especialistas en minería de datos son conocidos como los “chicos de los números” </w:t>
      </w:r>
      <w:r w:rsidR="0051610A">
        <w:rPr>
          <w:rFonts w:cs="Arial"/>
        </w:rPr>
        <w:t xml:space="preserve">porque sus datos están en forma numérica </w:t>
      </w:r>
      <w:r w:rsidR="00C43C7E">
        <w:rPr>
          <w:rFonts w:cs="Arial"/>
        </w:rPr>
        <w:t>mient</w:t>
      </w:r>
      <w:r w:rsidR="00906181">
        <w:rPr>
          <w:rFonts w:cs="Arial"/>
        </w:rPr>
        <w:t>r</w:t>
      </w:r>
      <w:r w:rsidR="00C43C7E">
        <w:rPr>
          <w:rFonts w:cs="Arial"/>
        </w:rPr>
        <w:t xml:space="preserve">as que los especialistas en minería de texto </w:t>
      </w:r>
      <w:r w:rsidR="00A35DB8">
        <w:rPr>
          <w:rFonts w:cs="Arial"/>
        </w:rPr>
        <w:t>esperan colecciones de documentos</w:t>
      </w:r>
      <w:r w:rsidR="00110964">
        <w:rPr>
          <w:rFonts w:cs="Arial"/>
        </w:rPr>
        <w:t>, donde los contenidos son legibles y tienen un significado obvio para las personas.</w:t>
      </w:r>
    </w:p>
    <w:p w14:paraId="66BC6E6E" w14:textId="76E41289" w:rsidR="00B661DE" w:rsidRDefault="006542B7" w:rsidP="00B661DE">
      <w:pPr>
        <w:ind w:firstLine="0"/>
        <w:rPr>
          <w:rFonts w:cs="Arial"/>
        </w:rPr>
      </w:pPr>
      <w:r w:rsidRPr="00920E6D">
        <w:rPr>
          <w:rFonts w:cs="Arial"/>
          <w:noProof/>
          <w:sz w:val="20"/>
          <w:szCs w:val="20"/>
        </w:rPr>
        <mc:AlternateContent>
          <mc:Choice Requires="wpg">
            <w:drawing>
              <wp:anchor distT="0" distB="0" distL="114300" distR="114300" simplePos="0" relativeHeight="251678735" behindDoc="1" locked="0" layoutInCell="1" allowOverlap="1" wp14:anchorId="3C3D1884" wp14:editId="26A7F833">
                <wp:simplePos x="0" y="0"/>
                <wp:positionH relativeFrom="page">
                  <wp:align>center</wp:align>
                </wp:positionH>
                <wp:positionV relativeFrom="margin">
                  <wp:posOffset>3899323</wp:posOffset>
                </wp:positionV>
                <wp:extent cx="5216400" cy="3888000"/>
                <wp:effectExtent l="0" t="0" r="3810" b="0"/>
                <wp:wrapTopAndBottom/>
                <wp:docPr id="93" name="Grupo 93"/>
                <wp:cNvGraphicFramePr/>
                <a:graphic xmlns:a="http://schemas.openxmlformats.org/drawingml/2006/main">
                  <a:graphicData uri="http://schemas.microsoft.com/office/word/2010/wordprocessingGroup">
                    <wpg:wgp>
                      <wpg:cNvGrpSpPr/>
                      <wpg:grpSpPr>
                        <a:xfrm>
                          <a:off x="0" y="0"/>
                          <a:ext cx="5216400" cy="3888000"/>
                          <a:chOff x="0" y="262538"/>
                          <a:chExt cx="5215258" cy="4004636"/>
                        </a:xfrm>
                      </wpg:grpSpPr>
                      <wpg:grpSp>
                        <wpg:cNvPr id="91" name="Grupo 91"/>
                        <wpg:cNvGrpSpPr/>
                        <wpg:grpSpPr>
                          <a:xfrm>
                            <a:off x="0" y="262538"/>
                            <a:ext cx="5168502" cy="3462584"/>
                            <a:chOff x="0" y="262538"/>
                            <a:chExt cx="5168502" cy="3462584"/>
                          </a:xfrm>
                        </wpg:grpSpPr>
                        <wpg:grpSp>
                          <wpg:cNvPr id="88" name="Grupo 88"/>
                          <wpg:cNvGrpSpPr/>
                          <wpg:grpSpPr>
                            <a:xfrm>
                              <a:off x="84667" y="855213"/>
                              <a:ext cx="5083835" cy="2869909"/>
                              <a:chOff x="0" y="287946"/>
                              <a:chExt cx="5083835" cy="2869909"/>
                            </a:xfrm>
                          </wpg:grpSpPr>
                          <wps:wsp>
                            <wps:cNvPr id="12" name="Elipse 12"/>
                            <wps:cNvSpPr/>
                            <wps:spPr>
                              <a:xfrm>
                                <a:off x="177800" y="287946"/>
                                <a:ext cx="1371600" cy="651933"/>
                              </a:xfrm>
                              <a:prstGeom prst="ellipse">
                                <a:avLst/>
                              </a:prstGeom>
                              <a:ln w="9525"/>
                            </wps:spPr>
                            <wps:style>
                              <a:lnRef idx="2">
                                <a:schemeClr val="dk1"/>
                              </a:lnRef>
                              <a:fillRef idx="1">
                                <a:schemeClr val="lt1"/>
                              </a:fillRef>
                              <a:effectRef idx="0">
                                <a:schemeClr val="dk1"/>
                              </a:effectRef>
                              <a:fontRef idx="minor">
                                <a:schemeClr val="dk1"/>
                              </a:fontRef>
                            </wps:style>
                            <wps:txbx>
                              <w:txbxContent>
                                <w:p w14:paraId="304A238A" w14:textId="7055BD9E" w:rsidR="00F367BC" w:rsidRPr="004936F3" w:rsidRDefault="00F367BC" w:rsidP="00C52220">
                                  <w:pPr>
                                    <w:ind w:firstLine="0"/>
                                    <w:jc w:val="center"/>
                                    <w:rPr>
                                      <w:sz w:val="20"/>
                                      <w:szCs w:val="20"/>
                                      <w:lang w:val="en-US"/>
                                      <w14:textOutline w14:w="9525" w14:cap="rnd" w14:cmpd="sng" w14:algn="ctr">
                                        <w14:noFill/>
                                        <w14:prstDash w14:val="solid"/>
                                        <w14:bevel/>
                                      </w14:textOutline>
                                    </w:rPr>
                                  </w:pPr>
                                  <w:r w:rsidRPr="004936F3">
                                    <w:rPr>
                                      <w:sz w:val="20"/>
                                      <w:szCs w:val="20"/>
                                      <w14:textOutline w14:w="9525" w14:cap="rnd" w14:cmpd="sng" w14:algn="ctr">
                                        <w14:noFill/>
                                        <w14:prstDash w14:val="solid"/>
                                        <w14:bevel/>
                                      </w14:textOutline>
                                    </w:rPr>
                                    <w:t>Textos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Elipse 14"/>
                            <wps:cNvSpPr/>
                            <wps:spPr>
                              <a:xfrm>
                                <a:off x="3602168" y="330121"/>
                                <a:ext cx="1481667" cy="651933"/>
                              </a:xfrm>
                              <a:prstGeom prst="ellipse">
                                <a:avLst/>
                              </a:prstGeom>
                              <a:ln w="9525"/>
                            </wps:spPr>
                            <wps:style>
                              <a:lnRef idx="2">
                                <a:schemeClr val="dk1"/>
                              </a:lnRef>
                              <a:fillRef idx="1">
                                <a:schemeClr val="lt1"/>
                              </a:fillRef>
                              <a:effectRef idx="0">
                                <a:schemeClr val="dk1"/>
                              </a:effectRef>
                              <a:fontRef idx="minor">
                                <a:schemeClr val="dk1"/>
                              </a:fontRef>
                            </wps:style>
                            <wps:txbx>
                              <w:txbxContent>
                                <w:p w14:paraId="23FC65CE" w14:textId="2A35FB08" w:rsidR="00F367BC" w:rsidRPr="004936F3" w:rsidRDefault="00F367BC" w:rsidP="00C52220">
                                  <w:pPr>
                                    <w:ind w:firstLine="0"/>
                                    <w:jc w:val="center"/>
                                    <w:rPr>
                                      <w:sz w:val="20"/>
                                      <w:szCs w:val="20"/>
                                      <w:lang w:val="en-US"/>
                                      <w14:textOutline w14:w="9525" w14:cap="rnd" w14:cmpd="sng" w14:algn="ctr">
                                        <w14:noFill/>
                                        <w14:prstDash w14:val="solid"/>
                                        <w14:bevel/>
                                      </w14:textOutline>
                                    </w:rPr>
                                  </w:pPr>
                                  <w:r w:rsidRPr="004936F3">
                                    <w:rPr>
                                      <w:sz w:val="20"/>
                                      <w:szCs w:val="20"/>
                                      <w14:textOutline w14:w="9525" w14:cap="rnd" w14:cmpd="sng" w14:algn="ctr">
                                        <w14:noFill/>
                                        <w14:prstDash w14:val="solid"/>
                                        <w14:bevel/>
                                      </w14:textOutline>
                                    </w:rPr>
                                    <w:t>Conocimiento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 name="Grupo 86"/>
                            <wpg:cNvGrpSpPr/>
                            <wpg:grpSpPr>
                              <a:xfrm>
                                <a:off x="0" y="1600200"/>
                                <a:ext cx="5080000" cy="1557655"/>
                                <a:chOff x="0" y="304800"/>
                                <a:chExt cx="5080000" cy="1557655"/>
                              </a:xfrm>
                            </wpg:grpSpPr>
                            <wps:wsp>
                              <wps:cNvPr id="79" name="Rectángulo 79"/>
                              <wps:cNvSpPr/>
                              <wps:spPr>
                                <a:xfrm>
                                  <a:off x="0" y="304800"/>
                                  <a:ext cx="5080000" cy="1557655"/>
                                </a:xfrm>
                                <a:prstGeom prst="rect">
                                  <a:avLst/>
                                </a:prstGeom>
                                <a:solidFill>
                                  <a:schemeClr val="bg1"/>
                                </a:solid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ángulo 80"/>
                              <wps:cNvSpPr/>
                              <wps:spPr>
                                <a:xfrm>
                                  <a:off x="1648883" y="457166"/>
                                  <a:ext cx="1847850" cy="296352"/>
                                </a:xfrm>
                                <a:prstGeom prst="rect">
                                  <a:avLst/>
                                </a:prstGeom>
                                <a:solidFill>
                                  <a:schemeClr val="bg1"/>
                                </a:solidFill>
                                <a:ln>
                                  <a:solidFill>
                                    <a:schemeClr val="bg1"/>
                                  </a:solidFill>
                                </a:ln>
                              </wps:spPr>
                              <wps:style>
                                <a:lnRef idx="1">
                                  <a:schemeClr val="dk1"/>
                                </a:lnRef>
                                <a:fillRef idx="2">
                                  <a:schemeClr val="dk1"/>
                                </a:fillRef>
                                <a:effectRef idx="1">
                                  <a:schemeClr val="dk1"/>
                                </a:effectRef>
                                <a:fontRef idx="minor">
                                  <a:schemeClr val="dk1"/>
                                </a:fontRef>
                              </wps:style>
                              <wps:txbx>
                                <w:txbxContent>
                                  <w:p w14:paraId="75C32766" w14:textId="361740D0" w:rsidR="00F367BC" w:rsidRPr="00141E09" w:rsidRDefault="00F367BC" w:rsidP="00D4383A">
                                    <w:pPr>
                                      <w:ind w:firstLine="0"/>
                                      <w:jc w:val="center"/>
                                      <w:rPr>
                                        <w:b/>
                                        <w:bCs/>
                                        <w:sz w:val="20"/>
                                        <w:szCs w:val="20"/>
                                        <w14:textOutline w14:w="9525" w14:cap="rnd" w14:cmpd="sng" w14:algn="ctr">
                                          <w14:noFill/>
                                          <w14:prstDash w14:val="solid"/>
                                          <w14:bevel/>
                                        </w14:textOutline>
                                      </w:rPr>
                                    </w:pPr>
                                    <w:r w:rsidRPr="00141E09">
                                      <w:rPr>
                                        <w:b/>
                                        <w:bCs/>
                                        <w:sz w:val="20"/>
                                        <w:szCs w:val="20"/>
                                        <w14:textOutline w14:w="9525" w14:cap="rnd" w14:cmpd="sng" w14:algn="ctr">
                                          <w14:noFill/>
                                          <w14:prstDash w14:val="solid"/>
                                          <w14:bevel/>
                                        </w14:textOutline>
                                      </w:rPr>
                                      <w:t>Minería de texto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ángulo 81"/>
                              <wps:cNvSpPr/>
                              <wps:spPr>
                                <a:xfrm>
                                  <a:off x="127001" y="1244600"/>
                                  <a:ext cx="1371600" cy="262467"/>
                                </a:xfrm>
                                <a:prstGeom prst="rect">
                                  <a:avLst/>
                                </a:prstGeom>
                                <a:solidFill>
                                  <a:schemeClr val="bg1"/>
                                </a:solidFill>
                                <a:ln>
                                  <a:noFill/>
                                </a:ln>
                              </wps:spPr>
                              <wps:style>
                                <a:lnRef idx="1">
                                  <a:schemeClr val="dk1"/>
                                </a:lnRef>
                                <a:fillRef idx="2">
                                  <a:schemeClr val="dk1"/>
                                </a:fillRef>
                                <a:effectRef idx="1">
                                  <a:schemeClr val="dk1"/>
                                </a:effectRef>
                                <a:fontRef idx="minor">
                                  <a:schemeClr val="dk1"/>
                                </a:fontRef>
                              </wps:style>
                              <wps:txbx>
                                <w:txbxContent>
                                  <w:p w14:paraId="62DEE5FF" w14:textId="2C565CE1" w:rsidR="00F367BC" w:rsidRPr="004936F3" w:rsidRDefault="00F367BC" w:rsidP="00726F0A">
                                    <w:pPr>
                                      <w:ind w:firstLine="0"/>
                                      <w:jc w:val="center"/>
                                      <w:rPr>
                                        <w:sz w:val="20"/>
                                        <w:szCs w:val="20"/>
                                        <w14:textOutline w14:w="9525" w14:cap="rnd" w14:cmpd="sng" w14:algn="ctr">
                                          <w14:noFill/>
                                          <w14:prstDash w14:val="solid"/>
                                          <w14:bevel/>
                                        </w14:textOutline>
                                      </w:rPr>
                                    </w:pPr>
                                    <w:r w:rsidRPr="004936F3">
                                      <w:rPr>
                                        <w:sz w:val="20"/>
                                        <w:szCs w:val="20"/>
                                        <w14:textOutline w14:w="9525" w14:cap="rnd" w14:cmpd="sng" w14:algn="ctr">
                                          <w14:noFill/>
                                          <w14:prstDash w14:val="solid"/>
                                          <w14:bevel/>
                                        </w14:textOutline>
                                      </w:rPr>
                                      <w:t>Preprocesamiento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ángulo 82"/>
                              <wps:cNvSpPr/>
                              <wps:spPr>
                                <a:xfrm>
                                  <a:off x="3818467" y="1244599"/>
                                  <a:ext cx="1176866" cy="287867"/>
                                </a:xfrm>
                                <a:prstGeom prst="rect">
                                  <a:avLst/>
                                </a:prstGeom>
                                <a:solidFill>
                                  <a:schemeClr val="bg1"/>
                                </a:solidFill>
                                <a:ln>
                                  <a:noFill/>
                                </a:ln>
                              </wps:spPr>
                              <wps:style>
                                <a:lnRef idx="1">
                                  <a:schemeClr val="dk1"/>
                                </a:lnRef>
                                <a:fillRef idx="2">
                                  <a:schemeClr val="dk1"/>
                                </a:fillRef>
                                <a:effectRef idx="1">
                                  <a:schemeClr val="dk1"/>
                                </a:effectRef>
                                <a:fontRef idx="minor">
                                  <a:schemeClr val="dk1"/>
                                </a:fontRef>
                              </wps:style>
                              <wps:txbx>
                                <w:txbxContent>
                                  <w:p w14:paraId="2CD9424B" w14:textId="225694A4" w:rsidR="00F367BC" w:rsidRPr="004936F3" w:rsidRDefault="00F367BC" w:rsidP="004415C0">
                                    <w:pPr>
                                      <w:ind w:firstLine="0"/>
                                      <w:rPr>
                                        <w:sz w:val="20"/>
                                        <w:szCs w:val="20"/>
                                        <w14:textOutline w14:w="9525" w14:cap="rnd" w14:cmpd="sng" w14:algn="ctr">
                                          <w14:noFill/>
                                          <w14:prstDash w14:val="solid"/>
                                          <w14:bevel/>
                                        </w14:textOutline>
                                      </w:rPr>
                                    </w:pPr>
                                    <w:r w:rsidRPr="004936F3">
                                      <w:rPr>
                                        <w:sz w:val="20"/>
                                        <w:szCs w:val="20"/>
                                        <w14:textOutline w14:w="9525" w14:cap="rnd" w14:cmpd="sng" w14:algn="ctr">
                                          <w14:noFill/>
                                          <w14:prstDash w14:val="solid"/>
                                          <w14:bevel/>
                                        </w14:textOutline>
                                      </w:rPr>
                                      <w:t>descubrimiento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Elipse 83"/>
                              <wps:cNvSpPr/>
                              <wps:spPr>
                                <a:xfrm>
                                  <a:off x="1811867" y="1058333"/>
                                  <a:ext cx="1642533" cy="651933"/>
                                </a:xfrm>
                                <a:prstGeom prst="ellipse">
                                  <a:avLst/>
                                </a:prstGeom>
                                <a:ln w="9525"/>
                              </wps:spPr>
                              <wps:style>
                                <a:lnRef idx="2">
                                  <a:schemeClr val="dk1"/>
                                </a:lnRef>
                                <a:fillRef idx="1">
                                  <a:schemeClr val="lt1"/>
                                </a:fillRef>
                                <a:effectRef idx="0">
                                  <a:schemeClr val="dk1"/>
                                </a:effectRef>
                                <a:fontRef idx="minor">
                                  <a:schemeClr val="dk1"/>
                                </a:fontRef>
                              </wps:style>
                              <wps:txbx>
                                <w:txbxContent>
                                  <w:p w14:paraId="08EC2E14" w14:textId="14ED62BE" w:rsidR="00F367BC" w:rsidRPr="004936F3" w:rsidRDefault="00F367BC" w:rsidP="0005557F">
                                    <w:pPr>
                                      <w:spacing w:line="360" w:lineRule="auto"/>
                                      <w:ind w:firstLine="0"/>
                                      <w:jc w:val="center"/>
                                      <w:rPr>
                                        <w:sz w:val="20"/>
                                        <w:szCs w:val="20"/>
                                        <w:lang w:val="en-US"/>
                                        <w14:textOutline w14:w="9525" w14:cap="rnd" w14:cmpd="sng" w14:algn="ctr">
                                          <w14:noFill/>
                                          <w14:prstDash w14:val="solid"/>
                                          <w14:bevel/>
                                        </w14:textOutline>
                                      </w:rPr>
                                    </w:pPr>
                                    <w:r w:rsidRPr="004936F3">
                                      <w:rPr>
                                        <w:sz w:val="20"/>
                                        <w:szCs w:val="20"/>
                                        <w14:textOutline w14:w="9525" w14:cap="rnd" w14:cmpd="sng" w14:algn="ctr">
                                          <w14:noFill/>
                                          <w14:prstDash w14:val="solid"/>
                                          <w14:bevel/>
                                        </w14:textOutline>
                                      </w:rPr>
                                      <w:t>Representación intermedia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Conector recto de flecha 84"/>
                              <wps:cNvCnPr/>
                              <wps:spPr>
                                <a:xfrm>
                                  <a:off x="1428470" y="1369985"/>
                                  <a:ext cx="315262"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Conector recto de flecha 85"/>
                              <wps:cNvCnPr/>
                              <wps:spPr>
                                <a:xfrm>
                                  <a:off x="3496383" y="1371481"/>
                                  <a:ext cx="32169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 name="Flecha: hacia abajo 18"/>
                            <wps:cNvSpPr/>
                            <wps:spPr>
                              <a:xfrm>
                                <a:off x="679375" y="1050311"/>
                                <a:ext cx="332105" cy="1387902"/>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Flecha: hacia abajo 87"/>
                            <wps:cNvSpPr/>
                            <wps:spPr>
                              <a:xfrm rot="10800000">
                                <a:off x="4158835" y="1050283"/>
                                <a:ext cx="332105" cy="1381579"/>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0" name="Cuadro de texto 90"/>
                          <wps:cNvSpPr txBox="1"/>
                          <wps:spPr>
                            <a:xfrm>
                              <a:off x="0" y="262538"/>
                              <a:ext cx="5080000" cy="457200"/>
                            </a:xfrm>
                            <a:prstGeom prst="rect">
                              <a:avLst/>
                            </a:prstGeom>
                            <a:solidFill>
                              <a:prstClr val="white"/>
                            </a:solidFill>
                            <a:ln>
                              <a:noFill/>
                            </a:ln>
                          </wps:spPr>
                          <wps:txbx>
                            <w:txbxContent>
                              <w:p w14:paraId="5BE34813" w14:textId="74D9F17E" w:rsidR="00F367BC" w:rsidRPr="005C24F7" w:rsidRDefault="00F367BC" w:rsidP="00DA65D4">
                                <w:pPr>
                                  <w:pStyle w:val="Descripcin"/>
                                  <w:spacing w:line="480" w:lineRule="auto"/>
                                  <w:ind w:firstLine="0"/>
                                  <w:jc w:val="left"/>
                                  <w:rPr>
                                    <w:rFonts w:cs="Arial"/>
                                    <w:i w:val="0"/>
                                    <w:iCs w:val="0"/>
                                    <w:noProof/>
                                    <w:color w:val="auto"/>
                                    <w:sz w:val="20"/>
                                    <w:szCs w:val="20"/>
                                  </w:rPr>
                                </w:pPr>
                                <w:bookmarkStart w:id="38" w:name="_Toc61912199"/>
                                <w:r w:rsidRPr="005C24F7">
                                  <w:rPr>
                                    <w:b/>
                                    <w:bCs/>
                                    <w:i w:val="0"/>
                                    <w:iCs w:val="0"/>
                                    <w:color w:val="auto"/>
                                    <w:sz w:val="20"/>
                                    <w:szCs w:val="20"/>
                                  </w:rPr>
                                  <w:t xml:space="preserve">Figura </w:t>
                                </w:r>
                                <w:r w:rsidRPr="005C24F7">
                                  <w:rPr>
                                    <w:b/>
                                    <w:bCs/>
                                    <w:i w:val="0"/>
                                    <w:iCs w:val="0"/>
                                    <w:color w:val="auto"/>
                                    <w:sz w:val="20"/>
                                    <w:szCs w:val="20"/>
                                  </w:rPr>
                                  <w:fldChar w:fldCharType="begin"/>
                                </w:r>
                                <w:r w:rsidRPr="005C24F7">
                                  <w:rPr>
                                    <w:b/>
                                    <w:bCs/>
                                    <w:i w:val="0"/>
                                    <w:iCs w:val="0"/>
                                    <w:color w:val="auto"/>
                                    <w:sz w:val="20"/>
                                    <w:szCs w:val="20"/>
                                  </w:rPr>
                                  <w:instrText xml:space="preserve"> SEQ Figura \* ARABIC </w:instrText>
                                </w:r>
                                <w:r w:rsidRPr="005C24F7">
                                  <w:rPr>
                                    <w:b/>
                                    <w:bCs/>
                                    <w:i w:val="0"/>
                                    <w:iCs w:val="0"/>
                                    <w:color w:val="auto"/>
                                    <w:sz w:val="20"/>
                                    <w:szCs w:val="20"/>
                                  </w:rPr>
                                  <w:fldChar w:fldCharType="separate"/>
                                </w:r>
                                <w:r>
                                  <w:rPr>
                                    <w:b/>
                                    <w:bCs/>
                                    <w:i w:val="0"/>
                                    <w:iCs w:val="0"/>
                                    <w:noProof/>
                                    <w:color w:val="auto"/>
                                    <w:sz w:val="20"/>
                                    <w:szCs w:val="20"/>
                                  </w:rPr>
                                  <w:t>4</w:t>
                                </w:r>
                                <w:r w:rsidRPr="005C24F7">
                                  <w:rPr>
                                    <w:b/>
                                    <w:bCs/>
                                    <w:i w:val="0"/>
                                    <w:iCs w:val="0"/>
                                    <w:color w:val="auto"/>
                                    <w:sz w:val="20"/>
                                    <w:szCs w:val="20"/>
                                  </w:rPr>
                                  <w:fldChar w:fldCharType="end"/>
                                </w:r>
                                <w:r>
                                  <w:rPr>
                                    <w:b/>
                                    <w:bCs/>
                                    <w:i w:val="0"/>
                                    <w:iCs w:val="0"/>
                                    <w:color w:val="auto"/>
                                    <w:sz w:val="20"/>
                                    <w:szCs w:val="20"/>
                                  </w:rPr>
                                  <w:t xml:space="preserve">. </w:t>
                                </w:r>
                                <w:r>
                                  <w:rPr>
                                    <w:b/>
                                    <w:bCs/>
                                    <w:i w:val="0"/>
                                    <w:iCs w:val="0"/>
                                    <w:color w:val="auto"/>
                                    <w:sz w:val="20"/>
                                    <w:szCs w:val="20"/>
                                  </w:rPr>
                                  <w:br/>
                                </w:r>
                                <w:r w:rsidRPr="005C32B3">
                                  <w:rPr>
                                    <w:color w:val="auto"/>
                                    <w:sz w:val="20"/>
                                    <w:szCs w:val="20"/>
                                  </w:rPr>
                                  <w:t>Esquema general de la minería de texto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92" name="Cuadro de texto 92"/>
                        <wps:cNvSpPr txBox="1"/>
                        <wps:spPr>
                          <a:xfrm>
                            <a:off x="135467" y="3810000"/>
                            <a:ext cx="5079791" cy="457174"/>
                          </a:xfrm>
                          <a:prstGeom prst="rect">
                            <a:avLst/>
                          </a:prstGeom>
                          <a:solidFill>
                            <a:prstClr val="white"/>
                          </a:solidFill>
                          <a:ln>
                            <a:noFill/>
                          </a:ln>
                        </wps:spPr>
                        <wps:txbx>
                          <w:txbxContent>
                            <w:p w14:paraId="46A86C92" w14:textId="00FA5B3E" w:rsidR="00F367BC" w:rsidRPr="008D07D0" w:rsidRDefault="00F367BC" w:rsidP="005C24F7">
                              <w:pPr>
                                <w:ind w:firstLine="0"/>
                                <w:rPr>
                                  <w:sz w:val="20"/>
                                  <w:szCs w:val="20"/>
                                  <w:lang w:val="es-419" w:eastAsia="es-419"/>
                                </w:rPr>
                              </w:pPr>
                              <w:r w:rsidRPr="008D07D0">
                                <w:rPr>
                                  <w:i/>
                                  <w:iCs/>
                                  <w:sz w:val="20"/>
                                  <w:szCs w:val="20"/>
                                  <w:lang w:val="es-419" w:eastAsia="es-419"/>
                                </w:rPr>
                                <w:t xml:space="preserve">Nota. </w:t>
                              </w:r>
                              <w:r w:rsidRPr="008D07D0">
                                <w:rPr>
                                  <w:sz w:val="20"/>
                                  <w:szCs w:val="20"/>
                                  <w:lang w:val="es-419" w:eastAsia="es-419"/>
                                </w:rPr>
                                <w:t>Adaptad</w:t>
                              </w:r>
                              <w:r>
                                <w:rPr>
                                  <w:sz w:val="20"/>
                                  <w:szCs w:val="20"/>
                                  <w:lang w:val="es-419" w:eastAsia="es-419"/>
                                </w:rPr>
                                <w:t>a</w:t>
                              </w:r>
                              <w:r w:rsidRPr="008D07D0">
                                <w:rPr>
                                  <w:sz w:val="20"/>
                                  <w:szCs w:val="20"/>
                                  <w:lang w:val="es-419" w:eastAsia="es-419"/>
                                </w:rPr>
                                <w:t xml:space="preserve"> de </w:t>
                              </w:r>
                              <w:r w:rsidRPr="008D07D0">
                                <w:rPr>
                                  <w:i/>
                                  <w:iCs/>
                                  <w:sz w:val="20"/>
                                  <w:szCs w:val="20"/>
                                  <w:lang w:val="es-419" w:eastAsia="es-419"/>
                                </w:rPr>
                                <w:t>Generador de los grafos conceptuales a partir del texto en español</w:t>
                              </w:r>
                              <w:r w:rsidRPr="008D07D0">
                                <w:rPr>
                                  <w:sz w:val="20"/>
                                  <w:szCs w:val="20"/>
                                  <w:lang w:val="es-419" w:eastAsia="es-419"/>
                                </w:rPr>
                                <w:t xml:space="preserve"> </w:t>
                              </w:r>
                              <w:r w:rsidRPr="008D07D0">
                                <w:rPr>
                                  <w:i/>
                                  <w:iCs/>
                                  <w:sz w:val="20"/>
                                  <w:szCs w:val="20"/>
                                  <w:lang w:val="es-419" w:eastAsia="es-419"/>
                                </w:rPr>
                                <w:t>(p. 40)</w:t>
                              </w:r>
                              <w:r>
                                <w:rPr>
                                  <w:i/>
                                  <w:iCs/>
                                  <w:sz w:val="20"/>
                                  <w:szCs w:val="20"/>
                                  <w:lang w:val="es-419" w:eastAsia="es-419"/>
                                </w:rPr>
                                <w:t xml:space="preserve"> </w:t>
                              </w:r>
                              <w:r>
                                <w:rPr>
                                  <w:sz w:val="20"/>
                                  <w:szCs w:val="20"/>
                                  <w:lang w:val="es-419" w:eastAsia="es-419"/>
                                </w:rPr>
                                <w:t>[Diagrama de flujo]</w:t>
                              </w:r>
                              <w:r w:rsidRPr="008D07D0">
                                <w:rPr>
                                  <w:sz w:val="20"/>
                                  <w:szCs w:val="20"/>
                                  <w:lang w:val="es-419" w:eastAsia="es-419"/>
                                </w:rPr>
                                <w:t>, por Hernández Cruz, 2007, (https://bit.ly/3fPTto4).</w:t>
                              </w:r>
                            </w:p>
                            <w:p w14:paraId="3B78F91F" w14:textId="57DFFAE1" w:rsidR="00F367BC" w:rsidRPr="005C24F7" w:rsidRDefault="00F367BC" w:rsidP="005C24F7">
                              <w:pPr>
                                <w:pStyle w:val="Descripcin"/>
                                <w:spacing w:line="480" w:lineRule="auto"/>
                                <w:ind w:firstLine="0"/>
                                <w:rPr>
                                  <w:rFonts w:cs="Arial"/>
                                  <w:i w:val="0"/>
                                  <w:iCs w:val="0"/>
                                  <w:noProof/>
                                  <w:color w:val="auto"/>
                                  <w:sz w:val="20"/>
                                  <w:szCs w:val="20"/>
                                  <w:lang w:val="es-419"/>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3D1884" id="Grupo 93" o:spid="_x0000_s1087" style="position:absolute;left:0;text-align:left;margin-left:0;margin-top:307.05pt;width:410.75pt;height:306.15pt;z-index:-251637745;mso-position-horizontal:center;mso-position-horizontal-relative:page;mso-position-vertical-relative:margin;mso-width-relative:margin;mso-height-relative:margin" coordorigin=",2625" coordsize="52152,4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">
                <v:group id="Grupo 91" o:spid="_x0000_s1088" style="position:absolute;top:2625;width:51685;height:34626" coordorigin=",2625" coordsize="51685,3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group id="Grupo 88" o:spid="_x0000_s1089" style="position:absolute;left:846;top:8552;width:50839;height:28699" coordorigin=",2879" coordsize="50838,28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oval id="Elipse 12" o:spid="_x0000_s1090" style="position:absolute;left:1778;top:2879;width:13716;height: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" fillcolor="white [3201]" strokecolor="black [3200]">
                      <v:stroke joinstyle="miter"/>
                      <v:textbox>
                        <w:txbxContent>
                          <w:p w14:paraId="304A238A" w14:textId="7055BD9E" w:rsidR="00F367BC" w:rsidRPr="004936F3" w:rsidRDefault="00F367BC" w:rsidP="00C52220">
                            <w:pPr>
                              <w:ind w:firstLine="0"/>
                              <w:jc w:val="center"/>
                              <w:rPr>
                                <w:sz w:val="20"/>
                                <w:szCs w:val="20"/>
                                <w:lang w:val="en-US"/>
                                <w14:textOutline w14:w="9525" w14:cap="rnd" w14:cmpd="sng" w14:algn="ctr">
                                  <w14:noFill/>
                                  <w14:prstDash w14:val="solid"/>
                                  <w14:bevel/>
                                </w14:textOutline>
                              </w:rPr>
                            </w:pPr>
                            <w:r w:rsidRPr="004936F3">
                              <w:rPr>
                                <w:sz w:val="20"/>
                                <w:szCs w:val="20"/>
                                <w14:textOutline w14:w="9525" w14:cap="rnd" w14:cmpd="sng" w14:algn="ctr">
                                  <w14:noFill/>
                                  <w14:prstDash w14:val="solid"/>
                                  <w14:bevel/>
                                </w14:textOutline>
                              </w:rPr>
                              <w:t>Textos</w:t>
                            </w:r>
                          </w:p>
                        </w:txbxContent>
                      </v:textbox>
                    </v:oval>
                    <v:oval id="Elipse 14" o:spid="_x0000_s1091" style="position:absolute;left:36021;top:3301;width:14817;height: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" fillcolor="white [3201]" strokecolor="black [3200]">
                      <v:stroke joinstyle="miter"/>
                      <v:textbox>
                        <w:txbxContent>
                          <w:p w14:paraId="23FC65CE" w14:textId="2A35FB08" w:rsidR="00F367BC" w:rsidRPr="004936F3" w:rsidRDefault="00F367BC" w:rsidP="00C52220">
                            <w:pPr>
                              <w:ind w:firstLine="0"/>
                              <w:jc w:val="center"/>
                              <w:rPr>
                                <w:sz w:val="20"/>
                                <w:szCs w:val="20"/>
                                <w:lang w:val="en-US"/>
                                <w14:textOutline w14:w="9525" w14:cap="rnd" w14:cmpd="sng" w14:algn="ctr">
                                  <w14:noFill/>
                                  <w14:prstDash w14:val="solid"/>
                                  <w14:bevel/>
                                </w14:textOutline>
                              </w:rPr>
                            </w:pPr>
                            <w:r w:rsidRPr="004936F3">
                              <w:rPr>
                                <w:sz w:val="20"/>
                                <w:szCs w:val="20"/>
                                <w14:textOutline w14:w="9525" w14:cap="rnd" w14:cmpd="sng" w14:algn="ctr">
                                  <w14:noFill/>
                                  <w14:prstDash w14:val="solid"/>
                                  <w14:bevel/>
                                </w14:textOutline>
                              </w:rPr>
                              <w:t>Conocimiento</w:t>
                            </w:r>
                          </w:p>
                        </w:txbxContent>
                      </v:textbox>
                    </v:oval>
                    <v:group id="Grupo 86" o:spid="_x0000_s1092" style="position:absolute;top:16002;width:50800;height:15576" coordorigin=",3048" coordsize="50800,15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ángulo 79" o:spid="_x0000_s1093" style="position:absolute;top:3048;width:50800;height:1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" fillcolor="white [3212]" strokecolor="black [3200]" strokeweight=".5pt"/>
                      <v:rect id="Rectángulo 80" o:spid="_x0000_s1094" style="position:absolute;left:16488;top:4571;width:18479;height:2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" fillcolor="white [3212]" strokecolor="white [3212]" strokeweight=".5pt">
                        <v:textbox>
                          <w:txbxContent>
                            <w:p w14:paraId="75C32766" w14:textId="361740D0" w:rsidR="00F367BC" w:rsidRPr="00141E09" w:rsidRDefault="00F367BC" w:rsidP="00D4383A">
                              <w:pPr>
                                <w:ind w:firstLine="0"/>
                                <w:jc w:val="center"/>
                                <w:rPr>
                                  <w:b/>
                                  <w:bCs/>
                                  <w:sz w:val="20"/>
                                  <w:szCs w:val="20"/>
                                  <w14:textOutline w14:w="9525" w14:cap="rnd" w14:cmpd="sng" w14:algn="ctr">
                                    <w14:noFill/>
                                    <w14:prstDash w14:val="solid"/>
                                    <w14:bevel/>
                                  </w14:textOutline>
                                </w:rPr>
                              </w:pPr>
                              <w:r w:rsidRPr="00141E09">
                                <w:rPr>
                                  <w:b/>
                                  <w:bCs/>
                                  <w:sz w:val="20"/>
                                  <w:szCs w:val="20"/>
                                  <w14:textOutline w14:w="9525" w14:cap="rnd" w14:cmpd="sng" w14:algn="ctr">
                                    <w14:noFill/>
                                    <w14:prstDash w14:val="solid"/>
                                    <w14:bevel/>
                                  </w14:textOutline>
                                </w:rPr>
                                <w:t>Minería de texto</w:t>
                              </w:r>
                            </w:p>
                          </w:txbxContent>
                        </v:textbox>
                      </v:rect>
                      <v:rect id="Rectángulo 81" o:spid="_x0000_s1095" style="position:absolute;left:1270;top:12446;width:13716;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" fillcolor="white [3212]" stroked="f" strokeweight=".5pt">
                        <v:textbox>
                          <w:txbxContent>
                            <w:p w14:paraId="62DEE5FF" w14:textId="2C565CE1" w:rsidR="00F367BC" w:rsidRPr="004936F3" w:rsidRDefault="00F367BC" w:rsidP="00726F0A">
                              <w:pPr>
                                <w:ind w:firstLine="0"/>
                                <w:jc w:val="center"/>
                                <w:rPr>
                                  <w:sz w:val="20"/>
                                  <w:szCs w:val="20"/>
                                  <w14:textOutline w14:w="9525" w14:cap="rnd" w14:cmpd="sng" w14:algn="ctr">
                                    <w14:noFill/>
                                    <w14:prstDash w14:val="solid"/>
                                    <w14:bevel/>
                                  </w14:textOutline>
                                </w:rPr>
                              </w:pPr>
                              <w:r w:rsidRPr="004936F3">
                                <w:rPr>
                                  <w:sz w:val="20"/>
                                  <w:szCs w:val="20"/>
                                  <w14:textOutline w14:w="9525" w14:cap="rnd" w14:cmpd="sng" w14:algn="ctr">
                                    <w14:noFill/>
                                    <w14:prstDash w14:val="solid"/>
                                    <w14:bevel/>
                                  </w14:textOutline>
                                </w:rPr>
                                <w:t>Preprocesamiento</w:t>
                              </w:r>
                            </w:p>
                          </w:txbxContent>
                        </v:textbox>
                      </v:rect>
                      <v:rect id="Rectángulo 82" o:spid="_x0000_s1096" style="position:absolute;left:38184;top:12445;width:11769;height:2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" fillcolor="white [3212]" stroked="f" strokeweight=".5pt">
                        <v:textbox>
                          <w:txbxContent>
                            <w:p w14:paraId="2CD9424B" w14:textId="225694A4" w:rsidR="00F367BC" w:rsidRPr="004936F3" w:rsidRDefault="00F367BC" w:rsidP="004415C0">
                              <w:pPr>
                                <w:ind w:firstLine="0"/>
                                <w:rPr>
                                  <w:sz w:val="20"/>
                                  <w:szCs w:val="20"/>
                                  <w14:textOutline w14:w="9525" w14:cap="rnd" w14:cmpd="sng" w14:algn="ctr">
                                    <w14:noFill/>
                                    <w14:prstDash w14:val="solid"/>
                                    <w14:bevel/>
                                  </w14:textOutline>
                                </w:rPr>
                              </w:pPr>
                              <w:r w:rsidRPr="004936F3">
                                <w:rPr>
                                  <w:sz w:val="20"/>
                                  <w:szCs w:val="20"/>
                                  <w14:textOutline w14:w="9525" w14:cap="rnd" w14:cmpd="sng" w14:algn="ctr">
                                    <w14:noFill/>
                                    <w14:prstDash w14:val="solid"/>
                                    <w14:bevel/>
                                  </w14:textOutline>
                                </w:rPr>
                                <w:t>descubrimiento</w:t>
                              </w:r>
                            </w:p>
                          </w:txbxContent>
                        </v:textbox>
                      </v:rect>
                      <v:oval id="Elipse 83" o:spid="_x0000_s1097" style="position:absolute;left:18118;top:10583;width:16426;height: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" fillcolor="white [3201]" strokecolor="black [3200]">
                        <v:stroke joinstyle="miter"/>
                        <v:textbox>
                          <w:txbxContent>
                            <w:p w14:paraId="08EC2E14" w14:textId="14ED62BE" w:rsidR="00F367BC" w:rsidRPr="004936F3" w:rsidRDefault="00F367BC" w:rsidP="0005557F">
                              <w:pPr>
                                <w:spacing w:line="360" w:lineRule="auto"/>
                                <w:ind w:firstLine="0"/>
                                <w:jc w:val="center"/>
                                <w:rPr>
                                  <w:sz w:val="20"/>
                                  <w:szCs w:val="20"/>
                                  <w:lang w:val="en-US"/>
                                  <w14:textOutline w14:w="9525" w14:cap="rnd" w14:cmpd="sng" w14:algn="ctr">
                                    <w14:noFill/>
                                    <w14:prstDash w14:val="solid"/>
                                    <w14:bevel/>
                                  </w14:textOutline>
                                </w:rPr>
                              </w:pPr>
                              <w:r w:rsidRPr="004936F3">
                                <w:rPr>
                                  <w:sz w:val="20"/>
                                  <w:szCs w:val="20"/>
                                  <w14:textOutline w14:w="9525" w14:cap="rnd" w14:cmpd="sng" w14:algn="ctr">
                                    <w14:noFill/>
                                    <w14:prstDash w14:val="solid"/>
                                    <w14:bevel/>
                                  </w14:textOutline>
                                </w:rPr>
                                <w:t>Representación intermedia</w:t>
                              </w:r>
                            </w:p>
                          </w:txbxContent>
                        </v:textbox>
                      </v:oval>
                      <v:shape id="Conector recto de flecha 84" o:spid="_x0000_s1098" type="#_x0000_t32" style="position:absolute;left:14284;top:13699;width:31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RrmxAAAANsAAAAPAAAAZHJzL2Rvd25yZXYueG1sRI9Ba8JA&#10;FITvhf6H5Qne6sZi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KVZGubEAAAA2wAAAA8A&#10;AAAAAAAAAAAAAAAABwIAAGRycy9kb3ducmV2LnhtbFBLBQYAAAAAAwADALcAAAD4AgAAAAA=&#10;" strokecolor="black [3200]" strokeweight=".5pt">
                        <v:stroke endarrow="block" joinstyle="miter"/>
                      </v:shape>
                      <v:shape id="Conector recto de flecha 85" o:spid="_x0000_s1099" type="#_x0000_t32" style="position:absolute;left:34963;top:13714;width:32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" strokecolor="black [3200]" strokeweight=".5pt">
                        <v:stroke endarrow="block" joinstyle="miter"/>
                      </v:shape>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8" o:spid="_x0000_s1100" type="#_x0000_t67" style="position:absolute;left:6793;top:10503;width:3321;height:13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" adj="19016" fillcolor="white [3201]" strokecolor="black [3200]"/>
                    <v:shape id="Flecha: hacia abajo 87" o:spid="_x0000_s1101" type="#_x0000_t67" style="position:absolute;left:41588;top:10502;width:3321;height:1381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" adj="19004" fillcolor="white [3201]" strokecolor="black [3200]"/>
                  </v:group>
                  <v:shape id="Cuadro de texto 90" o:spid="_x0000_s1102" type="#_x0000_t202" style="position:absolute;top:2625;width:5080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" stroked="f">
                    <v:textbox inset="0,0,0,0">
                      <w:txbxContent>
                        <w:p w14:paraId="5BE34813" w14:textId="74D9F17E" w:rsidR="00F367BC" w:rsidRPr="005C24F7" w:rsidRDefault="00F367BC" w:rsidP="00DA65D4">
                          <w:pPr>
                            <w:pStyle w:val="Descripcin"/>
                            <w:spacing w:line="480" w:lineRule="auto"/>
                            <w:ind w:firstLine="0"/>
                            <w:jc w:val="left"/>
                            <w:rPr>
                              <w:rFonts w:cs="Arial"/>
                              <w:i w:val="0"/>
                              <w:iCs w:val="0"/>
                              <w:noProof/>
                              <w:color w:val="auto"/>
                              <w:sz w:val="20"/>
                              <w:szCs w:val="20"/>
                            </w:rPr>
                          </w:pPr>
                          <w:bookmarkStart w:id="39" w:name="_Toc61912199"/>
                          <w:r w:rsidRPr="005C24F7">
                            <w:rPr>
                              <w:b/>
                              <w:bCs/>
                              <w:i w:val="0"/>
                              <w:iCs w:val="0"/>
                              <w:color w:val="auto"/>
                              <w:sz w:val="20"/>
                              <w:szCs w:val="20"/>
                            </w:rPr>
                            <w:t xml:space="preserve">Figura </w:t>
                          </w:r>
                          <w:r w:rsidRPr="005C24F7">
                            <w:rPr>
                              <w:b/>
                              <w:bCs/>
                              <w:i w:val="0"/>
                              <w:iCs w:val="0"/>
                              <w:color w:val="auto"/>
                              <w:sz w:val="20"/>
                              <w:szCs w:val="20"/>
                            </w:rPr>
                            <w:fldChar w:fldCharType="begin"/>
                          </w:r>
                          <w:r w:rsidRPr="005C24F7">
                            <w:rPr>
                              <w:b/>
                              <w:bCs/>
                              <w:i w:val="0"/>
                              <w:iCs w:val="0"/>
                              <w:color w:val="auto"/>
                              <w:sz w:val="20"/>
                              <w:szCs w:val="20"/>
                            </w:rPr>
                            <w:instrText xml:space="preserve"> SEQ Figura \* ARABIC </w:instrText>
                          </w:r>
                          <w:r w:rsidRPr="005C24F7">
                            <w:rPr>
                              <w:b/>
                              <w:bCs/>
                              <w:i w:val="0"/>
                              <w:iCs w:val="0"/>
                              <w:color w:val="auto"/>
                              <w:sz w:val="20"/>
                              <w:szCs w:val="20"/>
                            </w:rPr>
                            <w:fldChar w:fldCharType="separate"/>
                          </w:r>
                          <w:r>
                            <w:rPr>
                              <w:b/>
                              <w:bCs/>
                              <w:i w:val="0"/>
                              <w:iCs w:val="0"/>
                              <w:noProof/>
                              <w:color w:val="auto"/>
                              <w:sz w:val="20"/>
                              <w:szCs w:val="20"/>
                            </w:rPr>
                            <w:t>4</w:t>
                          </w:r>
                          <w:r w:rsidRPr="005C24F7">
                            <w:rPr>
                              <w:b/>
                              <w:bCs/>
                              <w:i w:val="0"/>
                              <w:iCs w:val="0"/>
                              <w:color w:val="auto"/>
                              <w:sz w:val="20"/>
                              <w:szCs w:val="20"/>
                            </w:rPr>
                            <w:fldChar w:fldCharType="end"/>
                          </w:r>
                          <w:r>
                            <w:rPr>
                              <w:b/>
                              <w:bCs/>
                              <w:i w:val="0"/>
                              <w:iCs w:val="0"/>
                              <w:color w:val="auto"/>
                              <w:sz w:val="20"/>
                              <w:szCs w:val="20"/>
                            </w:rPr>
                            <w:t xml:space="preserve">. </w:t>
                          </w:r>
                          <w:r>
                            <w:rPr>
                              <w:b/>
                              <w:bCs/>
                              <w:i w:val="0"/>
                              <w:iCs w:val="0"/>
                              <w:color w:val="auto"/>
                              <w:sz w:val="20"/>
                              <w:szCs w:val="20"/>
                            </w:rPr>
                            <w:br/>
                          </w:r>
                          <w:r w:rsidRPr="005C32B3">
                            <w:rPr>
                              <w:color w:val="auto"/>
                              <w:sz w:val="20"/>
                              <w:szCs w:val="20"/>
                            </w:rPr>
                            <w:t>Esquema general de la minería de texto</w:t>
                          </w:r>
                          <w:bookmarkEnd w:id="39"/>
                        </w:p>
                      </w:txbxContent>
                    </v:textbox>
                  </v:shape>
                </v:group>
                <v:shape id="Cuadro de texto 92" o:spid="_x0000_s1103" type="#_x0000_t202" style="position:absolute;left:1354;top:38100;width:50798;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14:paraId="46A86C92" w14:textId="00FA5B3E" w:rsidR="00F367BC" w:rsidRPr="008D07D0" w:rsidRDefault="00F367BC" w:rsidP="005C24F7">
                        <w:pPr>
                          <w:ind w:firstLine="0"/>
                          <w:rPr>
                            <w:sz w:val="20"/>
                            <w:szCs w:val="20"/>
                            <w:lang w:val="es-419" w:eastAsia="es-419"/>
                          </w:rPr>
                        </w:pPr>
                        <w:r w:rsidRPr="008D07D0">
                          <w:rPr>
                            <w:i/>
                            <w:iCs/>
                            <w:sz w:val="20"/>
                            <w:szCs w:val="20"/>
                            <w:lang w:val="es-419" w:eastAsia="es-419"/>
                          </w:rPr>
                          <w:t xml:space="preserve">Nota. </w:t>
                        </w:r>
                        <w:r w:rsidRPr="008D07D0">
                          <w:rPr>
                            <w:sz w:val="20"/>
                            <w:szCs w:val="20"/>
                            <w:lang w:val="es-419" w:eastAsia="es-419"/>
                          </w:rPr>
                          <w:t>Adaptad</w:t>
                        </w:r>
                        <w:r>
                          <w:rPr>
                            <w:sz w:val="20"/>
                            <w:szCs w:val="20"/>
                            <w:lang w:val="es-419" w:eastAsia="es-419"/>
                          </w:rPr>
                          <w:t>a</w:t>
                        </w:r>
                        <w:r w:rsidRPr="008D07D0">
                          <w:rPr>
                            <w:sz w:val="20"/>
                            <w:szCs w:val="20"/>
                            <w:lang w:val="es-419" w:eastAsia="es-419"/>
                          </w:rPr>
                          <w:t xml:space="preserve"> de </w:t>
                        </w:r>
                        <w:r w:rsidRPr="008D07D0">
                          <w:rPr>
                            <w:i/>
                            <w:iCs/>
                            <w:sz w:val="20"/>
                            <w:szCs w:val="20"/>
                            <w:lang w:val="es-419" w:eastAsia="es-419"/>
                          </w:rPr>
                          <w:t>Generador de los grafos conceptuales a partir del texto en español</w:t>
                        </w:r>
                        <w:r w:rsidRPr="008D07D0">
                          <w:rPr>
                            <w:sz w:val="20"/>
                            <w:szCs w:val="20"/>
                            <w:lang w:val="es-419" w:eastAsia="es-419"/>
                          </w:rPr>
                          <w:t xml:space="preserve"> </w:t>
                        </w:r>
                        <w:r w:rsidRPr="008D07D0">
                          <w:rPr>
                            <w:i/>
                            <w:iCs/>
                            <w:sz w:val="20"/>
                            <w:szCs w:val="20"/>
                            <w:lang w:val="es-419" w:eastAsia="es-419"/>
                          </w:rPr>
                          <w:t>(p. 40)</w:t>
                        </w:r>
                        <w:r>
                          <w:rPr>
                            <w:i/>
                            <w:iCs/>
                            <w:sz w:val="20"/>
                            <w:szCs w:val="20"/>
                            <w:lang w:val="es-419" w:eastAsia="es-419"/>
                          </w:rPr>
                          <w:t xml:space="preserve"> </w:t>
                        </w:r>
                        <w:r>
                          <w:rPr>
                            <w:sz w:val="20"/>
                            <w:szCs w:val="20"/>
                            <w:lang w:val="es-419" w:eastAsia="es-419"/>
                          </w:rPr>
                          <w:t>[Diagrama de flujo]</w:t>
                        </w:r>
                        <w:r w:rsidRPr="008D07D0">
                          <w:rPr>
                            <w:sz w:val="20"/>
                            <w:szCs w:val="20"/>
                            <w:lang w:val="es-419" w:eastAsia="es-419"/>
                          </w:rPr>
                          <w:t>, por Hernández Cruz, 2007, (https://bit.ly/3fPTto4).</w:t>
                        </w:r>
                      </w:p>
                      <w:p w14:paraId="3B78F91F" w14:textId="57DFFAE1" w:rsidR="00F367BC" w:rsidRPr="005C24F7" w:rsidRDefault="00F367BC" w:rsidP="005C24F7">
                        <w:pPr>
                          <w:pStyle w:val="Descripcin"/>
                          <w:spacing w:line="480" w:lineRule="auto"/>
                          <w:ind w:firstLine="0"/>
                          <w:rPr>
                            <w:rFonts w:cs="Arial"/>
                            <w:i w:val="0"/>
                            <w:iCs w:val="0"/>
                            <w:noProof/>
                            <w:color w:val="auto"/>
                            <w:sz w:val="20"/>
                            <w:szCs w:val="20"/>
                            <w:lang w:val="es-419"/>
                          </w:rPr>
                        </w:pPr>
                      </w:p>
                    </w:txbxContent>
                  </v:textbox>
                </v:shape>
                <w10:wrap type="topAndBottom" anchorx="page" anchory="margin"/>
              </v:group>
            </w:pict>
          </mc:Fallback>
        </mc:AlternateContent>
      </w:r>
      <w:r w:rsidR="0050118C">
        <w:rPr>
          <w:rFonts w:cs="Arial"/>
        </w:rPr>
        <w:t>En la figura 4 s</w:t>
      </w:r>
      <w:r w:rsidR="006D6D16">
        <w:rPr>
          <w:rFonts w:cs="Arial"/>
        </w:rPr>
        <w:t>e muestra un esquema general que se lleva a cabo en tareas de minería de texto.</w:t>
      </w:r>
    </w:p>
    <w:p w14:paraId="6D50A1D5" w14:textId="47BE9EEF" w:rsidR="00E96C45" w:rsidRDefault="00E96C45" w:rsidP="00576D4A">
      <w:pPr>
        <w:ind w:firstLine="0"/>
        <w:rPr>
          <w:rFonts w:cs="Arial"/>
        </w:rPr>
      </w:pPr>
    </w:p>
    <w:p w14:paraId="79698046" w14:textId="1D62C050" w:rsidR="005A5431" w:rsidRDefault="00E357BD" w:rsidP="00701A0E">
      <w:pPr>
        <w:ind w:firstLine="0"/>
        <w:rPr>
          <w:rFonts w:cs="Arial"/>
        </w:rPr>
      </w:pPr>
      <w:r>
        <w:rPr>
          <w:rFonts w:cs="Arial"/>
        </w:rPr>
        <w:t xml:space="preserve">De la misma forma </w:t>
      </w:r>
      <w:r w:rsidR="00A40FA1">
        <w:rPr>
          <w:rFonts w:cs="Arial"/>
        </w:rPr>
        <w:fldChar w:fldCharType="begin" w:fldLock="1"/>
      </w:r>
      <w:r w:rsidR="003E10CC">
        <w:rPr>
          <w:rFonts w:cs="Arial"/>
        </w:rPr>
        <w:instrText>ADDIN CSL_CITATION {"citationItems":[{"id":"ITEM-1","itemData":{"DOI":"10.1007/978-1-4614-3223-4","ISBN":"9781461432234","author":[{"dropping-particle":"","family":"Hu","given":"Xia","non-dropping-particle":"","parse-names":false,"suffix":""},{"dropping-particle":"","family":"Liu","given":"Huan","non-dropping-particle":"","parse-names":false,"suffix":""}],"edition":"1.ª ed.","editor":[{"dropping-particle":"","family":"Aggarwal","given":"Charu C.","non-dropping-particle":"","parse-names":false,"suffix":""},{"dropping-particle":"","family":"Zhai","given":"ChengXiang","non-dropping-particle":"","parse-names":false,"suffix":""}],"id":"ITEM-1","issued":{"date-parts":[["2012"]]},"number-of-pages":"526","publisher":"Springer-Verlag New York","title":"Mining Text Data","type":"book"},"uris":["http://www.mendeley.com/documents/?uuid=5dc641fe-7715-4d7d-81df-ae14e57f46c0"]}],"mendeley":{"formattedCitation":"(Hu &amp; Liu, 2012)","manualFormatting":"Hu &amp; Liu (2012)","plainTextFormattedCitation":"(Hu &amp; Liu, 2012)","previouslyFormattedCitation":"(Hu &amp; Liu, 2012)"},"properties":{"noteIndex":0},"schema":"https://github.com/citation-style-language/schema/raw/master/csl-citation.json"}</w:instrText>
      </w:r>
      <w:r w:rsidR="00A40FA1">
        <w:rPr>
          <w:rFonts w:cs="Arial"/>
        </w:rPr>
        <w:fldChar w:fldCharType="separate"/>
      </w:r>
      <w:r w:rsidR="00A40FA1" w:rsidRPr="00A40FA1">
        <w:rPr>
          <w:rFonts w:cs="Arial"/>
          <w:noProof/>
        </w:rPr>
        <w:t xml:space="preserve">Hu &amp; Liu </w:t>
      </w:r>
      <w:r w:rsidR="00A40FA1">
        <w:rPr>
          <w:rFonts w:cs="Arial"/>
          <w:noProof/>
        </w:rPr>
        <w:t>(</w:t>
      </w:r>
      <w:r w:rsidR="00A40FA1" w:rsidRPr="00A40FA1">
        <w:rPr>
          <w:rFonts w:cs="Arial"/>
          <w:noProof/>
        </w:rPr>
        <w:t>2012)</w:t>
      </w:r>
      <w:r w:rsidR="00A40FA1">
        <w:rPr>
          <w:rFonts w:cs="Arial"/>
        </w:rPr>
        <w:fldChar w:fldCharType="end"/>
      </w:r>
      <w:r w:rsidR="00A40FA1">
        <w:rPr>
          <w:rFonts w:cs="Arial"/>
        </w:rPr>
        <w:t xml:space="preserve"> </w:t>
      </w:r>
      <w:r w:rsidR="0073794A">
        <w:rPr>
          <w:rFonts w:cs="Arial"/>
        </w:rPr>
        <w:t xml:space="preserve">en </w:t>
      </w:r>
      <w:r w:rsidR="00280C3A">
        <w:rPr>
          <w:rFonts w:cs="Arial"/>
        </w:rPr>
        <w:t>el</w:t>
      </w:r>
      <w:r w:rsidR="0073794A">
        <w:rPr>
          <w:rFonts w:cs="Arial"/>
        </w:rPr>
        <w:t xml:space="preserve"> art</w:t>
      </w:r>
      <w:r w:rsidR="006D5985">
        <w:rPr>
          <w:rFonts w:cs="Arial"/>
        </w:rPr>
        <w:t>ículo “</w:t>
      </w:r>
      <w:r w:rsidR="0093661E">
        <w:rPr>
          <w:rFonts w:cs="Arial"/>
        </w:rPr>
        <w:t xml:space="preserve">Text </w:t>
      </w:r>
      <w:proofErr w:type="spellStart"/>
      <w:r w:rsidR="0093661E" w:rsidRPr="001D0756">
        <w:rPr>
          <w:rFonts w:cs="Arial"/>
        </w:rPr>
        <w:t>analytic</w:t>
      </w:r>
      <w:r w:rsidR="00D74768" w:rsidRPr="001D0756">
        <w:rPr>
          <w:rFonts w:cs="Arial"/>
        </w:rPr>
        <w:t>s</w:t>
      </w:r>
      <w:proofErr w:type="spellEnd"/>
      <w:r w:rsidR="00D74768">
        <w:rPr>
          <w:rFonts w:cs="Arial"/>
        </w:rPr>
        <w:t xml:space="preserve"> in</w:t>
      </w:r>
      <w:r w:rsidR="00A11DC9">
        <w:rPr>
          <w:rFonts w:cs="Arial"/>
        </w:rPr>
        <w:t xml:space="preserve"> </w:t>
      </w:r>
      <w:r w:rsidR="00D74768">
        <w:rPr>
          <w:rFonts w:cs="Arial"/>
        </w:rPr>
        <w:t>social media</w:t>
      </w:r>
      <w:r w:rsidR="006D5985">
        <w:rPr>
          <w:rFonts w:cs="Arial"/>
        </w:rPr>
        <w:t>”</w:t>
      </w:r>
      <w:r w:rsidR="007B3004">
        <w:rPr>
          <w:rFonts w:cs="Arial"/>
        </w:rPr>
        <w:t xml:space="preserve"> habla</w:t>
      </w:r>
      <w:r w:rsidR="00E27BA3">
        <w:rPr>
          <w:rFonts w:cs="Arial"/>
        </w:rPr>
        <w:t>n</w:t>
      </w:r>
      <w:r w:rsidR="007B3004">
        <w:rPr>
          <w:rFonts w:cs="Arial"/>
        </w:rPr>
        <w:t xml:space="preserve"> de un </w:t>
      </w:r>
      <w:proofErr w:type="spellStart"/>
      <w:r w:rsidR="002D3099" w:rsidRPr="001D0756">
        <w:rPr>
          <w:rFonts w:cs="Arial"/>
        </w:rPr>
        <w:t>framework</w:t>
      </w:r>
      <w:proofErr w:type="spellEnd"/>
      <w:r w:rsidR="007B3004">
        <w:rPr>
          <w:rFonts w:cs="Arial"/>
        </w:rPr>
        <w:t xml:space="preserve"> tradicional para el análisis</w:t>
      </w:r>
      <w:r w:rsidR="00BD7D5C">
        <w:rPr>
          <w:rFonts w:cs="Arial"/>
        </w:rPr>
        <w:t xml:space="preserve"> de texto:</w:t>
      </w:r>
    </w:p>
    <w:p w14:paraId="513CB9B5" w14:textId="77777777" w:rsidR="00E96C45" w:rsidRDefault="00E96C45" w:rsidP="00576D4A">
      <w:pPr>
        <w:ind w:firstLine="708"/>
        <w:rPr>
          <w:rFonts w:cs="Arial"/>
        </w:rPr>
      </w:pPr>
      <w:r>
        <w:rPr>
          <w:rFonts w:cs="Arial"/>
          <w:noProof/>
        </w:rPr>
        <w:lastRenderedPageBreak/>
        <mc:AlternateContent>
          <mc:Choice Requires="wpg">
            <w:drawing>
              <wp:anchor distT="0" distB="0" distL="114300" distR="114300" simplePos="0" relativeHeight="251720719" behindDoc="0" locked="0" layoutInCell="1" allowOverlap="1" wp14:anchorId="30D1643C" wp14:editId="47C57B58">
                <wp:simplePos x="1009650" y="990600"/>
                <wp:positionH relativeFrom="page">
                  <wp:align>center</wp:align>
                </wp:positionH>
                <wp:positionV relativeFrom="page">
                  <wp:posOffset>986609</wp:posOffset>
                </wp:positionV>
                <wp:extent cx="5640705" cy="3275965"/>
                <wp:effectExtent l="19050" t="0" r="0" b="635"/>
                <wp:wrapTopAndBottom/>
                <wp:docPr id="122" name="Grupo 122"/>
                <wp:cNvGraphicFramePr/>
                <a:graphic xmlns:a="http://schemas.openxmlformats.org/drawingml/2006/main">
                  <a:graphicData uri="http://schemas.microsoft.com/office/word/2010/wordprocessingGroup">
                    <wpg:wgp>
                      <wpg:cNvGrpSpPr/>
                      <wpg:grpSpPr>
                        <a:xfrm>
                          <a:off x="0" y="0"/>
                          <a:ext cx="5641200" cy="3276000"/>
                          <a:chOff x="0" y="0"/>
                          <a:chExt cx="5642821" cy="3277235"/>
                        </a:xfrm>
                      </wpg:grpSpPr>
                      <wpg:grpSp>
                        <wpg:cNvPr id="120" name="Grupo 120"/>
                        <wpg:cNvGrpSpPr/>
                        <wpg:grpSpPr>
                          <a:xfrm>
                            <a:off x="0" y="558800"/>
                            <a:ext cx="5577204" cy="2718435"/>
                            <a:chOff x="0" y="575734"/>
                            <a:chExt cx="5577415" cy="2718935"/>
                          </a:xfrm>
                        </wpg:grpSpPr>
                        <wps:wsp>
                          <wps:cNvPr id="46" name="Cuadro de texto 46"/>
                          <wps:cNvSpPr txBox="1"/>
                          <wps:spPr>
                            <a:xfrm>
                              <a:off x="65616" y="2836334"/>
                              <a:ext cx="5511799" cy="458335"/>
                            </a:xfrm>
                            <a:prstGeom prst="rect">
                              <a:avLst/>
                            </a:prstGeom>
                            <a:solidFill>
                              <a:prstClr val="white"/>
                            </a:solidFill>
                            <a:ln>
                              <a:noFill/>
                            </a:ln>
                          </wps:spPr>
                          <wps:txbx>
                            <w:txbxContent>
                              <w:p w14:paraId="610576F5" w14:textId="733AB3B0" w:rsidR="00F367BC" w:rsidRPr="00CB1C9F" w:rsidRDefault="00F367BC" w:rsidP="000046C5">
                                <w:pPr>
                                  <w:ind w:firstLine="0"/>
                                  <w:rPr>
                                    <w:sz w:val="20"/>
                                    <w:szCs w:val="20"/>
                                    <w:lang w:eastAsia="es-419"/>
                                  </w:rPr>
                                </w:pPr>
                                <w:r w:rsidRPr="00F45D0B">
                                  <w:rPr>
                                    <w:i/>
                                    <w:iCs/>
                                    <w:sz w:val="20"/>
                                    <w:szCs w:val="20"/>
                                    <w:lang w:eastAsia="es-419"/>
                                  </w:rPr>
                                  <w:t xml:space="preserve">Nota. </w:t>
                                </w:r>
                                <w:r w:rsidRPr="00E27BA3">
                                  <w:rPr>
                                    <w:sz w:val="20"/>
                                    <w:szCs w:val="20"/>
                                    <w:lang w:eastAsia="es-419"/>
                                  </w:rPr>
                                  <w:t>Adapta</w:t>
                                </w:r>
                                <w:r>
                                  <w:rPr>
                                    <w:sz w:val="20"/>
                                    <w:szCs w:val="20"/>
                                    <w:lang w:eastAsia="es-419"/>
                                  </w:rPr>
                                  <w:t>da</w:t>
                                </w:r>
                                <w:r w:rsidRPr="00E27BA3">
                                  <w:rPr>
                                    <w:sz w:val="20"/>
                                    <w:szCs w:val="20"/>
                                    <w:lang w:eastAsia="es-419"/>
                                  </w:rPr>
                                  <w:t xml:space="preserve"> de </w:t>
                                </w:r>
                                <w:r w:rsidRPr="001D0756">
                                  <w:rPr>
                                    <w:i/>
                                    <w:iCs/>
                                    <w:sz w:val="20"/>
                                    <w:szCs w:val="20"/>
                                    <w:lang w:eastAsia="es-419"/>
                                  </w:rPr>
                                  <w:t>Mining</w:t>
                                </w:r>
                                <w:r w:rsidRPr="00E27BA3">
                                  <w:rPr>
                                    <w:i/>
                                    <w:iCs/>
                                    <w:sz w:val="20"/>
                                    <w:szCs w:val="20"/>
                                    <w:lang w:eastAsia="es-419"/>
                                  </w:rPr>
                                  <w:t xml:space="preserve"> Text Data (p.389)</w:t>
                                </w:r>
                                <w:r>
                                  <w:rPr>
                                    <w:i/>
                                    <w:iCs/>
                                    <w:sz w:val="20"/>
                                    <w:szCs w:val="20"/>
                                    <w:lang w:eastAsia="es-419"/>
                                  </w:rPr>
                                  <w:t xml:space="preserve"> </w:t>
                                </w:r>
                                <w:r>
                                  <w:rPr>
                                    <w:sz w:val="20"/>
                                    <w:szCs w:val="20"/>
                                    <w:lang w:eastAsia="es-419"/>
                                  </w:rPr>
                                  <w:t>[Diagrama de flujo]</w:t>
                                </w:r>
                                <w:r w:rsidRPr="00E27BA3">
                                  <w:rPr>
                                    <w:i/>
                                    <w:iCs/>
                                    <w:sz w:val="20"/>
                                    <w:szCs w:val="20"/>
                                    <w:lang w:eastAsia="es-419"/>
                                  </w:rPr>
                                  <w:t>,</w:t>
                                </w:r>
                                <w:r>
                                  <w:rPr>
                                    <w:i/>
                                    <w:iCs/>
                                    <w:sz w:val="20"/>
                                    <w:szCs w:val="20"/>
                                    <w:lang w:eastAsia="es-419"/>
                                  </w:rPr>
                                  <w:t xml:space="preserve"> </w:t>
                                </w:r>
                                <w:r w:rsidRPr="00E27BA3">
                                  <w:rPr>
                                    <w:sz w:val="20"/>
                                    <w:szCs w:val="20"/>
                                    <w:lang w:eastAsia="es-419"/>
                                  </w:rPr>
                                  <w:t>por Hu &amp; Liu, 2012, (https://doi.org/10.1007/978-1-4614-3223-4).</w:t>
                                </w:r>
                                <w:r w:rsidRPr="00E27BA3">
                                  <w:rPr>
                                    <w:sz w:val="20"/>
                                    <w:szCs w:val="20"/>
                                  </w:rPr>
                                  <w:t xml:space="preserve"> </w:t>
                                </w:r>
                                <w:r w:rsidRPr="00CB1C9F">
                                  <w:rPr>
                                    <w:sz w:val="20"/>
                                    <w:szCs w:val="20"/>
                                    <w:lang w:eastAsia="es-419"/>
                                  </w:rPr>
                                  <w:t>Springer Science+Business Media, LLC.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18" name="Grupo 118"/>
                          <wpg:cNvGrpSpPr/>
                          <wpg:grpSpPr>
                            <a:xfrm>
                              <a:off x="0" y="575734"/>
                              <a:ext cx="5533545" cy="2112818"/>
                              <a:chOff x="0" y="0"/>
                              <a:chExt cx="5533545" cy="2112818"/>
                            </a:xfrm>
                          </wpg:grpSpPr>
                          <wps:wsp>
                            <wps:cNvPr id="95" name="Conector recto 95"/>
                            <wps:cNvCnPr/>
                            <wps:spPr>
                              <a:xfrm>
                                <a:off x="64078" y="0"/>
                                <a:ext cx="5469467" cy="0"/>
                              </a:xfrm>
                              <a:prstGeom prst="line">
                                <a:avLst/>
                              </a:prstGeom>
                              <a:ln w="222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00" name="Conector recto 100"/>
                            <wps:cNvCnPr/>
                            <wps:spPr>
                              <a:xfrm>
                                <a:off x="64078" y="2112818"/>
                                <a:ext cx="5469467" cy="0"/>
                              </a:xfrm>
                              <a:prstGeom prst="line">
                                <a:avLst/>
                              </a:prstGeom>
                              <a:ln w="222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01" name="Rectángulo 101"/>
                            <wps:cNvSpPr/>
                            <wps:spPr>
                              <a:xfrm>
                                <a:off x="202623" y="256309"/>
                                <a:ext cx="879475" cy="234950"/>
                              </a:xfrm>
                              <a:prstGeom prst="rect">
                                <a:avLst/>
                              </a:prstGeom>
                              <a:ln w="3175">
                                <a:solidFill>
                                  <a:schemeClr val="bg1"/>
                                </a:solidFill>
                              </a:ln>
                            </wps:spPr>
                            <wps:style>
                              <a:lnRef idx="2">
                                <a:schemeClr val="dk1"/>
                              </a:lnRef>
                              <a:fillRef idx="1">
                                <a:schemeClr val="lt1"/>
                              </a:fillRef>
                              <a:effectRef idx="0">
                                <a:schemeClr val="dk1"/>
                              </a:effectRef>
                              <a:fontRef idx="minor">
                                <a:schemeClr val="dk1"/>
                              </a:fontRef>
                            </wps:style>
                            <wps:txbx>
                              <w:txbxContent>
                                <w:p w14:paraId="28A4E455" w14:textId="1412FEE6" w:rsidR="00F367BC" w:rsidRPr="00A970FF" w:rsidRDefault="00F367BC" w:rsidP="00A970FF">
                                  <w:pPr>
                                    <w:ind w:firstLine="0"/>
                                    <w:jc w:val="center"/>
                                    <w:rPr>
                                      <w:sz w:val="20"/>
                                      <w:szCs w:val="20"/>
                                    </w:rPr>
                                  </w:pPr>
                                  <w:r w:rsidRPr="00A970FF">
                                    <w:rPr>
                                      <w:sz w:val="20"/>
                                      <w:szCs w:val="20"/>
                                    </w:rPr>
                                    <w:t>Text Corpus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ángulo 106"/>
                            <wps:cNvSpPr/>
                            <wps:spPr>
                              <a:xfrm>
                                <a:off x="1407845" y="720421"/>
                                <a:ext cx="1073727" cy="983686"/>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3CD2520" w14:textId="26FC5C5C" w:rsidR="00F367BC" w:rsidRPr="00A970FF" w:rsidRDefault="00F367BC" w:rsidP="0005557F">
                                  <w:pPr>
                                    <w:spacing w:line="360" w:lineRule="auto"/>
                                    <w:ind w:firstLine="0"/>
                                    <w:jc w:val="center"/>
                                    <w:rPr>
                                      <w:sz w:val="20"/>
                                      <w:szCs w:val="20"/>
                                      <w:lang w:val="en-US"/>
                                    </w:rPr>
                                  </w:pPr>
                                  <w:r w:rsidRPr="00A970FF">
                                    <w:rPr>
                                      <w:sz w:val="20"/>
                                      <w:szCs w:val="20"/>
                                      <w:lang w:val="en-US"/>
                                    </w:rPr>
                                    <w:t>Stop Words Removal</w:t>
                                  </w:r>
                                </w:p>
                                <w:p w14:paraId="3A6FF3FD" w14:textId="4394937F" w:rsidR="00F367BC" w:rsidRPr="00A970FF" w:rsidRDefault="00F367BC" w:rsidP="0005557F">
                                  <w:pPr>
                                    <w:spacing w:line="360" w:lineRule="auto"/>
                                    <w:ind w:firstLine="0"/>
                                    <w:jc w:val="center"/>
                                    <w:rPr>
                                      <w:sz w:val="20"/>
                                      <w:szCs w:val="20"/>
                                      <w:lang w:val="en-US"/>
                                    </w:rPr>
                                  </w:pPr>
                                  <w:r w:rsidRPr="00A970FF">
                                    <w:rPr>
                                      <w:sz w:val="20"/>
                                      <w:szCs w:val="20"/>
                                      <w:lang w:val="en-US"/>
                                    </w:rPr>
                                    <w:t>Stemming</w:t>
                                  </w:r>
                                </w:p>
                                <w:p w14:paraId="35EB4501" w14:textId="7E2DE780" w:rsidR="00F367BC" w:rsidRPr="00A970FF" w:rsidRDefault="00F367BC" w:rsidP="0005557F">
                                  <w:pPr>
                                    <w:spacing w:line="360" w:lineRule="auto"/>
                                    <w:ind w:firstLine="0"/>
                                    <w:jc w:val="center"/>
                                    <w:rPr>
                                      <w:sz w:val="20"/>
                                      <w:szCs w:val="20"/>
                                      <w:lang w:val="en-US"/>
                                    </w:rPr>
                                  </w:pPr>
                                  <w:r w:rsidRPr="00A970FF">
                                    <w:rPr>
                                      <w:sz w:val="20"/>
                                      <w:szCs w:val="20"/>
                                      <w:lang w:val="en-US"/>
                                    </w:rPr>
                                    <w:t>Tokenization</w:t>
                                  </w:r>
                                </w:p>
                                <w:p w14:paraId="7F02BC3D" w14:textId="77777777" w:rsidR="00F367BC" w:rsidRPr="00A970FF" w:rsidRDefault="00F367BC" w:rsidP="00B701D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Nube 109"/>
                            <wps:cNvSpPr/>
                            <wps:spPr>
                              <a:xfrm>
                                <a:off x="0" y="720436"/>
                                <a:ext cx="1166726" cy="1067244"/>
                              </a:xfrm>
                              <a:prstGeom prst="cloud">
                                <a:avLst/>
                              </a:prstGeom>
                              <a:ln w="3175"/>
                            </wps:spPr>
                            <wps:style>
                              <a:lnRef idx="2">
                                <a:schemeClr val="dk1"/>
                              </a:lnRef>
                              <a:fillRef idx="1">
                                <a:schemeClr val="lt1"/>
                              </a:fillRef>
                              <a:effectRef idx="0">
                                <a:schemeClr val="dk1"/>
                              </a:effectRef>
                              <a:fontRef idx="minor">
                                <a:schemeClr val="dk1"/>
                              </a:fontRef>
                            </wps:style>
                            <wps:txbx>
                              <w:txbxContent>
                                <w:p w14:paraId="7755F7D2" w14:textId="5485B183" w:rsidR="00F367BC" w:rsidRPr="00820FCC" w:rsidRDefault="00F367BC" w:rsidP="0005557F">
                                  <w:pPr>
                                    <w:spacing w:line="360" w:lineRule="auto"/>
                                    <w:ind w:firstLine="0"/>
                                    <w:jc w:val="center"/>
                                    <w:rPr>
                                      <w:sz w:val="20"/>
                                      <w:szCs w:val="20"/>
                                    </w:rPr>
                                  </w:pPr>
                                  <w:r w:rsidRPr="00820FCC">
                                    <w:rPr>
                                      <w:sz w:val="20"/>
                                      <w:szCs w:val="20"/>
                                    </w:rPr>
                                    <w:t>Twitter</w:t>
                                  </w:r>
                                </w:p>
                                <w:p w14:paraId="27F7DA0A" w14:textId="291B361C" w:rsidR="00F367BC" w:rsidRPr="00820FCC" w:rsidRDefault="00F367BC" w:rsidP="0005557F">
                                  <w:pPr>
                                    <w:spacing w:line="360" w:lineRule="auto"/>
                                    <w:ind w:firstLine="0"/>
                                    <w:jc w:val="center"/>
                                    <w:rPr>
                                      <w:sz w:val="20"/>
                                      <w:szCs w:val="20"/>
                                    </w:rPr>
                                  </w:pPr>
                                  <w:r w:rsidRPr="00820FCC">
                                    <w:rPr>
                                      <w:sz w:val="20"/>
                                      <w:szCs w:val="20"/>
                                    </w:rPr>
                                    <w:t>Facebook</w:t>
                                  </w:r>
                                </w:p>
                                <w:p w14:paraId="13F79E7A" w14:textId="34A910F1" w:rsidR="00F367BC" w:rsidRPr="00820FCC" w:rsidRDefault="00F367BC" w:rsidP="0005557F">
                                  <w:pPr>
                                    <w:spacing w:line="360" w:lineRule="auto"/>
                                    <w:ind w:firstLine="0"/>
                                    <w:jc w:val="center"/>
                                    <w:rPr>
                                      <w:sz w:val="20"/>
                                      <w:szCs w:val="20"/>
                                    </w:rPr>
                                  </w:pPr>
                                  <w:r w:rsidRPr="00820FCC">
                                    <w:rPr>
                                      <w:sz w:val="20"/>
                                      <w:szCs w:val="20"/>
                                    </w:rPr>
                                    <w:t>Blogger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ángulo 110"/>
                            <wps:cNvSpPr/>
                            <wps:spPr>
                              <a:xfrm>
                                <a:off x="1297132" y="256309"/>
                                <a:ext cx="1232766" cy="235527"/>
                              </a:xfrm>
                              <a:prstGeom prst="rect">
                                <a:avLst/>
                              </a:prstGeom>
                              <a:ln w="3175">
                                <a:solidFill>
                                  <a:schemeClr val="bg1"/>
                                </a:solidFill>
                              </a:ln>
                            </wps:spPr>
                            <wps:style>
                              <a:lnRef idx="2">
                                <a:schemeClr val="dk1"/>
                              </a:lnRef>
                              <a:fillRef idx="1">
                                <a:schemeClr val="lt1"/>
                              </a:fillRef>
                              <a:effectRef idx="0">
                                <a:schemeClr val="dk1"/>
                              </a:effectRef>
                              <a:fontRef idx="minor">
                                <a:schemeClr val="dk1"/>
                              </a:fontRef>
                            </wps:style>
                            <wps:txbx>
                              <w:txbxContent>
                                <w:p w14:paraId="4E0A074B" w14:textId="00C070C7" w:rsidR="00F367BC" w:rsidRPr="00A970FF" w:rsidRDefault="00F367BC" w:rsidP="00A970FF">
                                  <w:pPr>
                                    <w:ind w:firstLine="0"/>
                                    <w:jc w:val="center"/>
                                    <w:rPr>
                                      <w:sz w:val="20"/>
                                      <w:szCs w:val="20"/>
                                    </w:rPr>
                                  </w:pPr>
                                  <w:r>
                                    <w:rPr>
                                      <w:sz w:val="20"/>
                                      <w:szCs w:val="20"/>
                                    </w:rPr>
                                    <w:t>Preprocesamiento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ángulo 111"/>
                            <wps:cNvSpPr/>
                            <wps:spPr>
                              <a:xfrm>
                                <a:off x="2613314" y="256309"/>
                                <a:ext cx="1232535" cy="234950"/>
                              </a:xfrm>
                              <a:prstGeom prst="rect">
                                <a:avLst/>
                              </a:prstGeom>
                              <a:ln w="3175">
                                <a:solidFill>
                                  <a:schemeClr val="bg1"/>
                                </a:solidFill>
                              </a:ln>
                            </wps:spPr>
                            <wps:style>
                              <a:lnRef idx="2">
                                <a:schemeClr val="dk1"/>
                              </a:lnRef>
                              <a:fillRef idx="1">
                                <a:schemeClr val="lt1"/>
                              </a:fillRef>
                              <a:effectRef idx="0">
                                <a:schemeClr val="dk1"/>
                              </a:effectRef>
                              <a:fontRef idx="minor">
                                <a:schemeClr val="dk1"/>
                              </a:fontRef>
                            </wps:style>
                            <wps:txbx>
                              <w:txbxContent>
                                <w:p w14:paraId="7C129A46" w14:textId="6A37D396" w:rsidR="00F367BC" w:rsidRPr="00A970FF" w:rsidRDefault="00F367BC" w:rsidP="00A970FF">
                                  <w:pPr>
                                    <w:ind w:firstLine="0"/>
                                    <w:jc w:val="center"/>
                                    <w:rPr>
                                      <w:sz w:val="20"/>
                                      <w:szCs w:val="20"/>
                                    </w:rPr>
                                  </w:pPr>
                                  <w:r>
                                    <w:rPr>
                                      <w:sz w:val="20"/>
                                      <w:szCs w:val="20"/>
                                    </w:rPr>
                                    <w:t>Representación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ángulo 112"/>
                            <wps:cNvSpPr/>
                            <wps:spPr>
                              <a:xfrm>
                                <a:off x="4040332" y="207818"/>
                                <a:ext cx="1330036" cy="408709"/>
                              </a:xfrm>
                              <a:prstGeom prst="rect">
                                <a:avLst/>
                              </a:prstGeom>
                              <a:ln w="3175">
                                <a:solidFill>
                                  <a:schemeClr val="bg1"/>
                                </a:solidFill>
                              </a:ln>
                            </wps:spPr>
                            <wps:style>
                              <a:lnRef idx="2">
                                <a:schemeClr val="dk1"/>
                              </a:lnRef>
                              <a:fillRef idx="1">
                                <a:schemeClr val="lt1"/>
                              </a:fillRef>
                              <a:effectRef idx="0">
                                <a:schemeClr val="dk1"/>
                              </a:effectRef>
                              <a:fontRef idx="minor">
                                <a:schemeClr val="dk1"/>
                              </a:fontRef>
                            </wps:style>
                            <wps:txbx>
                              <w:txbxContent>
                                <w:p w14:paraId="4300C8E7" w14:textId="0ADA71B6" w:rsidR="00F367BC" w:rsidRPr="00A970FF" w:rsidRDefault="00F367BC" w:rsidP="00A970FF">
                                  <w:pPr>
                                    <w:ind w:firstLine="0"/>
                                    <w:jc w:val="center"/>
                                    <w:rPr>
                                      <w:sz w:val="20"/>
                                      <w:szCs w:val="20"/>
                                    </w:rPr>
                                  </w:pPr>
                                  <w:r>
                                    <w:rPr>
                                      <w:sz w:val="20"/>
                                      <w:szCs w:val="20"/>
                                    </w:rPr>
                                    <w:t>Descubrimiento de conocimiento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tángulo 113"/>
                            <wps:cNvSpPr/>
                            <wps:spPr>
                              <a:xfrm>
                                <a:off x="2710296" y="727364"/>
                                <a:ext cx="1073150" cy="68580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9A3F3D7" w14:textId="256B8045" w:rsidR="00F367BC" w:rsidRPr="00A970FF" w:rsidRDefault="00F367BC" w:rsidP="0005557F">
                                  <w:pPr>
                                    <w:spacing w:line="360" w:lineRule="auto"/>
                                    <w:ind w:firstLine="0"/>
                                    <w:jc w:val="center"/>
                                    <w:rPr>
                                      <w:sz w:val="20"/>
                                      <w:szCs w:val="20"/>
                                      <w:lang w:val="en-US"/>
                                    </w:rPr>
                                  </w:pPr>
                                  <w:r>
                                    <w:rPr>
                                      <w:sz w:val="20"/>
                                      <w:szCs w:val="20"/>
                                      <w:lang w:val="en-US"/>
                                    </w:rPr>
                                    <w:t>Vector Space Model</w:t>
                                  </w:r>
                                </w:p>
                                <w:p w14:paraId="61CE58B8" w14:textId="306158AA" w:rsidR="00F367BC" w:rsidRPr="00A970FF" w:rsidRDefault="00F367BC" w:rsidP="0005557F">
                                  <w:pPr>
                                    <w:spacing w:line="360" w:lineRule="auto"/>
                                    <w:ind w:firstLine="0"/>
                                    <w:jc w:val="center"/>
                                    <w:rPr>
                                      <w:sz w:val="20"/>
                                      <w:szCs w:val="20"/>
                                      <w:lang w:val="en-US"/>
                                    </w:rPr>
                                  </w:pPr>
                                  <w:r>
                                    <w:rPr>
                                      <w:sz w:val="20"/>
                                      <w:szCs w:val="20"/>
                                      <w:lang w:val="en-US"/>
                                    </w:rPr>
                                    <w:t>Bag of words</w:t>
                                  </w:r>
                                </w:p>
                                <w:p w14:paraId="442E6DF9" w14:textId="1348F505" w:rsidR="00F367BC" w:rsidRPr="00A970FF" w:rsidRDefault="00F367BC" w:rsidP="00B701D9">
                                  <w:pPr>
                                    <w:spacing w:line="240" w:lineRule="auto"/>
                                    <w:ind w:firstLine="0"/>
                                    <w:jc w:val="center"/>
                                    <w:rPr>
                                      <w:sz w:val="20"/>
                                      <w:szCs w:val="20"/>
                                      <w:lang w:val="en-US"/>
                                    </w:rPr>
                                  </w:pPr>
                                </w:p>
                                <w:p w14:paraId="443DCF36" w14:textId="77777777" w:rsidR="00F367BC" w:rsidRPr="00A970FF" w:rsidRDefault="00F367BC" w:rsidP="00B701D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ángulo 114"/>
                            <wps:cNvSpPr/>
                            <wps:spPr>
                              <a:xfrm>
                                <a:off x="4026477" y="727364"/>
                                <a:ext cx="1451119" cy="1246909"/>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6C49065" w14:textId="4DD09AB5" w:rsidR="00F367BC" w:rsidRPr="000A30CF" w:rsidRDefault="00F367BC" w:rsidP="0005557F">
                                  <w:pPr>
                                    <w:spacing w:line="360" w:lineRule="auto"/>
                                    <w:ind w:firstLine="0"/>
                                    <w:jc w:val="center"/>
                                    <w:rPr>
                                      <w:sz w:val="20"/>
                                      <w:szCs w:val="20"/>
                                    </w:rPr>
                                  </w:pPr>
                                  <w:r w:rsidRPr="000A30CF">
                                    <w:rPr>
                                      <w:sz w:val="20"/>
                                      <w:szCs w:val="20"/>
                                    </w:rPr>
                                    <w:t>Clasificación</w:t>
                                  </w:r>
                                </w:p>
                                <w:p w14:paraId="56CBE9CB" w14:textId="3E9FAE83" w:rsidR="00F367BC" w:rsidRPr="000A30CF" w:rsidRDefault="00F367BC" w:rsidP="0005557F">
                                  <w:pPr>
                                    <w:spacing w:line="360" w:lineRule="auto"/>
                                    <w:ind w:firstLine="0"/>
                                    <w:jc w:val="center"/>
                                    <w:rPr>
                                      <w:sz w:val="20"/>
                                      <w:szCs w:val="20"/>
                                    </w:rPr>
                                  </w:pPr>
                                  <w:r w:rsidRPr="000A30CF">
                                    <w:rPr>
                                      <w:sz w:val="20"/>
                                      <w:szCs w:val="20"/>
                                    </w:rPr>
                                    <w:t>Agrupamiento</w:t>
                                  </w:r>
                                </w:p>
                                <w:p w14:paraId="0EF6A60B" w14:textId="62FC350E" w:rsidR="00F367BC" w:rsidRPr="000A30CF" w:rsidRDefault="00F367BC" w:rsidP="0005557F">
                                  <w:pPr>
                                    <w:spacing w:line="360" w:lineRule="auto"/>
                                    <w:ind w:firstLine="0"/>
                                    <w:jc w:val="center"/>
                                    <w:rPr>
                                      <w:sz w:val="20"/>
                                      <w:szCs w:val="20"/>
                                    </w:rPr>
                                  </w:pPr>
                                  <w:r w:rsidRPr="000A30CF">
                                    <w:rPr>
                                      <w:sz w:val="20"/>
                                      <w:szCs w:val="20"/>
                                    </w:rPr>
                                    <w:t>análisis de sentimientos</w:t>
                                  </w:r>
                                </w:p>
                                <w:p w14:paraId="14C63735" w14:textId="6F92A890" w:rsidR="00F367BC" w:rsidRPr="000A30CF" w:rsidRDefault="00F367BC" w:rsidP="0005557F">
                                  <w:pPr>
                                    <w:spacing w:line="360" w:lineRule="auto"/>
                                    <w:ind w:firstLine="0"/>
                                    <w:jc w:val="center"/>
                                  </w:pPr>
                                  <w:r w:rsidRPr="000A30CF">
                                    <w:rPr>
                                      <w:sz w:val="20"/>
                                      <w:szCs w:val="20"/>
                                    </w:rPr>
                                    <w:t>Detección de eventos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Conector recto de flecha 115"/>
                            <wps:cNvCnPr/>
                            <wps:spPr>
                              <a:xfrm>
                                <a:off x="1207078" y="1101436"/>
                                <a:ext cx="2008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Conector recto de flecha 116"/>
                            <wps:cNvCnPr/>
                            <wps:spPr>
                              <a:xfrm>
                                <a:off x="2509405" y="1080654"/>
                                <a:ext cx="2008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7" name="Conector recto de flecha 117"/>
                            <wps:cNvCnPr/>
                            <wps:spPr>
                              <a:xfrm>
                                <a:off x="3825587" y="1066800"/>
                                <a:ext cx="2008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121" name="Cuadro de texto 121"/>
                        <wps:cNvSpPr txBox="1"/>
                        <wps:spPr>
                          <a:xfrm>
                            <a:off x="65616" y="0"/>
                            <a:ext cx="5577205" cy="457200"/>
                          </a:xfrm>
                          <a:prstGeom prst="rect">
                            <a:avLst/>
                          </a:prstGeom>
                          <a:solidFill>
                            <a:prstClr val="white"/>
                          </a:solidFill>
                          <a:ln>
                            <a:noFill/>
                          </a:ln>
                        </wps:spPr>
                        <wps:txbx>
                          <w:txbxContent>
                            <w:p w14:paraId="7F30C1F9" w14:textId="26C7D43F" w:rsidR="00F367BC" w:rsidRPr="002D3099" w:rsidRDefault="00F367BC" w:rsidP="00DA65D4">
                              <w:pPr>
                                <w:pStyle w:val="Descripcin"/>
                                <w:spacing w:after="0" w:line="480" w:lineRule="auto"/>
                                <w:ind w:firstLine="0"/>
                                <w:jc w:val="left"/>
                                <w:rPr>
                                  <w:rFonts w:cs="Arial"/>
                                  <w:noProof/>
                                  <w:color w:val="auto"/>
                                  <w:sz w:val="20"/>
                                  <w:szCs w:val="20"/>
                                </w:rPr>
                              </w:pPr>
                              <w:bookmarkStart w:id="40" w:name="_Toc61912200"/>
                              <w:r w:rsidRPr="00EC298F">
                                <w:rPr>
                                  <w:b/>
                                  <w:bCs/>
                                  <w:i w:val="0"/>
                                  <w:iCs w:val="0"/>
                                  <w:color w:val="auto"/>
                                  <w:sz w:val="20"/>
                                  <w:szCs w:val="20"/>
                                </w:rPr>
                                <w:t xml:space="preserve">Figura </w:t>
                              </w:r>
                              <w:r w:rsidRPr="00EC298F">
                                <w:rPr>
                                  <w:b/>
                                  <w:bCs/>
                                  <w:i w:val="0"/>
                                  <w:iCs w:val="0"/>
                                  <w:color w:val="auto"/>
                                  <w:sz w:val="20"/>
                                  <w:szCs w:val="20"/>
                                </w:rPr>
                                <w:fldChar w:fldCharType="begin"/>
                              </w:r>
                              <w:r w:rsidRPr="00EC298F">
                                <w:rPr>
                                  <w:b/>
                                  <w:bCs/>
                                  <w:i w:val="0"/>
                                  <w:iCs w:val="0"/>
                                  <w:color w:val="auto"/>
                                  <w:sz w:val="20"/>
                                  <w:szCs w:val="20"/>
                                </w:rPr>
                                <w:instrText xml:space="preserve"> SEQ Figura \* ARABIC </w:instrText>
                              </w:r>
                              <w:r w:rsidRPr="00EC298F">
                                <w:rPr>
                                  <w:b/>
                                  <w:bCs/>
                                  <w:i w:val="0"/>
                                  <w:iCs w:val="0"/>
                                  <w:color w:val="auto"/>
                                  <w:sz w:val="20"/>
                                  <w:szCs w:val="20"/>
                                </w:rPr>
                                <w:fldChar w:fldCharType="separate"/>
                              </w:r>
                              <w:r>
                                <w:rPr>
                                  <w:b/>
                                  <w:bCs/>
                                  <w:i w:val="0"/>
                                  <w:iCs w:val="0"/>
                                  <w:noProof/>
                                  <w:color w:val="auto"/>
                                  <w:sz w:val="20"/>
                                  <w:szCs w:val="20"/>
                                </w:rPr>
                                <w:t>5</w:t>
                              </w:r>
                              <w:r w:rsidRPr="00EC298F">
                                <w:rPr>
                                  <w:b/>
                                  <w:bCs/>
                                  <w:i w:val="0"/>
                                  <w:iCs w:val="0"/>
                                  <w:color w:val="auto"/>
                                  <w:sz w:val="20"/>
                                  <w:szCs w:val="20"/>
                                </w:rPr>
                                <w:fldChar w:fldCharType="end"/>
                              </w:r>
                              <w:r w:rsidRPr="00EC298F">
                                <w:rPr>
                                  <w:b/>
                                  <w:bCs/>
                                  <w:i w:val="0"/>
                                  <w:iCs w:val="0"/>
                                  <w:color w:val="auto"/>
                                  <w:sz w:val="20"/>
                                  <w:szCs w:val="20"/>
                                </w:rPr>
                                <w:t>.</w:t>
                              </w:r>
                              <w:r>
                                <w:rPr>
                                  <w:b/>
                                  <w:bCs/>
                                  <w:i w:val="0"/>
                                  <w:iCs w:val="0"/>
                                  <w:color w:val="auto"/>
                                  <w:sz w:val="20"/>
                                  <w:szCs w:val="20"/>
                                </w:rPr>
                                <w:t xml:space="preserve"> </w:t>
                              </w:r>
                              <w:r>
                                <w:rPr>
                                  <w:b/>
                                  <w:bCs/>
                                  <w:i w:val="0"/>
                                  <w:iCs w:val="0"/>
                                  <w:color w:val="auto"/>
                                  <w:sz w:val="20"/>
                                  <w:szCs w:val="20"/>
                                </w:rPr>
                                <w:br/>
                              </w:r>
                              <w:r w:rsidRPr="002D3099">
                                <w:rPr>
                                  <w:color w:val="auto"/>
                                  <w:sz w:val="20"/>
                                  <w:szCs w:val="20"/>
                                </w:rPr>
                                <w:t>Framework tradicional para el análisis de texto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D1643C" id="Grupo 122" o:spid="_x0000_s1104" style="position:absolute;left:0;text-align:left;margin-left:0;margin-top:77.7pt;width:444.15pt;height:257.95pt;z-index:251720719;mso-position-horizontal:center;mso-position-horizontal-relative:page;mso-position-vertical-relative:page;mso-width-relative:margin;mso-height-relative:margin" coordsize="56428,3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">
                <v:group id="Grupo 120" o:spid="_x0000_s1105" style="position:absolute;top:5588;width:55772;height:27184" coordorigin=",5757" coordsize="55774,27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Cuadro de texto 46" o:spid="_x0000_s1106" type="#_x0000_t202" style="position:absolute;left:656;top:28363;width:55118;height:4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610576F5" w14:textId="733AB3B0" w:rsidR="00F367BC" w:rsidRPr="00CB1C9F" w:rsidRDefault="00F367BC" w:rsidP="000046C5">
                          <w:pPr>
                            <w:ind w:firstLine="0"/>
                            <w:rPr>
                              <w:sz w:val="20"/>
                              <w:szCs w:val="20"/>
                              <w:lang w:eastAsia="es-419"/>
                            </w:rPr>
                          </w:pPr>
                          <w:r w:rsidRPr="00F45D0B">
                            <w:rPr>
                              <w:i/>
                              <w:iCs/>
                              <w:sz w:val="20"/>
                              <w:szCs w:val="20"/>
                              <w:lang w:eastAsia="es-419"/>
                            </w:rPr>
                            <w:t xml:space="preserve">Nota. </w:t>
                          </w:r>
                          <w:r w:rsidRPr="00E27BA3">
                            <w:rPr>
                              <w:sz w:val="20"/>
                              <w:szCs w:val="20"/>
                              <w:lang w:eastAsia="es-419"/>
                            </w:rPr>
                            <w:t>Adapta</w:t>
                          </w:r>
                          <w:r>
                            <w:rPr>
                              <w:sz w:val="20"/>
                              <w:szCs w:val="20"/>
                              <w:lang w:eastAsia="es-419"/>
                            </w:rPr>
                            <w:t>da</w:t>
                          </w:r>
                          <w:r w:rsidRPr="00E27BA3">
                            <w:rPr>
                              <w:sz w:val="20"/>
                              <w:szCs w:val="20"/>
                              <w:lang w:eastAsia="es-419"/>
                            </w:rPr>
                            <w:t xml:space="preserve"> de </w:t>
                          </w:r>
                          <w:r w:rsidRPr="001D0756">
                            <w:rPr>
                              <w:i/>
                              <w:iCs/>
                              <w:sz w:val="20"/>
                              <w:szCs w:val="20"/>
                              <w:lang w:eastAsia="es-419"/>
                            </w:rPr>
                            <w:t>Mining</w:t>
                          </w:r>
                          <w:r w:rsidRPr="00E27BA3">
                            <w:rPr>
                              <w:i/>
                              <w:iCs/>
                              <w:sz w:val="20"/>
                              <w:szCs w:val="20"/>
                              <w:lang w:eastAsia="es-419"/>
                            </w:rPr>
                            <w:t xml:space="preserve"> Text Data (p.389)</w:t>
                          </w:r>
                          <w:r>
                            <w:rPr>
                              <w:i/>
                              <w:iCs/>
                              <w:sz w:val="20"/>
                              <w:szCs w:val="20"/>
                              <w:lang w:eastAsia="es-419"/>
                            </w:rPr>
                            <w:t xml:space="preserve"> </w:t>
                          </w:r>
                          <w:r>
                            <w:rPr>
                              <w:sz w:val="20"/>
                              <w:szCs w:val="20"/>
                              <w:lang w:eastAsia="es-419"/>
                            </w:rPr>
                            <w:t>[Diagrama de flujo]</w:t>
                          </w:r>
                          <w:r w:rsidRPr="00E27BA3">
                            <w:rPr>
                              <w:i/>
                              <w:iCs/>
                              <w:sz w:val="20"/>
                              <w:szCs w:val="20"/>
                              <w:lang w:eastAsia="es-419"/>
                            </w:rPr>
                            <w:t>,</w:t>
                          </w:r>
                          <w:r>
                            <w:rPr>
                              <w:i/>
                              <w:iCs/>
                              <w:sz w:val="20"/>
                              <w:szCs w:val="20"/>
                              <w:lang w:eastAsia="es-419"/>
                            </w:rPr>
                            <w:t xml:space="preserve"> </w:t>
                          </w:r>
                          <w:r w:rsidRPr="00E27BA3">
                            <w:rPr>
                              <w:sz w:val="20"/>
                              <w:szCs w:val="20"/>
                              <w:lang w:eastAsia="es-419"/>
                            </w:rPr>
                            <w:t>por Hu &amp; Liu, 2012, (https://doi.org/10.1007/978-1-4614-3223-4).</w:t>
                          </w:r>
                          <w:r w:rsidRPr="00E27BA3">
                            <w:rPr>
                              <w:sz w:val="20"/>
                              <w:szCs w:val="20"/>
                            </w:rPr>
                            <w:t xml:space="preserve"> </w:t>
                          </w:r>
                          <w:r w:rsidRPr="00CB1C9F">
                            <w:rPr>
                              <w:sz w:val="20"/>
                              <w:szCs w:val="20"/>
                              <w:lang w:eastAsia="es-419"/>
                            </w:rPr>
                            <w:t>Springer Science+Business Media, LLC.</w:t>
                          </w:r>
                        </w:p>
                      </w:txbxContent>
                    </v:textbox>
                  </v:shape>
                  <v:group id="Grupo 118" o:spid="_x0000_s1107" style="position:absolute;top:5757;width:55335;height:21128" coordsize="55335,2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line id="Conector recto 95" o:spid="_x0000_s1108" style="position:absolute;visibility:visible;mso-wrap-style:square" from="640,0" to="553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" strokecolor="#4472c4 [3204]" strokeweight="1.75pt">
                      <v:stroke dashstyle="dash"/>
                    </v:line>
                    <v:line id="Conector recto 100" o:spid="_x0000_s1109" style="position:absolute;visibility:visible;mso-wrap-style:square" from="640,21128" to="55335,2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" strokecolor="#4472c4 [3204]" strokeweight="1.75pt">
                      <v:stroke dashstyle="dash"/>
                    </v:line>
                    <v:rect id="Rectángulo 101" o:spid="_x0000_s1110" style="position:absolute;left:2026;top:2563;width:8794;height:2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" fillcolor="white [3201]" strokecolor="white [3212]" strokeweight=".25pt">
                      <v:textbox>
                        <w:txbxContent>
                          <w:p w14:paraId="28A4E455" w14:textId="1412FEE6" w:rsidR="00F367BC" w:rsidRPr="00A970FF" w:rsidRDefault="00F367BC" w:rsidP="00A970FF">
                            <w:pPr>
                              <w:ind w:firstLine="0"/>
                              <w:jc w:val="center"/>
                              <w:rPr>
                                <w:sz w:val="20"/>
                                <w:szCs w:val="20"/>
                              </w:rPr>
                            </w:pPr>
                            <w:r w:rsidRPr="00A970FF">
                              <w:rPr>
                                <w:sz w:val="20"/>
                                <w:szCs w:val="20"/>
                              </w:rPr>
                              <w:t>Text Corpus</w:t>
                            </w:r>
                          </w:p>
                        </w:txbxContent>
                      </v:textbox>
                    </v:rect>
                    <v:rect id="Rectángulo 106" o:spid="_x0000_s1111" style="position:absolute;left:14078;top:7204;width:10737;height:9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" fillcolor="white [3201]" strokecolor="black [3200]" strokeweight=".25pt">
                      <v:textbox>
                        <w:txbxContent>
                          <w:p w14:paraId="13CD2520" w14:textId="26FC5C5C" w:rsidR="00F367BC" w:rsidRPr="00A970FF" w:rsidRDefault="00F367BC" w:rsidP="0005557F">
                            <w:pPr>
                              <w:spacing w:line="360" w:lineRule="auto"/>
                              <w:ind w:firstLine="0"/>
                              <w:jc w:val="center"/>
                              <w:rPr>
                                <w:sz w:val="20"/>
                                <w:szCs w:val="20"/>
                                <w:lang w:val="en-US"/>
                              </w:rPr>
                            </w:pPr>
                            <w:r w:rsidRPr="00A970FF">
                              <w:rPr>
                                <w:sz w:val="20"/>
                                <w:szCs w:val="20"/>
                                <w:lang w:val="en-US"/>
                              </w:rPr>
                              <w:t>Stop Words Removal</w:t>
                            </w:r>
                          </w:p>
                          <w:p w14:paraId="3A6FF3FD" w14:textId="4394937F" w:rsidR="00F367BC" w:rsidRPr="00A970FF" w:rsidRDefault="00F367BC" w:rsidP="0005557F">
                            <w:pPr>
                              <w:spacing w:line="360" w:lineRule="auto"/>
                              <w:ind w:firstLine="0"/>
                              <w:jc w:val="center"/>
                              <w:rPr>
                                <w:sz w:val="20"/>
                                <w:szCs w:val="20"/>
                                <w:lang w:val="en-US"/>
                              </w:rPr>
                            </w:pPr>
                            <w:r w:rsidRPr="00A970FF">
                              <w:rPr>
                                <w:sz w:val="20"/>
                                <w:szCs w:val="20"/>
                                <w:lang w:val="en-US"/>
                              </w:rPr>
                              <w:t>Stemming</w:t>
                            </w:r>
                          </w:p>
                          <w:p w14:paraId="35EB4501" w14:textId="7E2DE780" w:rsidR="00F367BC" w:rsidRPr="00A970FF" w:rsidRDefault="00F367BC" w:rsidP="0005557F">
                            <w:pPr>
                              <w:spacing w:line="360" w:lineRule="auto"/>
                              <w:ind w:firstLine="0"/>
                              <w:jc w:val="center"/>
                              <w:rPr>
                                <w:sz w:val="20"/>
                                <w:szCs w:val="20"/>
                                <w:lang w:val="en-US"/>
                              </w:rPr>
                            </w:pPr>
                            <w:r w:rsidRPr="00A970FF">
                              <w:rPr>
                                <w:sz w:val="20"/>
                                <w:szCs w:val="20"/>
                                <w:lang w:val="en-US"/>
                              </w:rPr>
                              <w:t>Tokenization</w:t>
                            </w:r>
                          </w:p>
                          <w:p w14:paraId="7F02BC3D" w14:textId="77777777" w:rsidR="00F367BC" w:rsidRPr="00A970FF" w:rsidRDefault="00F367BC" w:rsidP="00B701D9">
                            <w:pPr>
                              <w:jc w:val="center"/>
                              <w:rPr>
                                <w:lang w:val="en-US"/>
                              </w:rPr>
                            </w:pPr>
                          </w:p>
                        </w:txbxContent>
                      </v:textbox>
                    </v:rect>
                    <v:shape id="Nube 109" o:spid="_x0000_s1112" style="position:absolute;top:7204;width:11667;height:10672;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25pt">
                      <v:stroke joinstyle="miter"/>
                      <v:formulas/>
                      <v:path arrowok="t" o:connecttype="custom" o:connectlocs="126746,646696;58336,627006;187108,862170;157184,871583;445030,965708;426989,922721;778547,858514;771336,905675;921741,567072;1009542,743365;1128861,379316;1089754,445426;1035037,134048;1037090,165275;785325,97633;805365,57809;597974,116606;607670,82267;378106,128267;413215,161569;111460,390063;105329,355007" o:connectangles="0,0,0,0,0,0,0,0,0,0,0,0,0,0,0,0,0,0,0,0,0,0" textboxrect="0,0,43200,43200"/>
                      <v:textbox>
                        <w:txbxContent>
                          <w:p w14:paraId="7755F7D2" w14:textId="5485B183" w:rsidR="00F367BC" w:rsidRPr="00820FCC" w:rsidRDefault="00F367BC" w:rsidP="0005557F">
                            <w:pPr>
                              <w:spacing w:line="360" w:lineRule="auto"/>
                              <w:ind w:firstLine="0"/>
                              <w:jc w:val="center"/>
                              <w:rPr>
                                <w:sz w:val="20"/>
                                <w:szCs w:val="20"/>
                              </w:rPr>
                            </w:pPr>
                            <w:r w:rsidRPr="00820FCC">
                              <w:rPr>
                                <w:sz w:val="20"/>
                                <w:szCs w:val="20"/>
                              </w:rPr>
                              <w:t>Twitter</w:t>
                            </w:r>
                          </w:p>
                          <w:p w14:paraId="27F7DA0A" w14:textId="291B361C" w:rsidR="00F367BC" w:rsidRPr="00820FCC" w:rsidRDefault="00F367BC" w:rsidP="0005557F">
                            <w:pPr>
                              <w:spacing w:line="360" w:lineRule="auto"/>
                              <w:ind w:firstLine="0"/>
                              <w:jc w:val="center"/>
                              <w:rPr>
                                <w:sz w:val="20"/>
                                <w:szCs w:val="20"/>
                              </w:rPr>
                            </w:pPr>
                            <w:r w:rsidRPr="00820FCC">
                              <w:rPr>
                                <w:sz w:val="20"/>
                                <w:szCs w:val="20"/>
                              </w:rPr>
                              <w:t>Facebook</w:t>
                            </w:r>
                          </w:p>
                          <w:p w14:paraId="13F79E7A" w14:textId="34A910F1" w:rsidR="00F367BC" w:rsidRPr="00820FCC" w:rsidRDefault="00F367BC" w:rsidP="0005557F">
                            <w:pPr>
                              <w:spacing w:line="360" w:lineRule="auto"/>
                              <w:ind w:firstLine="0"/>
                              <w:jc w:val="center"/>
                              <w:rPr>
                                <w:sz w:val="20"/>
                                <w:szCs w:val="20"/>
                              </w:rPr>
                            </w:pPr>
                            <w:r w:rsidRPr="00820FCC">
                              <w:rPr>
                                <w:sz w:val="20"/>
                                <w:szCs w:val="20"/>
                              </w:rPr>
                              <w:t>Blogger</w:t>
                            </w:r>
                          </w:p>
                        </w:txbxContent>
                      </v:textbox>
                    </v:shape>
                    <v:rect id="Rectángulo 110" o:spid="_x0000_s1113" style="position:absolute;left:12971;top:2563;width:12327;height:2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" fillcolor="white [3201]" strokecolor="white [3212]" strokeweight=".25pt">
                      <v:textbox>
                        <w:txbxContent>
                          <w:p w14:paraId="4E0A074B" w14:textId="00C070C7" w:rsidR="00F367BC" w:rsidRPr="00A970FF" w:rsidRDefault="00F367BC" w:rsidP="00A970FF">
                            <w:pPr>
                              <w:ind w:firstLine="0"/>
                              <w:jc w:val="center"/>
                              <w:rPr>
                                <w:sz w:val="20"/>
                                <w:szCs w:val="20"/>
                              </w:rPr>
                            </w:pPr>
                            <w:r>
                              <w:rPr>
                                <w:sz w:val="20"/>
                                <w:szCs w:val="20"/>
                              </w:rPr>
                              <w:t>Preprocesamiento</w:t>
                            </w:r>
                          </w:p>
                        </w:txbxContent>
                      </v:textbox>
                    </v:rect>
                    <v:rect id="Rectángulo 111" o:spid="_x0000_s1114" style="position:absolute;left:26133;top:2563;width:12325;height:2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" fillcolor="white [3201]" strokecolor="white [3212]" strokeweight=".25pt">
                      <v:textbox>
                        <w:txbxContent>
                          <w:p w14:paraId="7C129A46" w14:textId="6A37D396" w:rsidR="00F367BC" w:rsidRPr="00A970FF" w:rsidRDefault="00F367BC" w:rsidP="00A970FF">
                            <w:pPr>
                              <w:ind w:firstLine="0"/>
                              <w:jc w:val="center"/>
                              <w:rPr>
                                <w:sz w:val="20"/>
                                <w:szCs w:val="20"/>
                              </w:rPr>
                            </w:pPr>
                            <w:r>
                              <w:rPr>
                                <w:sz w:val="20"/>
                                <w:szCs w:val="20"/>
                              </w:rPr>
                              <w:t>Representación</w:t>
                            </w:r>
                          </w:p>
                        </w:txbxContent>
                      </v:textbox>
                    </v:rect>
                    <v:rect id="Rectángulo 112" o:spid="_x0000_s1115" style="position:absolute;left:40403;top:2078;width:13300;height:4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" fillcolor="white [3201]" strokecolor="white [3212]" strokeweight=".25pt">
                      <v:textbox>
                        <w:txbxContent>
                          <w:p w14:paraId="4300C8E7" w14:textId="0ADA71B6" w:rsidR="00F367BC" w:rsidRPr="00A970FF" w:rsidRDefault="00F367BC" w:rsidP="00A970FF">
                            <w:pPr>
                              <w:ind w:firstLine="0"/>
                              <w:jc w:val="center"/>
                              <w:rPr>
                                <w:sz w:val="20"/>
                                <w:szCs w:val="20"/>
                              </w:rPr>
                            </w:pPr>
                            <w:r>
                              <w:rPr>
                                <w:sz w:val="20"/>
                                <w:szCs w:val="20"/>
                              </w:rPr>
                              <w:t>Descubrimiento de conocimiento</w:t>
                            </w:r>
                          </w:p>
                        </w:txbxContent>
                      </v:textbox>
                    </v:rect>
                    <v:rect id="Rectángulo 113" o:spid="_x0000_s1116" style="position:absolute;left:27102;top:7273;width:107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" fillcolor="white [3201]" strokecolor="black [3200]" strokeweight=".25pt">
                      <v:textbox>
                        <w:txbxContent>
                          <w:p w14:paraId="39A3F3D7" w14:textId="256B8045" w:rsidR="00F367BC" w:rsidRPr="00A970FF" w:rsidRDefault="00F367BC" w:rsidP="0005557F">
                            <w:pPr>
                              <w:spacing w:line="360" w:lineRule="auto"/>
                              <w:ind w:firstLine="0"/>
                              <w:jc w:val="center"/>
                              <w:rPr>
                                <w:sz w:val="20"/>
                                <w:szCs w:val="20"/>
                                <w:lang w:val="en-US"/>
                              </w:rPr>
                            </w:pPr>
                            <w:r>
                              <w:rPr>
                                <w:sz w:val="20"/>
                                <w:szCs w:val="20"/>
                                <w:lang w:val="en-US"/>
                              </w:rPr>
                              <w:t>Vector Space Model</w:t>
                            </w:r>
                          </w:p>
                          <w:p w14:paraId="61CE58B8" w14:textId="306158AA" w:rsidR="00F367BC" w:rsidRPr="00A970FF" w:rsidRDefault="00F367BC" w:rsidP="0005557F">
                            <w:pPr>
                              <w:spacing w:line="360" w:lineRule="auto"/>
                              <w:ind w:firstLine="0"/>
                              <w:jc w:val="center"/>
                              <w:rPr>
                                <w:sz w:val="20"/>
                                <w:szCs w:val="20"/>
                                <w:lang w:val="en-US"/>
                              </w:rPr>
                            </w:pPr>
                            <w:r>
                              <w:rPr>
                                <w:sz w:val="20"/>
                                <w:szCs w:val="20"/>
                                <w:lang w:val="en-US"/>
                              </w:rPr>
                              <w:t>Bag of words</w:t>
                            </w:r>
                          </w:p>
                          <w:p w14:paraId="442E6DF9" w14:textId="1348F505" w:rsidR="00F367BC" w:rsidRPr="00A970FF" w:rsidRDefault="00F367BC" w:rsidP="00B701D9">
                            <w:pPr>
                              <w:spacing w:line="240" w:lineRule="auto"/>
                              <w:ind w:firstLine="0"/>
                              <w:jc w:val="center"/>
                              <w:rPr>
                                <w:sz w:val="20"/>
                                <w:szCs w:val="20"/>
                                <w:lang w:val="en-US"/>
                              </w:rPr>
                            </w:pPr>
                          </w:p>
                          <w:p w14:paraId="443DCF36" w14:textId="77777777" w:rsidR="00F367BC" w:rsidRPr="00A970FF" w:rsidRDefault="00F367BC" w:rsidP="00B701D9">
                            <w:pPr>
                              <w:jc w:val="center"/>
                              <w:rPr>
                                <w:lang w:val="en-US"/>
                              </w:rPr>
                            </w:pPr>
                          </w:p>
                        </w:txbxContent>
                      </v:textbox>
                    </v:rect>
                    <v:rect id="Rectángulo 114" o:spid="_x0000_s1117" style="position:absolute;left:40264;top:7273;width:14511;height:12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" fillcolor="white [3201]" strokecolor="black [3200]" strokeweight=".25pt">
                      <v:textbox>
                        <w:txbxContent>
                          <w:p w14:paraId="76C49065" w14:textId="4DD09AB5" w:rsidR="00F367BC" w:rsidRPr="000A30CF" w:rsidRDefault="00F367BC" w:rsidP="0005557F">
                            <w:pPr>
                              <w:spacing w:line="360" w:lineRule="auto"/>
                              <w:ind w:firstLine="0"/>
                              <w:jc w:val="center"/>
                              <w:rPr>
                                <w:sz w:val="20"/>
                                <w:szCs w:val="20"/>
                              </w:rPr>
                            </w:pPr>
                            <w:r w:rsidRPr="000A30CF">
                              <w:rPr>
                                <w:sz w:val="20"/>
                                <w:szCs w:val="20"/>
                              </w:rPr>
                              <w:t>Clasificación</w:t>
                            </w:r>
                          </w:p>
                          <w:p w14:paraId="56CBE9CB" w14:textId="3E9FAE83" w:rsidR="00F367BC" w:rsidRPr="000A30CF" w:rsidRDefault="00F367BC" w:rsidP="0005557F">
                            <w:pPr>
                              <w:spacing w:line="360" w:lineRule="auto"/>
                              <w:ind w:firstLine="0"/>
                              <w:jc w:val="center"/>
                              <w:rPr>
                                <w:sz w:val="20"/>
                                <w:szCs w:val="20"/>
                              </w:rPr>
                            </w:pPr>
                            <w:r w:rsidRPr="000A30CF">
                              <w:rPr>
                                <w:sz w:val="20"/>
                                <w:szCs w:val="20"/>
                              </w:rPr>
                              <w:t>Agrupamiento</w:t>
                            </w:r>
                          </w:p>
                          <w:p w14:paraId="0EF6A60B" w14:textId="62FC350E" w:rsidR="00F367BC" w:rsidRPr="000A30CF" w:rsidRDefault="00F367BC" w:rsidP="0005557F">
                            <w:pPr>
                              <w:spacing w:line="360" w:lineRule="auto"/>
                              <w:ind w:firstLine="0"/>
                              <w:jc w:val="center"/>
                              <w:rPr>
                                <w:sz w:val="20"/>
                                <w:szCs w:val="20"/>
                              </w:rPr>
                            </w:pPr>
                            <w:r w:rsidRPr="000A30CF">
                              <w:rPr>
                                <w:sz w:val="20"/>
                                <w:szCs w:val="20"/>
                              </w:rPr>
                              <w:t>análisis de sentimientos</w:t>
                            </w:r>
                          </w:p>
                          <w:p w14:paraId="14C63735" w14:textId="6F92A890" w:rsidR="00F367BC" w:rsidRPr="000A30CF" w:rsidRDefault="00F367BC" w:rsidP="0005557F">
                            <w:pPr>
                              <w:spacing w:line="360" w:lineRule="auto"/>
                              <w:ind w:firstLine="0"/>
                              <w:jc w:val="center"/>
                            </w:pPr>
                            <w:r w:rsidRPr="000A30CF">
                              <w:rPr>
                                <w:sz w:val="20"/>
                                <w:szCs w:val="20"/>
                              </w:rPr>
                              <w:t>Detección de eventos</w:t>
                            </w:r>
                          </w:p>
                        </w:txbxContent>
                      </v:textbox>
                    </v:rect>
                    <v:shape id="Conector recto de flecha 115" o:spid="_x0000_s1118" type="#_x0000_t32" style="position:absolute;left:12070;top:11014;width:20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" strokecolor="black [3200]" strokeweight=".5pt">
                      <v:stroke endarrow="block" joinstyle="miter"/>
                    </v:shape>
                    <v:shape id="Conector recto de flecha 116" o:spid="_x0000_s1119" type="#_x0000_t32" style="position:absolute;left:25094;top:10806;width:20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" strokecolor="black [3200]" strokeweight=".5pt">
                      <v:stroke endarrow="block" joinstyle="miter"/>
                    </v:shape>
                    <v:shape id="Conector recto de flecha 117" o:spid="_x0000_s1120" type="#_x0000_t32" style="position:absolute;left:38255;top:10668;width:20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" strokecolor="black [3200]" strokeweight=".5pt">
                      <v:stroke endarrow="block" joinstyle="miter"/>
                    </v:shape>
                  </v:group>
                </v:group>
                <v:shape id="Cuadro de texto 121" o:spid="_x0000_s1121" type="#_x0000_t202" style="position:absolute;left:656;width:557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" stroked="f">
                  <v:textbox inset="0,0,0,0">
                    <w:txbxContent>
                      <w:p w14:paraId="7F30C1F9" w14:textId="26C7D43F" w:rsidR="00F367BC" w:rsidRPr="002D3099" w:rsidRDefault="00F367BC" w:rsidP="00DA65D4">
                        <w:pPr>
                          <w:pStyle w:val="Descripcin"/>
                          <w:spacing w:after="0" w:line="480" w:lineRule="auto"/>
                          <w:ind w:firstLine="0"/>
                          <w:jc w:val="left"/>
                          <w:rPr>
                            <w:rFonts w:cs="Arial"/>
                            <w:noProof/>
                            <w:color w:val="auto"/>
                            <w:sz w:val="20"/>
                            <w:szCs w:val="20"/>
                          </w:rPr>
                        </w:pPr>
                        <w:bookmarkStart w:id="41" w:name="_Toc61912200"/>
                        <w:r w:rsidRPr="00EC298F">
                          <w:rPr>
                            <w:b/>
                            <w:bCs/>
                            <w:i w:val="0"/>
                            <w:iCs w:val="0"/>
                            <w:color w:val="auto"/>
                            <w:sz w:val="20"/>
                            <w:szCs w:val="20"/>
                          </w:rPr>
                          <w:t xml:space="preserve">Figura </w:t>
                        </w:r>
                        <w:r w:rsidRPr="00EC298F">
                          <w:rPr>
                            <w:b/>
                            <w:bCs/>
                            <w:i w:val="0"/>
                            <w:iCs w:val="0"/>
                            <w:color w:val="auto"/>
                            <w:sz w:val="20"/>
                            <w:szCs w:val="20"/>
                          </w:rPr>
                          <w:fldChar w:fldCharType="begin"/>
                        </w:r>
                        <w:r w:rsidRPr="00EC298F">
                          <w:rPr>
                            <w:b/>
                            <w:bCs/>
                            <w:i w:val="0"/>
                            <w:iCs w:val="0"/>
                            <w:color w:val="auto"/>
                            <w:sz w:val="20"/>
                            <w:szCs w:val="20"/>
                          </w:rPr>
                          <w:instrText xml:space="preserve"> SEQ Figura \* ARABIC </w:instrText>
                        </w:r>
                        <w:r w:rsidRPr="00EC298F">
                          <w:rPr>
                            <w:b/>
                            <w:bCs/>
                            <w:i w:val="0"/>
                            <w:iCs w:val="0"/>
                            <w:color w:val="auto"/>
                            <w:sz w:val="20"/>
                            <w:szCs w:val="20"/>
                          </w:rPr>
                          <w:fldChar w:fldCharType="separate"/>
                        </w:r>
                        <w:r>
                          <w:rPr>
                            <w:b/>
                            <w:bCs/>
                            <w:i w:val="0"/>
                            <w:iCs w:val="0"/>
                            <w:noProof/>
                            <w:color w:val="auto"/>
                            <w:sz w:val="20"/>
                            <w:szCs w:val="20"/>
                          </w:rPr>
                          <w:t>5</w:t>
                        </w:r>
                        <w:r w:rsidRPr="00EC298F">
                          <w:rPr>
                            <w:b/>
                            <w:bCs/>
                            <w:i w:val="0"/>
                            <w:iCs w:val="0"/>
                            <w:color w:val="auto"/>
                            <w:sz w:val="20"/>
                            <w:szCs w:val="20"/>
                          </w:rPr>
                          <w:fldChar w:fldCharType="end"/>
                        </w:r>
                        <w:r w:rsidRPr="00EC298F">
                          <w:rPr>
                            <w:b/>
                            <w:bCs/>
                            <w:i w:val="0"/>
                            <w:iCs w:val="0"/>
                            <w:color w:val="auto"/>
                            <w:sz w:val="20"/>
                            <w:szCs w:val="20"/>
                          </w:rPr>
                          <w:t>.</w:t>
                        </w:r>
                        <w:r>
                          <w:rPr>
                            <w:b/>
                            <w:bCs/>
                            <w:i w:val="0"/>
                            <w:iCs w:val="0"/>
                            <w:color w:val="auto"/>
                            <w:sz w:val="20"/>
                            <w:szCs w:val="20"/>
                          </w:rPr>
                          <w:t xml:space="preserve"> </w:t>
                        </w:r>
                        <w:r>
                          <w:rPr>
                            <w:b/>
                            <w:bCs/>
                            <w:i w:val="0"/>
                            <w:iCs w:val="0"/>
                            <w:color w:val="auto"/>
                            <w:sz w:val="20"/>
                            <w:szCs w:val="20"/>
                          </w:rPr>
                          <w:br/>
                        </w:r>
                        <w:r w:rsidRPr="002D3099">
                          <w:rPr>
                            <w:color w:val="auto"/>
                            <w:sz w:val="20"/>
                            <w:szCs w:val="20"/>
                          </w:rPr>
                          <w:t>Framework tradicional para el análisis de texto</w:t>
                        </w:r>
                        <w:bookmarkEnd w:id="41"/>
                      </w:p>
                    </w:txbxContent>
                  </v:textbox>
                </v:shape>
                <w10:wrap type="topAndBottom" anchorx="page" anchory="page"/>
              </v:group>
            </w:pict>
          </mc:Fallback>
        </mc:AlternateContent>
      </w:r>
    </w:p>
    <w:p w14:paraId="0CE06831" w14:textId="1D012D8A" w:rsidR="008D57BC" w:rsidRDefault="006E6AD3" w:rsidP="00E96C45">
      <w:pPr>
        <w:ind w:firstLine="708"/>
        <w:rPr>
          <w:rFonts w:cs="Arial"/>
        </w:rPr>
      </w:pPr>
      <w:r>
        <w:rPr>
          <w:rFonts w:cs="Arial"/>
        </w:rPr>
        <w:t xml:space="preserve">Como </w:t>
      </w:r>
      <w:r w:rsidR="00280C3A">
        <w:rPr>
          <w:rFonts w:cs="Arial"/>
        </w:rPr>
        <w:t>se puede</w:t>
      </w:r>
      <w:r>
        <w:rPr>
          <w:rFonts w:cs="Arial"/>
        </w:rPr>
        <w:t xml:space="preserve"> </w:t>
      </w:r>
      <w:r w:rsidR="00280C3A">
        <w:rPr>
          <w:rFonts w:cs="Arial"/>
        </w:rPr>
        <w:t>observar</w:t>
      </w:r>
      <w:r w:rsidR="004B70EA">
        <w:rPr>
          <w:rFonts w:cs="Arial"/>
        </w:rPr>
        <w:t xml:space="preserve"> en la figura 5</w:t>
      </w:r>
      <w:r w:rsidR="006E107E">
        <w:rPr>
          <w:rFonts w:cs="Arial"/>
        </w:rPr>
        <w:t xml:space="preserve"> existe un consenso por parte de los investigadores en lo que ha análisis de textos se refiere.</w:t>
      </w:r>
      <w:r w:rsidR="00D72952">
        <w:rPr>
          <w:rFonts w:cs="Arial"/>
        </w:rPr>
        <w:t xml:space="preserve"> La primer</w:t>
      </w:r>
      <w:r w:rsidR="00BF2757">
        <w:rPr>
          <w:rFonts w:cs="Arial"/>
        </w:rPr>
        <w:t>a</w:t>
      </w:r>
      <w:r w:rsidR="00D72952">
        <w:rPr>
          <w:rFonts w:cs="Arial"/>
        </w:rPr>
        <w:t xml:space="preserve"> fase</w:t>
      </w:r>
      <w:r w:rsidR="00280C3A">
        <w:rPr>
          <w:rFonts w:cs="Arial"/>
        </w:rPr>
        <w:t>,</w:t>
      </w:r>
      <w:r w:rsidR="00D72952">
        <w:rPr>
          <w:rFonts w:cs="Arial"/>
        </w:rPr>
        <w:t xml:space="preserve"> consta de la obtención del texto, </w:t>
      </w:r>
      <w:r w:rsidR="00ED7251">
        <w:rPr>
          <w:rFonts w:cs="Arial"/>
        </w:rPr>
        <w:t xml:space="preserve">el cual puede ser documentos de un tamaño </w:t>
      </w:r>
      <w:r w:rsidR="00BF2757">
        <w:rPr>
          <w:rFonts w:cs="Arial"/>
        </w:rPr>
        <w:t xml:space="preserve">considerable o </w:t>
      </w:r>
      <w:proofErr w:type="spellStart"/>
      <w:r w:rsidR="00BF2757" w:rsidRPr="001D0756">
        <w:rPr>
          <w:rFonts w:cs="Arial"/>
        </w:rPr>
        <w:t>micropost</w:t>
      </w:r>
      <w:proofErr w:type="spellEnd"/>
      <w:r w:rsidR="00BF2757">
        <w:rPr>
          <w:rFonts w:cs="Arial"/>
        </w:rPr>
        <w:t xml:space="preserve"> que los usuarios </w:t>
      </w:r>
      <w:r w:rsidR="00E43A2C">
        <w:rPr>
          <w:rFonts w:cs="Arial"/>
        </w:rPr>
        <w:t>comparten en sus redes sociales</w:t>
      </w:r>
      <w:r w:rsidR="00BF2757">
        <w:rPr>
          <w:rFonts w:cs="Arial"/>
        </w:rPr>
        <w:t>. La segunda fase</w:t>
      </w:r>
      <w:r w:rsidR="00280C3A">
        <w:rPr>
          <w:rFonts w:cs="Arial"/>
        </w:rPr>
        <w:t>,</w:t>
      </w:r>
      <w:r w:rsidR="00E43A2C">
        <w:rPr>
          <w:rFonts w:cs="Arial"/>
        </w:rPr>
        <w:t xml:space="preserve"> y quisa la </w:t>
      </w:r>
      <w:r w:rsidR="009C5CAE">
        <w:rPr>
          <w:rFonts w:cs="Arial"/>
        </w:rPr>
        <w:t>más</w:t>
      </w:r>
      <w:r w:rsidR="00E43A2C">
        <w:rPr>
          <w:rFonts w:cs="Arial"/>
        </w:rPr>
        <w:t xml:space="preserve"> importante en este proceso es el preprocesamiento del texto </w:t>
      </w:r>
      <w:r w:rsidR="00851739">
        <w:rPr>
          <w:rFonts w:cs="Arial"/>
        </w:rPr>
        <w:t xml:space="preserve">con el cual </w:t>
      </w:r>
      <w:r w:rsidR="004F3046">
        <w:rPr>
          <w:rFonts w:cs="Arial"/>
        </w:rPr>
        <w:t>se va</w:t>
      </w:r>
      <w:r w:rsidR="00851739">
        <w:rPr>
          <w:rFonts w:cs="Arial"/>
        </w:rPr>
        <w:t xml:space="preserve"> a obtener una representación o forma intermedia del mismo</w:t>
      </w:r>
      <w:r w:rsidR="008418C4">
        <w:rPr>
          <w:rFonts w:cs="Arial"/>
        </w:rPr>
        <w:t>. A esa representación o forma interme</w:t>
      </w:r>
      <w:r w:rsidR="0002738C">
        <w:rPr>
          <w:rFonts w:cs="Arial"/>
        </w:rPr>
        <w:t xml:space="preserve">dia </w:t>
      </w:r>
      <w:r w:rsidR="00425556">
        <w:rPr>
          <w:rFonts w:cs="Arial"/>
        </w:rPr>
        <w:t xml:space="preserve">ya es posible aplicarle </w:t>
      </w:r>
      <w:r w:rsidR="005F07A2">
        <w:rPr>
          <w:rFonts w:cs="Arial"/>
        </w:rPr>
        <w:t xml:space="preserve">los algoritmos de minería de texto como tal, </w:t>
      </w:r>
      <w:r w:rsidR="00B840F5">
        <w:rPr>
          <w:rFonts w:cs="Arial"/>
        </w:rPr>
        <w:t xml:space="preserve">con los cuales </w:t>
      </w:r>
      <w:r w:rsidR="004F3046">
        <w:rPr>
          <w:rFonts w:cs="Arial"/>
        </w:rPr>
        <w:t>se obtendrá</w:t>
      </w:r>
      <w:r w:rsidR="00B840F5">
        <w:rPr>
          <w:rFonts w:cs="Arial"/>
        </w:rPr>
        <w:t xml:space="preserve"> </w:t>
      </w:r>
      <w:r w:rsidR="00522E75">
        <w:rPr>
          <w:rFonts w:cs="Arial"/>
        </w:rPr>
        <w:t>el tan ansiado conocimiento.</w:t>
      </w:r>
    </w:p>
    <w:p w14:paraId="6245AE7A" w14:textId="129205E6" w:rsidR="008D2867" w:rsidRPr="00FE6788" w:rsidRDefault="00FE6788" w:rsidP="00527686">
      <w:pPr>
        <w:pStyle w:val="Ttulo3"/>
        <w:numPr>
          <w:ilvl w:val="2"/>
          <w:numId w:val="1"/>
        </w:numPr>
        <w:ind w:left="709"/>
        <w:rPr>
          <w:rFonts w:ascii="Arial" w:hAnsi="Arial" w:cs="Arial"/>
          <w:b/>
          <w:bCs/>
          <w:iCs/>
          <w:color w:val="auto"/>
          <w:sz w:val="22"/>
          <w:lang w:val="es-ES"/>
        </w:rPr>
      </w:pPr>
      <w:r w:rsidRPr="00FE6788">
        <w:rPr>
          <w:rFonts w:ascii="Arial" w:hAnsi="Arial" w:cs="Arial"/>
          <w:b/>
          <w:bCs/>
          <w:iCs/>
          <w:color w:val="auto"/>
          <w:sz w:val="22"/>
          <w:lang w:val="es-ES"/>
        </w:rPr>
        <w:t>Pre</w:t>
      </w:r>
      <w:r w:rsidR="00E7070A">
        <w:rPr>
          <w:rFonts w:ascii="Arial" w:hAnsi="Arial" w:cs="Arial"/>
          <w:b/>
          <w:bCs/>
          <w:iCs/>
          <w:color w:val="auto"/>
          <w:sz w:val="22"/>
          <w:lang w:val="es-ES"/>
        </w:rPr>
        <w:t xml:space="preserve"> – </w:t>
      </w:r>
      <w:r w:rsidRPr="00FE6788">
        <w:rPr>
          <w:rFonts w:ascii="Arial" w:hAnsi="Arial" w:cs="Arial"/>
          <w:b/>
          <w:bCs/>
          <w:iCs/>
          <w:color w:val="auto"/>
          <w:sz w:val="22"/>
          <w:lang w:val="es-ES"/>
        </w:rPr>
        <w:t>procesamiento</w:t>
      </w:r>
    </w:p>
    <w:p w14:paraId="0BC8C667" w14:textId="70D3C3DB" w:rsidR="003F013D" w:rsidRDefault="00B81090" w:rsidP="006653FC">
      <w:pPr>
        <w:rPr>
          <w:rFonts w:cs="Arial"/>
        </w:rPr>
      </w:pPr>
      <w:r>
        <w:rPr>
          <w:rFonts w:cs="Arial"/>
        </w:rPr>
        <w:t>Los</w:t>
      </w:r>
      <w:r w:rsidR="00E34A3E">
        <w:rPr>
          <w:rFonts w:cs="Arial"/>
        </w:rPr>
        <w:t xml:space="preserve"> datos textuales están en formato no estructurado</w:t>
      </w:r>
      <w:r w:rsidR="005C6922">
        <w:rPr>
          <w:rFonts w:cs="Arial"/>
        </w:rPr>
        <w:t xml:space="preserve"> o mejor dicho </w:t>
      </w:r>
      <w:r w:rsidR="00EB350F">
        <w:rPr>
          <w:rFonts w:cs="Arial"/>
        </w:rPr>
        <w:t>se encuentran</w:t>
      </w:r>
      <w:r w:rsidR="006D387F">
        <w:rPr>
          <w:rFonts w:cs="Arial"/>
        </w:rPr>
        <w:t xml:space="preserve"> en un formato </w:t>
      </w:r>
      <w:r w:rsidR="003F0340">
        <w:rPr>
          <w:rFonts w:cs="Arial"/>
        </w:rPr>
        <w:t>que es</w:t>
      </w:r>
      <w:r w:rsidR="006D387F">
        <w:rPr>
          <w:rFonts w:cs="Arial"/>
        </w:rPr>
        <w:t xml:space="preserve"> muy complejo</w:t>
      </w:r>
      <w:r w:rsidR="00EB350F">
        <w:rPr>
          <w:rFonts w:cs="Arial"/>
        </w:rPr>
        <w:t xml:space="preserve"> para que lo entiendan las máquinas</w:t>
      </w:r>
      <w:r w:rsidR="003F0340">
        <w:rPr>
          <w:rFonts w:cs="Arial"/>
        </w:rPr>
        <w:t>;</w:t>
      </w:r>
      <w:r w:rsidR="006D387F">
        <w:rPr>
          <w:rFonts w:cs="Arial"/>
        </w:rPr>
        <w:t xml:space="preserve"> </w:t>
      </w:r>
      <w:r w:rsidR="00E34A3E">
        <w:rPr>
          <w:rFonts w:cs="Arial"/>
        </w:rPr>
        <w:t>por esta razón</w:t>
      </w:r>
      <w:r w:rsidR="003F0340">
        <w:rPr>
          <w:rFonts w:cs="Arial"/>
        </w:rPr>
        <w:t>,</w:t>
      </w:r>
      <w:r w:rsidR="00E34A3E">
        <w:rPr>
          <w:rFonts w:cs="Arial"/>
        </w:rPr>
        <w:t xml:space="preserve"> no es posible aplicar directamente </w:t>
      </w:r>
      <w:r w:rsidR="00E57138">
        <w:rPr>
          <w:rFonts w:cs="Arial"/>
        </w:rPr>
        <w:t xml:space="preserve">técnicas de minería de texto </w:t>
      </w:r>
      <w:r w:rsidR="0058386D">
        <w:rPr>
          <w:rFonts w:cs="Arial"/>
        </w:rPr>
        <w:t xml:space="preserve">sobre ellos. </w:t>
      </w:r>
      <w:r w:rsidR="00D47B3D">
        <w:rPr>
          <w:rFonts w:cs="Arial"/>
        </w:rPr>
        <w:t xml:space="preserve">El preprocesamiento es una fase esencial para el proceso de descubrimiento de </w:t>
      </w:r>
      <w:r w:rsidR="00A2222E">
        <w:rPr>
          <w:rFonts w:cs="Arial"/>
        </w:rPr>
        <w:t xml:space="preserve">conocimiento y consiste </w:t>
      </w:r>
      <w:r w:rsidR="00FC45DC">
        <w:rPr>
          <w:rFonts w:cs="Arial"/>
        </w:rPr>
        <w:t xml:space="preserve">en transformar el texto </w:t>
      </w:r>
      <w:r w:rsidR="0098179A">
        <w:rPr>
          <w:rFonts w:cs="Arial"/>
        </w:rPr>
        <w:t xml:space="preserve">a una forma intermedia </w:t>
      </w:r>
      <w:r w:rsidR="00017402">
        <w:rPr>
          <w:rFonts w:cs="Arial"/>
        </w:rPr>
        <w:t>que perm</w:t>
      </w:r>
      <w:r w:rsidR="00DA5258">
        <w:rPr>
          <w:rFonts w:cs="Arial"/>
        </w:rPr>
        <w:t xml:space="preserve">ita </w:t>
      </w:r>
      <w:r w:rsidR="002701EF">
        <w:rPr>
          <w:rFonts w:cs="Arial"/>
        </w:rPr>
        <w:t>la aplicación de</w:t>
      </w:r>
      <w:r w:rsidR="0025416B">
        <w:rPr>
          <w:rFonts w:cs="Arial"/>
        </w:rPr>
        <w:t xml:space="preserve"> técnicas para la extracción de patrones.</w:t>
      </w:r>
    </w:p>
    <w:p w14:paraId="14A26588" w14:textId="76B935CF" w:rsidR="00741BEC" w:rsidRDefault="00DB5DFA" w:rsidP="008E2793">
      <w:pPr>
        <w:rPr>
          <w:rFonts w:cs="Arial"/>
        </w:rPr>
      </w:pPr>
      <w:r>
        <w:rPr>
          <w:rFonts w:cs="Arial"/>
        </w:rPr>
        <w:lastRenderedPageBreak/>
        <w:t xml:space="preserve">En la figura </w:t>
      </w:r>
      <w:r w:rsidR="002E79CD">
        <w:rPr>
          <w:rFonts w:cs="Arial"/>
        </w:rPr>
        <w:t>5</w:t>
      </w:r>
      <w:r>
        <w:rPr>
          <w:rFonts w:cs="Arial"/>
        </w:rPr>
        <w:t xml:space="preserve">, dentro de </w:t>
      </w:r>
      <w:r w:rsidR="00D44AF5">
        <w:rPr>
          <w:rFonts w:cs="Arial"/>
        </w:rPr>
        <w:t xml:space="preserve">la fase </w:t>
      </w:r>
      <w:r w:rsidR="00615C77">
        <w:rPr>
          <w:rFonts w:cs="Arial"/>
        </w:rPr>
        <w:t>d</w:t>
      </w:r>
      <w:r w:rsidR="00D44AF5">
        <w:rPr>
          <w:rFonts w:cs="Arial"/>
        </w:rPr>
        <w:t xml:space="preserve">e preprocesamiento </w:t>
      </w:r>
      <w:r w:rsidR="00943612">
        <w:rPr>
          <w:rFonts w:cs="Arial"/>
        </w:rPr>
        <w:t>se encuentran</w:t>
      </w:r>
      <w:r w:rsidR="00D44AF5">
        <w:rPr>
          <w:rFonts w:cs="Arial"/>
        </w:rPr>
        <w:t xml:space="preserve"> algun</w:t>
      </w:r>
      <w:r w:rsidR="006B4CB0">
        <w:rPr>
          <w:rFonts w:cs="Arial"/>
        </w:rPr>
        <w:t xml:space="preserve">os métodos </w:t>
      </w:r>
      <w:r w:rsidR="00AC0F01">
        <w:rPr>
          <w:rFonts w:cs="Arial"/>
        </w:rPr>
        <w:t xml:space="preserve">como </w:t>
      </w:r>
      <w:r w:rsidR="00B366A8">
        <w:rPr>
          <w:rFonts w:cs="Arial"/>
        </w:rPr>
        <w:t>la eliminación de palabras de detención</w:t>
      </w:r>
      <w:r w:rsidR="000A162A">
        <w:rPr>
          <w:rFonts w:cs="Arial"/>
        </w:rPr>
        <w:t xml:space="preserve"> (</w:t>
      </w:r>
      <w:r w:rsidR="000A162A" w:rsidRPr="001D0756">
        <w:rPr>
          <w:rFonts w:cs="Arial"/>
        </w:rPr>
        <w:t xml:space="preserve">Stop </w:t>
      </w:r>
      <w:proofErr w:type="spellStart"/>
      <w:r w:rsidR="000A162A" w:rsidRPr="001D0756">
        <w:rPr>
          <w:rFonts w:cs="Arial"/>
        </w:rPr>
        <w:t>Words</w:t>
      </w:r>
      <w:proofErr w:type="spellEnd"/>
      <w:r w:rsidR="000A162A" w:rsidRPr="001D0756">
        <w:rPr>
          <w:rFonts w:cs="Arial"/>
        </w:rPr>
        <w:t xml:space="preserve"> </w:t>
      </w:r>
      <w:proofErr w:type="spellStart"/>
      <w:r w:rsidR="000A162A" w:rsidRPr="001D0756">
        <w:rPr>
          <w:rFonts w:cs="Arial"/>
        </w:rPr>
        <w:t>Removal</w:t>
      </w:r>
      <w:proofErr w:type="spellEnd"/>
      <w:r w:rsidR="000A162A">
        <w:rPr>
          <w:rFonts w:cs="Arial"/>
        </w:rPr>
        <w:t>)</w:t>
      </w:r>
      <w:r w:rsidR="00B366A8">
        <w:rPr>
          <w:rFonts w:cs="Arial"/>
        </w:rPr>
        <w:t xml:space="preserve"> </w:t>
      </w:r>
      <w:r w:rsidR="0084471D">
        <w:rPr>
          <w:rFonts w:cs="Arial"/>
        </w:rPr>
        <w:t xml:space="preserve">que consiste </w:t>
      </w:r>
      <w:r w:rsidR="00615C77">
        <w:rPr>
          <w:rFonts w:cs="Arial"/>
        </w:rPr>
        <w:t xml:space="preserve">en eliminar </w:t>
      </w:r>
      <w:r w:rsidR="002A13B4">
        <w:rPr>
          <w:rFonts w:cs="Arial"/>
        </w:rPr>
        <w:t>las preposiciones, los artículos</w:t>
      </w:r>
      <w:r w:rsidR="00943612">
        <w:rPr>
          <w:rFonts w:cs="Arial"/>
        </w:rPr>
        <w:t>,</w:t>
      </w:r>
      <w:r w:rsidR="002A13B4">
        <w:rPr>
          <w:rFonts w:cs="Arial"/>
        </w:rPr>
        <w:t xml:space="preserve"> </w:t>
      </w:r>
      <w:r w:rsidR="009D457A">
        <w:rPr>
          <w:rFonts w:cs="Arial"/>
        </w:rPr>
        <w:t xml:space="preserve">los pronombres personales y </w:t>
      </w:r>
      <w:r w:rsidR="00E75A4D">
        <w:rPr>
          <w:rFonts w:cs="Arial"/>
        </w:rPr>
        <w:t>demás</w:t>
      </w:r>
      <w:r w:rsidR="009D457A">
        <w:rPr>
          <w:rFonts w:cs="Arial"/>
        </w:rPr>
        <w:t xml:space="preserve"> palabras </w:t>
      </w:r>
      <w:r w:rsidR="00E43E96">
        <w:rPr>
          <w:rFonts w:cs="Arial"/>
        </w:rPr>
        <w:t>que se las considera sin sentido</w:t>
      </w:r>
      <w:r w:rsidR="00B97E9C">
        <w:rPr>
          <w:rFonts w:cs="Arial"/>
        </w:rPr>
        <w:t xml:space="preserve"> que comúnmente se denominan palabras vacías</w:t>
      </w:r>
      <w:r w:rsidR="00D71A5B">
        <w:rPr>
          <w:rFonts w:cs="Arial"/>
        </w:rPr>
        <w:t xml:space="preserve">. </w:t>
      </w:r>
      <w:r w:rsidR="00373945">
        <w:rPr>
          <w:rFonts w:cs="Arial"/>
        </w:rPr>
        <w:t xml:space="preserve">Otro método de preprocesamiento </w:t>
      </w:r>
      <w:r w:rsidR="00D142D4">
        <w:rPr>
          <w:rFonts w:cs="Arial"/>
        </w:rPr>
        <w:t xml:space="preserve">es el </w:t>
      </w:r>
      <w:proofErr w:type="spellStart"/>
      <w:r w:rsidR="00D142D4" w:rsidRPr="001D0756">
        <w:rPr>
          <w:rFonts w:cs="Arial"/>
        </w:rPr>
        <w:t>Stemming</w:t>
      </w:r>
      <w:proofErr w:type="spellEnd"/>
      <w:r w:rsidR="00D142D4">
        <w:rPr>
          <w:rFonts w:cs="Arial"/>
        </w:rPr>
        <w:t xml:space="preserve"> </w:t>
      </w:r>
      <w:r w:rsidR="00445BFF">
        <w:rPr>
          <w:rFonts w:cs="Arial"/>
        </w:rPr>
        <w:t xml:space="preserve">el cual </w:t>
      </w:r>
      <w:r w:rsidR="008B7DAC">
        <w:rPr>
          <w:rFonts w:cs="Arial"/>
        </w:rPr>
        <w:t xml:space="preserve">consiste en </w:t>
      </w:r>
      <w:r w:rsidR="003776B1">
        <w:rPr>
          <w:rFonts w:cs="Arial"/>
        </w:rPr>
        <w:t xml:space="preserve">expresar las </w:t>
      </w:r>
      <w:r w:rsidR="00A00F0A">
        <w:rPr>
          <w:rFonts w:cs="Arial"/>
        </w:rPr>
        <w:t xml:space="preserve">diferentes formas de las palabras a una sola conocida como la raíz </w:t>
      </w:r>
      <w:r w:rsidR="00F605AE">
        <w:rPr>
          <w:rFonts w:cs="Arial"/>
        </w:rPr>
        <w:t>por ejemplo: “</w:t>
      </w:r>
      <w:r w:rsidR="002D04C5">
        <w:rPr>
          <w:rFonts w:cs="Arial"/>
        </w:rPr>
        <w:t>le</w:t>
      </w:r>
      <w:r w:rsidR="001B47A2">
        <w:rPr>
          <w:rFonts w:cs="Arial"/>
        </w:rPr>
        <w:t>í</w:t>
      </w:r>
      <w:r w:rsidR="00F605AE">
        <w:rPr>
          <w:rFonts w:cs="Arial"/>
        </w:rPr>
        <w:t>”</w:t>
      </w:r>
      <w:r w:rsidR="001B47A2">
        <w:rPr>
          <w:rFonts w:cs="Arial"/>
        </w:rPr>
        <w:t>, “leeré” y “leyendo”</w:t>
      </w:r>
      <w:r w:rsidR="008A4736">
        <w:rPr>
          <w:rFonts w:cs="Arial"/>
        </w:rPr>
        <w:t xml:space="preserve"> puede </w:t>
      </w:r>
      <w:r w:rsidR="008A422D">
        <w:rPr>
          <w:rFonts w:cs="Arial"/>
        </w:rPr>
        <w:t>ser reducida a su forma raíz que es “leer”.</w:t>
      </w:r>
    </w:p>
    <w:p w14:paraId="45F54CB1" w14:textId="0DB63591" w:rsidR="007E4808" w:rsidRDefault="00DF35F1" w:rsidP="008E2793">
      <w:pPr>
        <w:rPr>
          <w:rFonts w:cs="Arial"/>
        </w:rPr>
      </w:pPr>
      <w:r>
        <w:rPr>
          <w:rFonts w:cs="Arial"/>
        </w:rPr>
        <w:fldChar w:fldCharType="begin" w:fldLock="1"/>
      </w:r>
      <w:r w:rsidR="00CE18D9">
        <w:rPr>
          <w:rFonts w:cs="Arial"/>
        </w:rPr>
        <w:instrText>ADDIN CSL_CITATION {"citationItems":[{"id":"ITEM-1","itemData":{"DOI":"10.1007/978-1-4614-3223-4","ISBN":"9781461432234","author":[{"dropping-particle":"","family":"Hu","given":"Xia","non-dropping-particle":"","parse-names":false,"suffix":""},{"dropping-particle":"","family":"Liu","given":"Huan","non-dropping-particle":"","parse-names":false,"suffix":""}],"edition":"1.ª ed.","editor":[{"dropping-particle":"","family":"Aggarwal","given":"Charu C.","non-dropping-particle":"","parse-names":false,"suffix":""},{"dropping-particle":"","family":"Zhai","given":"ChengXiang","non-dropping-particle":"","parse-names":false,"suffix":""}],"id":"ITEM-1","issued":{"date-parts":[["2012"]]},"number-of-pages":"526","publisher":"Springer-Verlag New York","title":"Mining Text Data","type":"book"},"uris":["http://www.mendeley.com/documents/?uuid=5dc641fe-7715-4d7d-81df-ae14e57f46c0"]}],"mendeley":{"formattedCitation":"(Hu &amp; Liu, 2012)","manualFormatting":"Hu &amp; Liu (2012)","plainTextFormattedCitation":"(Hu &amp; Liu, 2012)","previouslyFormattedCitation":"(Hu &amp; Liu, 2012)"},"properties":{"noteIndex":0},"schema":"https://github.com/citation-style-language/schema/raw/master/csl-citation.json"}</w:instrText>
      </w:r>
      <w:r>
        <w:rPr>
          <w:rFonts w:cs="Arial"/>
        </w:rPr>
        <w:fldChar w:fldCharType="separate"/>
      </w:r>
      <w:r w:rsidRPr="00DF35F1">
        <w:rPr>
          <w:rFonts w:cs="Arial"/>
          <w:noProof/>
        </w:rPr>
        <w:t xml:space="preserve">Hu &amp; Liu </w:t>
      </w:r>
      <w:r>
        <w:rPr>
          <w:rFonts w:cs="Arial"/>
          <w:noProof/>
        </w:rPr>
        <w:t>(</w:t>
      </w:r>
      <w:r w:rsidRPr="00DF35F1">
        <w:rPr>
          <w:rFonts w:cs="Arial"/>
          <w:noProof/>
        </w:rPr>
        <w:t>2012)</w:t>
      </w:r>
      <w:r>
        <w:rPr>
          <w:rFonts w:cs="Arial"/>
        </w:rPr>
        <w:fldChar w:fldCharType="end"/>
      </w:r>
      <w:r>
        <w:rPr>
          <w:rFonts w:cs="Arial"/>
        </w:rPr>
        <w:t xml:space="preserve"> dicen que las palabras con formas variantes </w:t>
      </w:r>
      <w:r w:rsidR="00861EF4">
        <w:rPr>
          <w:rFonts w:cs="Arial"/>
        </w:rPr>
        <w:t>se las puede considerar palabras que tienen la misma característica.</w:t>
      </w:r>
    </w:p>
    <w:p w14:paraId="2743F41C" w14:textId="5FB8B24E" w:rsidR="00896240" w:rsidRDefault="00896240" w:rsidP="00C0765C">
      <w:pPr>
        <w:rPr>
          <w:rFonts w:cs="Arial"/>
        </w:rPr>
      </w:pPr>
      <w:r>
        <w:rPr>
          <w:rFonts w:cs="Arial"/>
        </w:rPr>
        <w:t xml:space="preserve">Otro método de preprocesamiento de textos es la </w:t>
      </w:r>
      <w:proofErr w:type="spellStart"/>
      <w:r>
        <w:rPr>
          <w:rFonts w:cs="Arial"/>
        </w:rPr>
        <w:t>token</w:t>
      </w:r>
      <w:r w:rsidR="005E3C3B">
        <w:rPr>
          <w:rFonts w:cs="Arial"/>
        </w:rPr>
        <w:t>ización</w:t>
      </w:r>
      <w:proofErr w:type="spellEnd"/>
      <w:r w:rsidR="005E3C3B">
        <w:rPr>
          <w:rFonts w:cs="Arial"/>
        </w:rPr>
        <w:t xml:space="preserve"> (</w:t>
      </w:r>
      <w:proofErr w:type="spellStart"/>
      <w:r w:rsidR="00CA5E59" w:rsidRPr="001D0756">
        <w:rPr>
          <w:rFonts w:cs="Arial"/>
        </w:rPr>
        <w:t>tokenization</w:t>
      </w:r>
      <w:proofErr w:type="spellEnd"/>
      <w:r w:rsidR="005E3C3B">
        <w:rPr>
          <w:rFonts w:cs="Arial"/>
        </w:rPr>
        <w:t>)</w:t>
      </w:r>
      <w:r w:rsidR="00CA5E59">
        <w:rPr>
          <w:rFonts w:cs="Arial"/>
        </w:rPr>
        <w:t xml:space="preserve"> y </w:t>
      </w:r>
      <w:r w:rsidR="00BA0E65">
        <w:rPr>
          <w:rFonts w:cs="Arial"/>
        </w:rPr>
        <w:t>consiste en dividir el flujo de</w:t>
      </w:r>
      <w:r w:rsidR="00345A90">
        <w:rPr>
          <w:rFonts w:cs="Arial"/>
        </w:rPr>
        <w:t xml:space="preserve"> texto en pala</w:t>
      </w:r>
      <w:r w:rsidR="008C36A2">
        <w:rPr>
          <w:rFonts w:cs="Arial"/>
        </w:rPr>
        <w:t xml:space="preserve">bras </w:t>
      </w:r>
      <w:r w:rsidR="00EE4CD2">
        <w:rPr>
          <w:rFonts w:cs="Arial"/>
        </w:rPr>
        <w:t>o frases</w:t>
      </w:r>
      <w:r w:rsidR="00CD7491">
        <w:rPr>
          <w:rFonts w:cs="Arial"/>
        </w:rPr>
        <w:t xml:space="preserve">. A estas palabras </w:t>
      </w:r>
      <w:r w:rsidR="00EA3B38">
        <w:rPr>
          <w:rFonts w:cs="Arial"/>
        </w:rPr>
        <w:t xml:space="preserve">o frases </w:t>
      </w:r>
      <w:r w:rsidR="00CD7491">
        <w:rPr>
          <w:rFonts w:cs="Arial"/>
        </w:rPr>
        <w:t xml:space="preserve">separadas se las conoce como </w:t>
      </w:r>
      <w:r w:rsidR="00CD7491" w:rsidRPr="00CD7491">
        <w:rPr>
          <w:rFonts w:cs="Arial"/>
          <w:i/>
          <w:iCs/>
        </w:rPr>
        <w:t>tokens</w:t>
      </w:r>
      <w:r w:rsidR="00D278AE">
        <w:rPr>
          <w:rFonts w:cs="Arial"/>
          <w:i/>
          <w:iCs/>
        </w:rPr>
        <w:t>.</w:t>
      </w:r>
      <w:r w:rsidR="008C36A2">
        <w:rPr>
          <w:rFonts w:cs="Arial"/>
          <w:i/>
          <w:iCs/>
        </w:rPr>
        <w:t xml:space="preserve"> </w:t>
      </w:r>
      <w:r w:rsidR="004036E7">
        <w:rPr>
          <w:rFonts w:cs="Arial"/>
          <w:i/>
          <w:iCs/>
        </w:rPr>
        <w:fldChar w:fldCharType="begin" w:fldLock="1"/>
      </w:r>
      <w:r w:rsidR="00E43700">
        <w:rPr>
          <w:rFonts w:cs="Arial"/>
          <w:i/>
          <w:iCs/>
        </w:rPr>
        <w:instrText>ADDIN CSL_CITATION {"citationItems":[{"id":"ITEM-1","itemData":{"DOI":"10.1007/978-0-387-34555-0","ISBN":"978-0-387-95433-2","ISSN":"978-1-4419-2996-9","author":[{"dropping-particle":"","family":"Weiss","given":"Sholom M.","non-dropping-particle":"","parse-names":false,"suffix":""},{"dropping-particle":"","family":"Indurkhya","given":"Nitin","non-dropping-particle":"","parse-names":false,"suffix":""},{"dropping-particle":"","family":"Zhang","given":"Tong","non-dropping-particle":"","parse-names":false,"suffix":""},{"dropping-particle":"","family":"Damerau","given":"Fred","non-dropping-particle":"","parse-names":false,"suffix":""}],"edition":"1.ª ed.","id":"ITEM-1","issued":{"date-parts":[["2005"]]},"number-of-pages":"243","publisher":"Springer-Verlag New York","title":"Text Mining","type":"book"},"uris":["http://www.mendeley.com/documents/?uuid=c4d62cbc-5136-4410-afdc-323f00c01a98"]}],"mendeley":{"formattedCitation":"(Weiss et al., 2005)","plainTextFormattedCitation":"(Weiss et al., 2005)","previouslyFormattedCitation":"(Weiss et al., 2005)"},"properties":{"noteIndex":0},"schema":"https://github.com/citation-style-language/schema/raw/master/csl-citation.json"}</w:instrText>
      </w:r>
      <w:r w:rsidR="004036E7">
        <w:rPr>
          <w:rFonts w:cs="Arial"/>
          <w:i/>
          <w:iCs/>
        </w:rPr>
        <w:fldChar w:fldCharType="separate"/>
      </w:r>
      <w:r w:rsidR="004036E7" w:rsidRPr="004036E7">
        <w:rPr>
          <w:rFonts w:cs="Arial"/>
          <w:iCs/>
          <w:noProof/>
        </w:rPr>
        <w:t xml:space="preserve">(Weiss </w:t>
      </w:r>
      <w:r w:rsidR="004036E7" w:rsidRPr="008160CF">
        <w:rPr>
          <w:rFonts w:cs="Arial"/>
          <w:i/>
          <w:noProof/>
        </w:rPr>
        <w:t>et al</w:t>
      </w:r>
      <w:r w:rsidR="004036E7" w:rsidRPr="004036E7">
        <w:rPr>
          <w:rFonts w:cs="Arial"/>
          <w:iCs/>
          <w:noProof/>
        </w:rPr>
        <w:t>., 2005)</w:t>
      </w:r>
      <w:r w:rsidR="004036E7">
        <w:rPr>
          <w:rFonts w:cs="Arial"/>
          <w:i/>
          <w:iCs/>
        </w:rPr>
        <w:fldChar w:fldCharType="end"/>
      </w:r>
      <w:r w:rsidR="00237B37">
        <w:rPr>
          <w:rFonts w:cs="Arial"/>
        </w:rPr>
        <w:t>.</w:t>
      </w:r>
    </w:p>
    <w:p w14:paraId="543CE8A0" w14:textId="48E2B4C5" w:rsidR="00426A98" w:rsidRPr="00FE6788" w:rsidRDefault="00FE6788" w:rsidP="00AD64A0">
      <w:pPr>
        <w:pStyle w:val="Ttulo3"/>
        <w:numPr>
          <w:ilvl w:val="2"/>
          <w:numId w:val="1"/>
        </w:numPr>
        <w:ind w:left="709"/>
        <w:rPr>
          <w:rFonts w:ascii="Arial" w:hAnsi="Arial" w:cs="Arial"/>
          <w:b/>
          <w:bCs/>
          <w:iCs/>
          <w:color w:val="auto"/>
          <w:sz w:val="22"/>
          <w:lang w:val="es-ES"/>
        </w:rPr>
      </w:pPr>
      <w:r w:rsidRPr="00FE6788">
        <w:rPr>
          <w:rFonts w:ascii="Arial" w:hAnsi="Arial" w:cs="Arial"/>
          <w:b/>
          <w:bCs/>
          <w:iCs/>
          <w:color w:val="auto"/>
          <w:sz w:val="22"/>
          <w:lang w:val="es-ES"/>
        </w:rPr>
        <w:t>Representación o forma intermedia</w:t>
      </w:r>
    </w:p>
    <w:p w14:paraId="310B5BBD" w14:textId="773C8393" w:rsidR="00C40DFB" w:rsidRDefault="00B022AF" w:rsidP="00C0765C">
      <w:pPr>
        <w:rPr>
          <w:rFonts w:cs="Arial"/>
        </w:rPr>
      </w:pPr>
      <w:r>
        <w:rPr>
          <w:rFonts w:cs="Arial"/>
        </w:rPr>
        <w:t>Una vez que el texto ha sido pre</w:t>
      </w:r>
      <w:r w:rsidR="00A13407">
        <w:rPr>
          <w:rFonts w:cs="Arial"/>
        </w:rPr>
        <w:t xml:space="preserve"> - </w:t>
      </w:r>
      <w:r>
        <w:rPr>
          <w:rFonts w:cs="Arial"/>
        </w:rPr>
        <w:t>procesado c</w:t>
      </w:r>
      <w:r w:rsidR="00BF1C9D">
        <w:rPr>
          <w:rFonts w:cs="Arial"/>
        </w:rPr>
        <w:t xml:space="preserve">on los métodos que se mencionó anteriormente, ahora es posible representarlo </w:t>
      </w:r>
      <w:r w:rsidR="00EC7157">
        <w:rPr>
          <w:rFonts w:cs="Arial"/>
        </w:rPr>
        <w:t>a una forma intermedia</w:t>
      </w:r>
      <w:r w:rsidR="007F6DCE">
        <w:rPr>
          <w:rFonts w:cs="Arial"/>
        </w:rPr>
        <w:t>. En la figura 6 se menciona</w:t>
      </w:r>
      <w:r w:rsidR="0022439E">
        <w:rPr>
          <w:rFonts w:cs="Arial"/>
        </w:rPr>
        <w:t>n</w:t>
      </w:r>
      <w:r w:rsidR="007F6DCE">
        <w:rPr>
          <w:rFonts w:cs="Arial"/>
        </w:rPr>
        <w:t xml:space="preserve"> las principales formas intermedias</w:t>
      </w:r>
      <w:r w:rsidR="0022439E">
        <w:rPr>
          <w:rFonts w:cs="Arial"/>
        </w:rPr>
        <w:t xml:space="preserve">. </w:t>
      </w:r>
    </w:p>
    <w:p w14:paraId="7CD0938B" w14:textId="09424115" w:rsidR="0022439E" w:rsidRDefault="00BC6C90" w:rsidP="00190C77">
      <w:pPr>
        <w:rPr>
          <w:rFonts w:cs="Arial"/>
        </w:rPr>
      </w:pPr>
      <w:r>
        <w:rPr>
          <w:rFonts w:cs="Arial"/>
        </w:rPr>
        <w:t>Modelo de espacio vectorial (</w:t>
      </w:r>
      <w:r w:rsidRPr="001D0756">
        <w:rPr>
          <w:rFonts w:cs="Arial"/>
        </w:rPr>
        <w:t xml:space="preserve">Vector </w:t>
      </w:r>
      <w:proofErr w:type="spellStart"/>
      <w:r w:rsidRPr="001D0756">
        <w:rPr>
          <w:rFonts w:cs="Arial"/>
        </w:rPr>
        <w:t>Space</w:t>
      </w:r>
      <w:proofErr w:type="spellEnd"/>
      <w:r w:rsidRPr="001D0756">
        <w:rPr>
          <w:rFonts w:cs="Arial"/>
        </w:rPr>
        <w:t xml:space="preserve"> </w:t>
      </w:r>
      <w:proofErr w:type="spellStart"/>
      <w:r w:rsidRPr="001D0756">
        <w:rPr>
          <w:rFonts w:cs="Arial"/>
        </w:rPr>
        <w:t>Model</w:t>
      </w:r>
      <w:proofErr w:type="spellEnd"/>
      <w:r>
        <w:rPr>
          <w:rFonts w:cs="Arial"/>
        </w:rPr>
        <w:t>)</w:t>
      </w:r>
      <w:r w:rsidR="00832C86">
        <w:rPr>
          <w:rFonts w:cs="Arial"/>
        </w:rPr>
        <w:t xml:space="preserve"> que consiste en la representación del texto </w:t>
      </w:r>
      <w:r w:rsidR="00FD214A">
        <w:rPr>
          <w:rFonts w:cs="Arial"/>
        </w:rPr>
        <w:t>por medio de vectores de términos. “</w:t>
      </w:r>
      <w:r w:rsidR="00AB3A05" w:rsidRPr="00AB3A05">
        <w:rPr>
          <w:rFonts w:cs="Arial"/>
        </w:rPr>
        <w:t xml:space="preserve">En </w:t>
      </w:r>
      <w:r w:rsidR="00AB3A05">
        <w:rPr>
          <w:rFonts w:cs="Arial"/>
        </w:rPr>
        <w:t>el modelo de espacio vectorial</w:t>
      </w:r>
      <w:r w:rsidR="00AB3A05" w:rsidRPr="00AB3A05">
        <w:rPr>
          <w:rFonts w:cs="Arial"/>
        </w:rPr>
        <w:t>, cada palabra está representada por una variable que tiene un valor numérico que indica el peso (importancia) de la palabra en el documento</w:t>
      </w:r>
      <w:r w:rsidR="00FD214A">
        <w:rPr>
          <w:rFonts w:cs="Arial"/>
        </w:rPr>
        <w:t>”</w:t>
      </w:r>
      <w:r w:rsidR="002F7C81">
        <w:rPr>
          <w:rFonts w:cs="Arial"/>
        </w:rPr>
        <w:t xml:space="preserve"> </w:t>
      </w:r>
      <w:r w:rsidR="00FE74FC">
        <w:rPr>
          <w:rFonts w:cs="Arial"/>
        </w:rPr>
        <w:t>(</w:t>
      </w:r>
      <w:r w:rsidR="00E454D1">
        <w:rPr>
          <w:rFonts w:cs="Arial"/>
        </w:rPr>
        <w:fldChar w:fldCharType="begin" w:fldLock="1"/>
      </w:r>
      <w:r w:rsidR="00FE74FC">
        <w:rPr>
          <w:rFonts w:cs="Arial"/>
        </w:rPr>
        <w:instrText>ADDIN CSL_CITATION {"citationItems":[{"id":"ITEM-1","itemData":{"abstract":"The amount of text that is generated every day is increasing dramatically. This tremendous volume of mostly unstructured text cannot be simply processed and perceived by computers. Therefore, efficient and effective techniques and algorithms are required to discover useful patterns. Text mining is the task of extracting meaningful information from text, which has gained significant attentions in recent years. In this paper, we describe several of the most fundamental text mining tasks and techniques including text pre-processing, classification and clustering. Additionally, we briefly explain text mining in biomedical and health care domains.","author":[{"dropping-particle":"","family":"Allahyari","given":"Mehdi","non-dropping-particle":"","parse-names":false,"suffix":""},{"dropping-particle":"","family":"Pouriyeh","given":"Seyedamin","non-dropping-particle":"","parse-names":false,"suffix":""},{"dropping-particle":"","family":"Assefi","given":"Mehdi","non-dropping-particle":"","parse-names":false,"suffix":""},{"dropping-particle":"","family":"Safaei","given":"Saied","non-dropping-particle":"","parse-names":false,"suffix":""},{"dropping-particle":"","family":"Trippe","given":"Elizabeth D.","non-dropping-particle":"","parse-names":false,"suffix":""},{"dropping-particle":"","family":"Gutierrez","given":"Juan B.","non-dropping-particle":"","parse-names":false,"suffix":""},{"dropping-particle":"","family":"Kochut","given":"Krys","non-dropping-particle":"","parse-names":false,"suffix":""}],"id":"ITEM-1","issued":{"date-parts":[["2017"]]},"title":"A Brief Survey of Text Mining: Classification, Clustering and Extraction Techniques","type":"article-journal"},"uris":["http://www.mendeley.com/documents/?uuid=12e30d48-cd03-425d-8ab1-244f1d1b3ec5"]}],"mendeley":{"formattedCitation":"(Allahyari et al., 2017)","manualFormatting":"Allahyari et al., 2017, p. 4)","plainTextFormattedCitation":"(Allahyari et al., 2017)","previouslyFormattedCitation":"(Allahyari et al., 2017)"},"properties":{"noteIndex":0},"schema":"https://github.com/citation-style-language/schema/raw/master/csl-citation.json"}</w:instrText>
      </w:r>
      <w:r w:rsidR="00E454D1">
        <w:rPr>
          <w:rFonts w:cs="Arial"/>
        </w:rPr>
        <w:fldChar w:fldCharType="separate"/>
      </w:r>
      <w:r w:rsidR="00E454D1" w:rsidRPr="00E454D1">
        <w:rPr>
          <w:rFonts w:cs="Arial"/>
          <w:noProof/>
        </w:rPr>
        <w:t>Allahyari et al., 2017</w:t>
      </w:r>
      <w:r w:rsidR="00816B02">
        <w:rPr>
          <w:rFonts w:cs="Arial"/>
          <w:noProof/>
        </w:rPr>
        <w:t>, p.</w:t>
      </w:r>
      <w:r w:rsidR="00193791">
        <w:rPr>
          <w:rFonts w:cs="Arial"/>
          <w:noProof/>
        </w:rPr>
        <w:t xml:space="preserve"> 4</w:t>
      </w:r>
      <w:r w:rsidR="00E454D1" w:rsidRPr="00E454D1">
        <w:rPr>
          <w:rFonts w:cs="Arial"/>
          <w:noProof/>
        </w:rPr>
        <w:t>)</w:t>
      </w:r>
      <w:r w:rsidR="00E454D1">
        <w:rPr>
          <w:rFonts w:cs="Arial"/>
        </w:rPr>
        <w:fldChar w:fldCharType="end"/>
      </w:r>
      <w:r w:rsidR="00980922">
        <w:rPr>
          <w:rFonts w:cs="Arial"/>
        </w:rPr>
        <w:t xml:space="preserve">. Un método para elaborar un VSM es </w:t>
      </w:r>
      <w:r w:rsidR="00980922" w:rsidRPr="00980922">
        <w:rPr>
          <w:rFonts w:cs="Arial"/>
        </w:rPr>
        <w:t>TF-IDF o frecuencia de término – frecuencia inversa de documento (</w:t>
      </w:r>
      <w:proofErr w:type="spellStart"/>
      <w:r w:rsidR="00980922" w:rsidRPr="001D0756">
        <w:rPr>
          <w:rFonts w:cs="Arial"/>
        </w:rPr>
        <w:t>Term</w:t>
      </w:r>
      <w:proofErr w:type="spellEnd"/>
      <w:r w:rsidR="00980922" w:rsidRPr="001D0756">
        <w:rPr>
          <w:rFonts w:cs="Arial"/>
        </w:rPr>
        <w:t xml:space="preserve"> </w:t>
      </w:r>
      <w:proofErr w:type="spellStart"/>
      <w:r w:rsidR="00980922" w:rsidRPr="001D0756">
        <w:rPr>
          <w:rFonts w:cs="Arial"/>
        </w:rPr>
        <w:t>frequency</w:t>
      </w:r>
      <w:proofErr w:type="spellEnd"/>
      <w:r w:rsidR="00980922" w:rsidRPr="001D0756">
        <w:rPr>
          <w:rFonts w:cs="Arial"/>
        </w:rPr>
        <w:t xml:space="preserve"> – </w:t>
      </w:r>
      <w:proofErr w:type="spellStart"/>
      <w:r w:rsidR="00980922" w:rsidRPr="001D0756">
        <w:rPr>
          <w:rFonts w:cs="Arial"/>
        </w:rPr>
        <w:t>Inverse</w:t>
      </w:r>
      <w:proofErr w:type="spellEnd"/>
      <w:r w:rsidR="00980922" w:rsidRPr="001D0756">
        <w:rPr>
          <w:rFonts w:cs="Arial"/>
        </w:rPr>
        <w:t xml:space="preserve"> </w:t>
      </w:r>
      <w:proofErr w:type="spellStart"/>
      <w:r w:rsidR="00980922" w:rsidRPr="001D0756">
        <w:rPr>
          <w:rFonts w:cs="Arial"/>
        </w:rPr>
        <w:t>document</w:t>
      </w:r>
      <w:proofErr w:type="spellEnd"/>
      <w:r w:rsidR="00980922" w:rsidRPr="001D0756">
        <w:rPr>
          <w:rFonts w:cs="Arial"/>
        </w:rPr>
        <w:t xml:space="preserve"> </w:t>
      </w:r>
      <w:proofErr w:type="spellStart"/>
      <w:r w:rsidR="00980922" w:rsidRPr="001D0756">
        <w:rPr>
          <w:rFonts w:cs="Arial"/>
        </w:rPr>
        <w:t>frequency</w:t>
      </w:r>
      <w:proofErr w:type="spellEnd"/>
      <w:r w:rsidR="00980922" w:rsidRPr="00980922">
        <w:rPr>
          <w:rFonts w:cs="Arial"/>
        </w:rPr>
        <w:t>)</w:t>
      </w:r>
      <w:r w:rsidR="00980922">
        <w:rPr>
          <w:rFonts w:cs="Arial"/>
        </w:rPr>
        <w:t xml:space="preserve">, </w:t>
      </w:r>
      <w:r w:rsidR="00980922" w:rsidRPr="00980922">
        <w:rPr>
          <w:rFonts w:cs="Arial"/>
        </w:rPr>
        <w:t>consiste en una medida numérica para expresar cuantas veces aparecen los términos en los documentos y de esta forma determinar su relevancia.</w:t>
      </w:r>
    </w:p>
    <w:p w14:paraId="0F667C92" w14:textId="45066C56" w:rsidR="00234669" w:rsidRDefault="000F33EC" w:rsidP="00140950">
      <w:pPr>
        <w:rPr>
          <w:rFonts w:cs="Arial"/>
        </w:rPr>
      </w:pPr>
      <w:r>
        <w:rPr>
          <w:rFonts w:cs="Arial"/>
        </w:rPr>
        <w:t>Otra forma de representación intermedia es la bolsa de palabras (</w:t>
      </w:r>
      <w:r w:rsidRPr="001D0756">
        <w:rPr>
          <w:rFonts w:cs="Arial"/>
        </w:rPr>
        <w:t xml:space="preserve">Bag </w:t>
      </w:r>
      <w:proofErr w:type="spellStart"/>
      <w:r w:rsidRPr="001D0756">
        <w:rPr>
          <w:rFonts w:cs="Arial"/>
        </w:rPr>
        <w:t>of</w:t>
      </w:r>
      <w:proofErr w:type="spellEnd"/>
      <w:r w:rsidRPr="001D0756">
        <w:rPr>
          <w:rFonts w:cs="Arial"/>
        </w:rPr>
        <w:t xml:space="preserve"> </w:t>
      </w:r>
      <w:proofErr w:type="spellStart"/>
      <w:r w:rsidRPr="001D0756">
        <w:rPr>
          <w:rFonts w:cs="Arial"/>
        </w:rPr>
        <w:t>Words</w:t>
      </w:r>
      <w:proofErr w:type="spellEnd"/>
      <w:r>
        <w:rPr>
          <w:rFonts w:cs="Arial"/>
        </w:rPr>
        <w:t>)</w:t>
      </w:r>
      <w:r w:rsidR="001D5428">
        <w:rPr>
          <w:rFonts w:cs="Arial"/>
        </w:rPr>
        <w:t xml:space="preserve">. “Una representación basada en bolsa de palabras es aquella </w:t>
      </w:r>
      <w:r w:rsidR="0008301D">
        <w:rPr>
          <w:rFonts w:cs="Arial"/>
        </w:rPr>
        <w:t xml:space="preserve">en la que se toman todas las palabras del documento, se eliminan sus relaciones tanto </w:t>
      </w:r>
      <w:r w:rsidR="00043C40">
        <w:rPr>
          <w:rFonts w:cs="Arial"/>
        </w:rPr>
        <w:t xml:space="preserve">sintácticas como semánticas y se almacenan de tal modo que quede </w:t>
      </w:r>
      <w:r w:rsidR="00F03356">
        <w:rPr>
          <w:rFonts w:cs="Arial"/>
        </w:rPr>
        <w:t>accesible para futuros tratamientos.</w:t>
      </w:r>
      <w:r w:rsidR="001D5428">
        <w:rPr>
          <w:rFonts w:cs="Arial"/>
        </w:rPr>
        <w:t>”</w:t>
      </w:r>
      <w:r w:rsidR="00F03356">
        <w:rPr>
          <w:rFonts w:cs="Arial"/>
        </w:rPr>
        <w:t xml:space="preserve"> </w:t>
      </w:r>
      <w:r w:rsidR="00FE74FC">
        <w:rPr>
          <w:rFonts w:cs="Arial"/>
        </w:rPr>
        <w:t>(</w:t>
      </w:r>
      <w:r w:rsidR="00F03356">
        <w:rPr>
          <w:rFonts w:cs="Arial"/>
        </w:rPr>
        <w:fldChar w:fldCharType="begin" w:fldLock="1"/>
      </w:r>
      <w:r w:rsidR="00FE74FC">
        <w:rPr>
          <w:rFonts w:cs="Arial"/>
        </w:rPr>
        <w:instrText>ADDIN CSL_CITATION {"citationItems":[{"id":"ITEM-1","itemData":{"ISBN":"9788491632436","author":[{"dropping-particle":"","family":"Justicia de la Torre","given":"María del Consuelo","non-dropping-particle":"","parse-names":false,"suffix":""}],"id":"ITEM-1","issued":{"date-parts":[["2017"]]},"number-of-pages":"297","publisher":"Universidad de Granada","title":"Nuevas Tecnicas De Minería De Textos: Aplicaciones","type":"thesis"},"uris":["http://www.mendeley.com/documents/?uuid=0f30edaa-f056-4233-84a4-a7709d7a2dfc"]}],"mendeley":{"formattedCitation":"(Justicia de la Torre, 2017)","manualFormatting":"Justicia de la Torre, 2017, p. 72)","plainTextFormattedCitation":"(Justicia de la Torre, 2017)","previouslyFormattedCitation":"(Justicia de la Torre, 2017)"},"properties":{"noteIndex":0},"schema":"https://github.com/citation-style-language/schema/raw/master/csl-citation.json"}</w:instrText>
      </w:r>
      <w:r w:rsidR="00F03356">
        <w:rPr>
          <w:rFonts w:cs="Arial"/>
        </w:rPr>
        <w:fldChar w:fldCharType="separate"/>
      </w:r>
      <w:r w:rsidR="00F03356" w:rsidRPr="00F03356">
        <w:rPr>
          <w:rFonts w:cs="Arial"/>
          <w:noProof/>
        </w:rPr>
        <w:t>Justicia de la Torre, 2017</w:t>
      </w:r>
      <w:r w:rsidR="00F03356">
        <w:rPr>
          <w:rFonts w:cs="Arial"/>
          <w:noProof/>
        </w:rPr>
        <w:t xml:space="preserve">, p. </w:t>
      </w:r>
      <w:r w:rsidR="00234669">
        <w:rPr>
          <w:rFonts w:cs="Arial"/>
          <w:noProof/>
        </w:rPr>
        <w:lastRenderedPageBreak/>
        <w:t>72</w:t>
      </w:r>
      <w:r w:rsidR="00F03356" w:rsidRPr="00F03356">
        <w:rPr>
          <w:rFonts w:cs="Arial"/>
          <w:noProof/>
        </w:rPr>
        <w:t>)</w:t>
      </w:r>
      <w:r w:rsidR="00F03356">
        <w:rPr>
          <w:rFonts w:cs="Arial"/>
        </w:rPr>
        <w:fldChar w:fldCharType="end"/>
      </w:r>
      <w:r w:rsidR="00140950">
        <w:rPr>
          <w:rFonts w:cs="Arial"/>
        </w:rPr>
        <w:t xml:space="preserve">. </w:t>
      </w:r>
      <w:r w:rsidR="00A06E3C">
        <w:rPr>
          <w:rFonts w:cs="Arial"/>
        </w:rPr>
        <w:fldChar w:fldCharType="begin" w:fldLock="1"/>
      </w:r>
      <w:r w:rsidR="004036E7">
        <w:rPr>
          <w:rFonts w:cs="Arial"/>
        </w:rPr>
        <w:instrText>ADDIN CSL_CITATION {"citationItems":[{"id":"ITEM-1","itemData":{"DOI":"10.1007/978-1-4614-3223-4","ISBN":"9781461432234","author":[{"dropping-particle":"","family":"Hu","given":"Xia","non-dropping-particle":"","parse-names":false,"suffix":""},{"dropping-particle":"","family":"Liu","given":"Huan","non-dropping-particle":"","parse-names":false,"suffix":""}],"edition":"1.ª ed.","editor":[{"dropping-particle":"","family":"Aggarwal","given":"Charu C.","non-dropping-particle":"","parse-names":false,"suffix":""},{"dropping-particle":"","family":"Zhai","given":"ChengXiang","non-dropping-particle":"","parse-names":false,"suffix":""}],"id":"ITEM-1","issued":{"date-parts":[["2012"]]},"number-of-pages":"526","publisher":"Springer-Verlag New York","title":"Mining Text Data","type":"book"},"uris":["http://www.mendeley.com/documents/?uuid=5dc641fe-7715-4d7d-81df-ae14e57f46c0"]}],"mendeley":{"formattedCitation":"(Hu &amp; Liu, 2012)","manualFormatting":"Hu &amp; Liu (2012)","plainTextFormattedCitation":"(Hu &amp; Liu, 2012)","previouslyFormattedCitation":"(Hu &amp; Liu, 2012)"},"properties":{"noteIndex":0},"schema":"https://github.com/citation-style-language/schema/raw/master/csl-citation.json"}</w:instrText>
      </w:r>
      <w:r w:rsidR="00A06E3C">
        <w:rPr>
          <w:rFonts w:cs="Arial"/>
        </w:rPr>
        <w:fldChar w:fldCharType="separate"/>
      </w:r>
      <w:r w:rsidR="00A06E3C" w:rsidRPr="00A06E3C">
        <w:rPr>
          <w:rFonts w:cs="Arial"/>
          <w:noProof/>
        </w:rPr>
        <w:t xml:space="preserve">Hu &amp; Liu </w:t>
      </w:r>
      <w:r w:rsidR="00A06E3C">
        <w:rPr>
          <w:rFonts w:cs="Arial"/>
          <w:noProof/>
        </w:rPr>
        <w:t>(</w:t>
      </w:r>
      <w:r w:rsidR="00A06E3C" w:rsidRPr="00A06E3C">
        <w:rPr>
          <w:rFonts w:cs="Arial"/>
          <w:noProof/>
        </w:rPr>
        <w:t>2012)</w:t>
      </w:r>
      <w:r w:rsidR="00A06E3C">
        <w:rPr>
          <w:rFonts w:cs="Arial"/>
        </w:rPr>
        <w:fldChar w:fldCharType="end"/>
      </w:r>
      <w:r w:rsidR="00A06E3C">
        <w:rPr>
          <w:rFonts w:cs="Arial"/>
        </w:rPr>
        <w:t xml:space="preserve"> dicen que en el modelo de bolsa de palabras</w:t>
      </w:r>
      <w:r w:rsidR="005949CC">
        <w:rPr>
          <w:rFonts w:cs="Arial"/>
        </w:rPr>
        <w:t xml:space="preserve">, a las palabras se las representa como variables separadas </w:t>
      </w:r>
      <w:r w:rsidR="00F30F0F">
        <w:rPr>
          <w:rFonts w:cs="Arial"/>
        </w:rPr>
        <w:t>que tienen un peso numérico de importancia variable</w:t>
      </w:r>
      <w:r w:rsidR="004074FA">
        <w:rPr>
          <w:rFonts w:cs="Arial"/>
        </w:rPr>
        <w:t>.</w:t>
      </w:r>
    </w:p>
    <w:p w14:paraId="0698423D" w14:textId="5C2AE6BD" w:rsidR="00F33741" w:rsidRDefault="00FD644E" w:rsidP="00CA45B1">
      <w:pPr>
        <w:rPr>
          <w:rFonts w:cs="Arial"/>
        </w:rPr>
      </w:pPr>
      <w:r>
        <w:rPr>
          <w:rFonts w:cs="Arial"/>
        </w:rPr>
        <w:fldChar w:fldCharType="begin" w:fldLock="1"/>
      </w:r>
      <w:r w:rsidR="00C10D10">
        <w:rPr>
          <w:rFonts w:cs="Arial"/>
        </w:rPr>
        <w:instrText>ADDIN CSL_CITATION {"citationItems":[{"id":"ITEM-1","itemData":{"author":[{"dropping-particle":"","family":"Cifuentes","given":"Felipe","non-dropping-particle":"","parse-names":false,"suffix":""}],"id":"ITEM-1","issued":{"date-parts":[["2016"]]},"publisher":"Pontificia Universidad Católica de Valparaíso","title":"Clasificación automática de Tweets utilizando K-NN y K-Means como algoritmos de clasificación automática, aplicando TF-IDF y TF-RFL para las ponderaciones","type":"thesis"},"uris":["http://www.mendeley.com/documents/?uuid=33a96933-7159-43af-88ab-287eef08ee7a"]}],"mendeley":{"formattedCitation":"(Cifuentes, 2016)","manualFormatting":"Cifuentes (2016)","plainTextFormattedCitation":"(Cifuentes, 2016)","previouslyFormattedCitation":"(Cifuentes, 2016)"},"properties":{"noteIndex":0},"schema":"https://github.com/citation-style-language/schema/raw/master/csl-citation.json"}</w:instrText>
      </w:r>
      <w:r>
        <w:rPr>
          <w:rFonts w:cs="Arial"/>
        </w:rPr>
        <w:fldChar w:fldCharType="separate"/>
      </w:r>
      <w:r w:rsidRPr="00FD644E">
        <w:rPr>
          <w:rFonts w:cs="Arial"/>
          <w:noProof/>
        </w:rPr>
        <w:t xml:space="preserve">Cifuentes </w:t>
      </w:r>
      <w:r>
        <w:rPr>
          <w:rFonts w:cs="Arial"/>
          <w:noProof/>
        </w:rPr>
        <w:t>(</w:t>
      </w:r>
      <w:r w:rsidRPr="00FD644E">
        <w:rPr>
          <w:rFonts w:cs="Arial"/>
          <w:noProof/>
        </w:rPr>
        <w:t>2016)</w:t>
      </w:r>
      <w:r>
        <w:rPr>
          <w:rFonts w:cs="Arial"/>
        </w:rPr>
        <w:fldChar w:fldCharType="end"/>
      </w:r>
      <w:r>
        <w:rPr>
          <w:rFonts w:cs="Arial"/>
        </w:rPr>
        <w:t xml:space="preserve"> </w:t>
      </w:r>
      <w:r w:rsidR="001B6AF2">
        <w:rPr>
          <w:rFonts w:cs="Arial"/>
        </w:rPr>
        <w:t xml:space="preserve">menciona </w:t>
      </w:r>
      <w:r w:rsidR="00A22239">
        <w:rPr>
          <w:rFonts w:cs="Arial"/>
        </w:rPr>
        <w:t>los N-Gramas</w:t>
      </w:r>
      <w:r w:rsidR="00C76D0E">
        <w:rPr>
          <w:rFonts w:cs="Arial"/>
        </w:rPr>
        <w:t xml:space="preserve"> para la representación de textos</w:t>
      </w:r>
      <w:r w:rsidR="00A22239">
        <w:rPr>
          <w:rFonts w:cs="Arial"/>
        </w:rPr>
        <w:t>. En e</w:t>
      </w:r>
      <w:r w:rsidR="00161DD5">
        <w:rPr>
          <w:rFonts w:cs="Arial"/>
        </w:rPr>
        <w:t xml:space="preserve">llos los textos son separados en palabras únicas llamadas </w:t>
      </w:r>
      <w:proofErr w:type="spellStart"/>
      <w:r w:rsidR="00A13407">
        <w:rPr>
          <w:rFonts w:cs="Arial"/>
        </w:rPr>
        <w:t>u</w:t>
      </w:r>
      <w:r w:rsidR="00161DD5">
        <w:rPr>
          <w:rFonts w:cs="Arial"/>
        </w:rPr>
        <w:t>nigr</w:t>
      </w:r>
      <w:r w:rsidR="00346F91">
        <w:rPr>
          <w:rFonts w:cs="Arial"/>
        </w:rPr>
        <w:t>amas</w:t>
      </w:r>
      <w:proofErr w:type="spellEnd"/>
      <w:r w:rsidR="00625A4A">
        <w:rPr>
          <w:rFonts w:cs="Arial"/>
        </w:rPr>
        <w:t>. En dos pa</w:t>
      </w:r>
      <w:r w:rsidR="00762903">
        <w:rPr>
          <w:rFonts w:cs="Arial"/>
        </w:rPr>
        <w:t>labras llama</w:t>
      </w:r>
      <w:r w:rsidR="00036B65">
        <w:rPr>
          <w:rFonts w:cs="Arial"/>
        </w:rPr>
        <w:t>das</w:t>
      </w:r>
      <w:r w:rsidR="00762903">
        <w:rPr>
          <w:rFonts w:cs="Arial"/>
        </w:rPr>
        <w:t xml:space="preserve"> </w:t>
      </w:r>
      <w:proofErr w:type="spellStart"/>
      <w:r w:rsidR="00762903">
        <w:rPr>
          <w:rFonts w:cs="Arial"/>
        </w:rPr>
        <w:t>Bi-gramas</w:t>
      </w:r>
      <w:proofErr w:type="spellEnd"/>
      <w:r w:rsidR="00762903">
        <w:rPr>
          <w:rFonts w:cs="Arial"/>
        </w:rPr>
        <w:t xml:space="preserve"> y en tres</w:t>
      </w:r>
      <w:r w:rsidR="00036B65">
        <w:rPr>
          <w:rFonts w:cs="Arial"/>
        </w:rPr>
        <w:t xml:space="preserve"> palabras</w:t>
      </w:r>
      <w:r w:rsidR="00762903">
        <w:rPr>
          <w:rFonts w:cs="Arial"/>
        </w:rPr>
        <w:t xml:space="preserve"> llamadas </w:t>
      </w:r>
      <w:r w:rsidR="00A13407">
        <w:rPr>
          <w:rFonts w:cs="Arial"/>
        </w:rPr>
        <w:t>Tri</w:t>
      </w:r>
      <w:r w:rsidR="005148E0">
        <w:rPr>
          <w:rFonts w:cs="Arial"/>
        </w:rPr>
        <w:t xml:space="preserve"> </w:t>
      </w:r>
      <w:r w:rsidR="00A13407">
        <w:rPr>
          <w:rFonts w:cs="Arial"/>
        </w:rPr>
        <w:t>-</w:t>
      </w:r>
      <w:r w:rsidR="005148E0">
        <w:rPr>
          <w:rFonts w:cs="Arial"/>
        </w:rPr>
        <w:t xml:space="preserve"> </w:t>
      </w:r>
      <w:r w:rsidR="00A13407">
        <w:rPr>
          <w:rFonts w:cs="Arial"/>
        </w:rPr>
        <w:t>gramas</w:t>
      </w:r>
      <w:r w:rsidR="0044209E">
        <w:rPr>
          <w:rFonts w:cs="Arial"/>
        </w:rPr>
        <w:t>.</w:t>
      </w:r>
    </w:p>
    <w:p w14:paraId="625F9730" w14:textId="122B79E3" w:rsidR="008A422D" w:rsidRDefault="009F71BB" w:rsidP="00CA45B1">
      <w:pPr>
        <w:rPr>
          <w:rFonts w:cs="Arial"/>
        </w:rPr>
      </w:pPr>
      <w:r>
        <w:rPr>
          <w:rFonts w:cs="Arial"/>
        </w:rPr>
        <w:t>Otr</w:t>
      </w:r>
      <w:r w:rsidR="003E530E">
        <w:rPr>
          <w:rFonts w:cs="Arial"/>
        </w:rPr>
        <w:t>o</w:t>
      </w:r>
      <w:r>
        <w:rPr>
          <w:rFonts w:cs="Arial"/>
        </w:rPr>
        <w:t xml:space="preserve"> </w:t>
      </w:r>
      <w:r w:rsidR="003E530E">
        <w:rPr>
          <w:rFonts w:cs="Arial"/>
        </w:rPr>
        <w:t>método más</w:t>
      </w:r>
      <w:r>
        <w:rPr>
          <w:rFonts w:cs="Arial"/>
        </w:rPr>
        <w:t xml:space="preserve"> avanzad</w:t>
      </w:r>
      <w:r w:rsidR="003E530E">
        <w:rPr>
          <w:rFonts w:cs="Arial"/>
        </w:rPr>
        <w:t>o</w:t>
      </w:r>
      <w:r>
        <w:rPr>
          <w:rFonts w:cs="Arial"/>
        </w:rPr>
        <w:t xml:space="preserve"> de representar el texto en una forma intermedia</w:t>
      </w:r>
      <w:r w:rsidR="00AF6299">
        <w:rPr>
          <w:rFonts w:cs="Arial"/>
        </w:rPr>
        <w:t>,</w:t>
      </w:r>
      <w:r>
        <w:rPr>
          <w:rFonts w:cs="Arial"/>
        </w:rPr>
        <w:t xml:space="preserve"> son las ontologías.</w:t>
      </w:r>
      <w:r w:rsidR="00B3053B">
        <w:rPr>
          <w:rFonts w:cs="Arial"/>
        </w:rPr>
        <w:t xml:space="preserve"> </w:t>
      </w:r>
      <w:proofErr w:type="spellStart"/>
      <w:r w:rsidR="00B3053B">
        <w:rPr>
          <w:rFonts w:cs="Arial"/>
        </w:rPr>
        <w:t>Mizoguchi</w:t>
      </w:r>
      <w:proofErr w:type="spellEnd"/>
      <w:r w:rsidR="00B3053B">
        <w:rPr>
          <w:rFonts w:cs="Arial"/>
        </w:rPr>
        <w:t xml:space="preserve"> </w:t>
      </w:r>
      <w:r w:rsidR="00B3053B" w:rsidRPr="00B3053B">
        <w:rPr>
          <w:rFonts w:cs="Arial"/>
          <w:i/>
          <w:iCs/>
        </w:rPr>
        <w:t>et al</w:t>
      </w:r>
      <w:r w:rsidR="00B3053B">
        <w:rPr>
          <w:rFonts w:cs="Arial"/>
          <w:i/>
          <w:iCs/>
        </w:rPr>
        <w:t xml:space="preserve">. </w:t>
      </w:r>
      <w:r w:rsidR="00B3053B">
        <w:rPr>
          <w:rFonts w:cs="Arial"/>
        </w:rPr>
        <w:t xml:space="preserve">(2006) citados en </w:t>
      </w:r>
      <w:r w:rsidR="00B3053B">
        <w:rPr>
          <w:rFonts w:cs="Arial"/>
        </w:rPr>
        <w:fldChar w:fldCharType="begin" w:fldLock="1"/>
      </w:r>
      <w:r w:rsidR="00FE74FC">
        <w:rPr>
          <w:rFonts w:cs="Arial"/>
        </w:rPr>
        <w:instrText>ADDIN CSL_CITATION {"citationItems":[{"id":"ITEM-1","itemData":{"ISBN":"9788491632436","author":[{"dropping-particle":"","family":"Justicia de la Torre","given":"María del Consuelo","non-dropping-particle":"","parse-names":false,"suffix":""}],"id":"ITEM-1","issued":{"date-parts":[["2017"]]},"number-of-pages":"297","publisher":"Universidad de Granada","title":"Nuevas Tecnicas De Minería De Textos: Aplicaciones","type":"thesis"},"uris":["http://www.mendeley.com/documents/?uuid=0f30edaa-f056-4233-84a4-a7709d7a2dfc"]}],"mendeley":{"formattedCitation":"(Justicia de la Torre, 2017)","manualFormatting":"Justicia de la Torre (2017)","plainTextFormattedCitation":"(Justicia de la Torre, 2017)","previouslyFormattedCitation":"(Justicia de la Torre, 2017)"},"properties":{"noteIndex":0},"schema":"https://github.com/citation-style-language/schema/raw/master/csl-citation.json"}</w:instrText>
      </w:r>
      <w:r w:rsidR="00B3053B">
        <w:rPr>
          <w:rFonts w:cs="Arial"/>
        </w:rPr>
        <w:fldChar w:fldCharType="separate"/>
      </w:r>
      <w:r w:rsidR="00B3053B" w:rsidRPr="00B3053B">
        <w:rPr>
          <w:rFonts w:cs="Arial"/>
          <w:noProof/>
        </w:rPr>
        <w:t xml:space="preserve">Justicia de la Torre </w:t>
      </w:r>
      <w:r w:rsidR="00B3053B">
        <w:rPr>
          <w:rFonts w:cs="Arial"/>
          <w:noProof/>
        </w:rPr>
        <w:t>(</w:t>
      </w:r>
      <w:r w:rsidR="00B3053B" w:rsidRPr="00B3053B">
        <w:rPr>
          <w:rFonts w:cs="Arial"/>
          <w:noProof/>
        </w:rPr>
        <w:t>2017)</w:t>
      </w:r>
      <w:r w:rsidR="00B3053B">
        <w:rPr>
          <w:rFonts w:cs="Arial"/>
        </w:rPr>
        <w:fldChar w:fldCharType="end"/>
      </w:r>
      <w:r w:rsidR="00B3053B">
        <w:rPr>
          <w:rFonts w:cs="Arial"/>
        </w:rPr>
        <w:t xml:space="preserve"> </w:t>
      </w:r>
      <w:r w:rsidR="002071E3">
        <w:rPr>
          <w:rFonts w:cs="Arial"/>
        </w:rPr>
        <w:t>dice</w:t>
      </w:r>
      <w:r w:rsidR="00481A5D">
        <w:rPr>
          <w:rFonts w:cs="Arial"/>
        </w:rPr>
        <w:t>n</w:t>
      </w:r>
      <w:r w:rsidR="002071E3">
        <w:rPr>
          <w:rFonts w:cs="Arial"/>
        </w:rPr>
        <w:t xml:space="preserve"> que una ontología es la forma de representar un marco conceptual</w:t>
      </w:r>
      <w:r w:rsidR="00050D71">
        <w:rPr>
          <w:rFonts w:cs="Arial"/>
        </w:rPr>
        <w:t>, en el cual se incluye la descripción de los conceptos y las relaciones entre ellos</w:t>
      </w:r>
      <w:r w:rsidR="00882085">
        <w:rPr>
          <w:rFonts w:cs="Arial"/>
        </w:rPr>
        <w:t>.</w:t>
      </w:r>
    </w:p>
    <w:p w14:paraId="13A9AFC2" w14:textId="1C9F5D74" w:rsidR="009D0265" w:rsidRPr="00B3053B" w:rsidRDefault="000B01B8" w:rsidP="00CA45B1">
      <w:pPr>
        <w:rPr>
          <w:rFonts w:cs="Arial"/>
        </w:rPr>
      </w:pPr>
      <w:r>
        <w:rPr>
          <w:rFonts w:cs="Arial"/>
        </w:rPr>
        <w:t>E</w:t>
      </w:r>
      <w:r w:rsidR="006160F1">
        <w:rPr>
          <w:rFonts w:cs="Arial"/>
        </w:rPr>
        <w:t xml:space="preserve">xisten otras representaciones intermedias </w:t>
      </w:r>
      <w:r w:rsidR="00BD69C0">
        <w:rPr>
          <w:rFonts w:cs="Arial"/>
        </w:rPr>
        <w:t xml:space="preserve">como: Jerarquía de conceptos o taxonomía de términos, </w:t>
      </w:r>
      <w:r w:rsidR="00AA4D69">
        <w:rPr>
          <w:rFonts w:cs="Arial"/>
        </w:rPr>
        <w:t xml:space="preserve">grafos semánticos, red IS-A, grafos conceptuales, grafos conceptuales difusos, </w:t>
      </w:r>
      <w:r w:rsidR="00561A62">
        <w:rPr>
          <w:rFonts w:cs="Arial"/>
        </w:rPr>
        <w:t xml:space="preserve">dependencia conceptual, </w:t>
      </w:r>
      <w:proofErr w:type="spellStart"/>
      <w:r w:rsidR="00561A62">
        <w:rPr>
          <w:rFonts w:cs="Arial"/>
        </w:rPr>
        <w:t>ap</w:t>
      </w:r>
      <w:proofErr w:type="spellEnd"/>
      <w:r w:rsidR="00561A62">
        <w:rPr>
          <w:rFonts w:cs="Arial"/>
        </w:rPr>
        <w:t>-set</w:t>
      </w:r>
      <w:r w:rsidR="00293FDE">
        <w:rPr>
          <w:rFonts w:cs="Arial"/>
        </w:rPr>
        <w:t>, entre otras.</w:t>
      </w:r>
      <w:r w:rsidR="001B782F">
        <w:rPr>
          <w:rFonts w:cs="Arial"/>
        </w:rPr>
        <w:t xml:space="preserve"> Lo que hay que tener en cuenta para la elección de una forma intermedia </w:t>
      </w:r>
      <w:r w:rsidR="00811750">
        <w:rPr>
          <w:rFonts w:cs="Arial"/>
        </w:rPr>
        <w:t xml:space="preserve">es </w:t>
      </w:r>
      <w:r w:rsidR="00492D1E">
        <w:rPr>
          <w:rFonts w:cs="Arial"/>
        </w:rPr>
        <w:t xml:space="preserve">que técnica de minería de </w:t>
      </w:r>
      <w:r w:rsidR="00EE31A6">
        <w:rPr>
          <w:rFonts w:cs="Arial"/>
        </w:rPr>
        <w:t xml:space="preserve">texto </w:t>
      </w:r>
      <w:r w:rsidR="00FB641C">
        <w:rPr>
          <w:rFonts w:cs="Arial"/>
        </w:rPr>
        <w:t>se quiere</w:t>
      </w:r>
      <w:r w:rsidR="00EE31A6">
        <w:rPr>
          <w:rFonts w:cs="Arial"/>
        </w:rPr>
        <w:t xml:space="preserve"> aplicar en la fase siguiente</w:t>
      </w:r>
      <w:r w:rsidR="00FB641C">
        <w:rPr>
          <w:rFonts w:cs="Arial"/>
        </w:rPr>
        <w:t>;</w:t>
      </w:r>
      <w:r w:rsidR="00E12131">
        <w:rPr>
          <w:rFonts w:cs="Arial"/>
        </w:rPr>
        <w:t xml:space="preserve"> </w:t>
      </w:r>
      <w:r w:rsidR="00E279CF">
        <w:rPr>
          <w:rFonts w:cs="Arial"/>
        </w:rPr>
        <w:t xml:space="preserve">por ejemplo: </w:t>
      </w:r>
      <w:r w:rsidR="00907C79">
        <w:rPr>
          <w:rFonts w:cs="Arial"/>
        </w:rPr>
        <w:t xml:space="preserve">“Si se desea utilizar técnicas de minería </w:t>
      </w:r>
      <w:r w:rsidR="00271A5C">
        <w:rPr>
          <w:rFonts w:cs="Arial"/>
        </w:rPr>
        <w:t>basadas en lógica, será necesario una representación inter</w:t>
      </w:r>
      <w:r w:rsidR="00716440">
        <w:rPr>
          <w:rFonts w:cs="Arial"/>
        </w:rPr>
        <w:t>media del texto sobre la que se pueda realizar dicha inferencia. Si por el contrario</w:t>
      </w:r>
      <w:r w:rsidR="005A62CE">
        <w:rPr>
          <w:rFonts w:cs="Arial"/>
        </w:rPr>
        <w:t xml:space="preserve">, lo que se pretende es jugar con la mayor cantidad de información contenida en el documento, habrá </w:t>
      </w:r>
      <w:r w:rsidR="00D26D03">
        <w:rPr>
          <w:rFonts w:cs="Arial"/>
        </w:rPr>
        <w:t>que decidir primero qué representación intermedia nos conviene.</w:t>
      </w:r>
      <w:r w:rsidR="00907C79">
        <w:rPr>
          <w:rFonts w:cs="Arial"/>
        </w:rPr>
        <w:t>”</w:t>
      </w:r>
      <w:r w:rsidR="00D26D03">
        <w:rPr>
          <w:rFonts w:cs="Arial"/>
        </w:rPr>
        <w:t xml:space="preserve"> </w:t>
      </w:r>
      <w:r w:rsidR="00FE74FC">
        <w:rPr>
          <w:rFonts w:cs="Arial"/>
        </w:rPr>
        <w:t>(</w:t>
      </w:r>
      <w:r w:rsidR="00D26D03">
        <w:rPr>
          <w:rFonts w:cs="Arial"/>
        </w:rPr>
        <w:fldChar w:fldCharType="begin" w:fldLock="1"/>
      </w:r>
      <w:r w:rsidR="00FE74FC">
        <w:rPr>
          <w:rFonts w:cs="Arial"/>
        </w:rPr>
        <w:instrText>ADDIN CSL_CITATION {"citationItems":[{"id":"ITEM-1","itemData":{"ISBN":"9788491632436","author":[{"dropping-particle":"","family":"Justicia de la Torre","given":"María del Consuelo","non-dropping-particle":"","parse-names":false,"suffix":""}],"id":"ITEM-1","issued":{"date-parts":[["2017"]]},"number-of-pages":"297","publisher":"Universidad de Granada","title":"Nuevas Tecnicas De Minería De Textos: Aplicaciones","type":"thesis"},"uris":["http://www.mendeley.com/documents/?uuid=0f30edaa-f056-4233-84a4-a7709d7a2dfc"]}],"mendeley":{"formattedCitation":"(Justicia de la Torre, 2017)","manualFormatting":"Justicia de la Torre, 2017, p. 74)","plainTextFormattedCitation":"(Justicia de la Torre, 2017)","previouslyFormattedCitation":"(Justicia de la Torre, 2017)"},"properties":{"noteIndex":0},"schema":"https://github.com/citation-style-language/schema/raw/master/csl-citation.json"}</w:instrText>
      </w:r>
      <w:r w:rsidR="00D26D03">
        <w:rPr>
          <w:rFonts w:cs="Arial"/>
        </w:rPr>
        <w:fldChar w:fldCharType="separate"/>
      </w:r>
      <w:r w:rsidR="00D26D03" w:rsidRPr="00D26D03">
        <w:rPr>
          <w:rFonts w:cs="Arial"/>
          <w:noProof/>
        </w:rPr>
        <w:t>Justicia de la Torre, 2017</w:t>
      </w:r>
      <w:r w:rsidR="00F26032">
        <w:rPr>
          <w:rFonts w:cs="Arial"/>
          <w:noProof/>
        </w:rPr>
        <w:t>, p. 74</w:t>
      </w:r>
      <w:r w:rsidR="00D26D03" w:rsidRPr="00D26D03">
        <w:rPr>
          <w:rFonts w:cs="Arial"/>
          <w:noProof/>
        </w:rPr>
        <w:t>)</w:t>
      </w:r>
      <w:r w:rsidR="00D26D03">
        <w:rPr>
          <w:rFonts w:cs="Arial"/>
        </w:rPr>
        <w:fldChar w:fldCharType="end"/>
      </w:r>
      <w:r w:rsidR="007B0F70">
        <w:rPr>
          <w:rFonts w:cs="Arial"/>
        </w:rPr>
        <w:t>.</w:t>
      </w:r>
      <w:r w:rsidR="00D26D03">
        <w:rPr>
          <w:rFonts w:cs="Arial"/>
        </w:rPr>
        <w:t xml:space="preserve"> </w:t>
      </w:r>
    </w:p>
    <w:p w14:paraId="1083E774" w14:textId="3C3DBA6A" w:rsidR="00FD1B63" w:rsidRDefault="00F1730F" w:rsidP="002A14FF">
      <w:pPr>
        <w:rPr>
          <w:rFonts w:cs="Arial"/>
        </w:rPr>
      </w:pPr>
      <w:r>
        <w:rPr>
          <w:rFonts w:cs="Arial"/>
        </w:rPr>
        <w:t xml:space="preserve">Como </w:t>
      </w:r>
      <w:r w:rsidR="007B0F70">
        <w:rPr>
          <w:rFonts w:cs="Arial"/>
        </w:rPr>
        <w:t>se observa</w:t>
      </w:r>
      <w:r>
        <w:rPr>
          <w:rFonts w:cs="Arial"/>
        </w:rPr>
        <w:t xml:space="preserve"> l</w:t>
      </w:r>
      <w:r w:rsidR="000011A2">
        <w:rPr>
          <w:rFonts w:cs="Arial"/>
        </w:rPr>
        <w:t>a minería de texto presenta grandes desafíos y a diferencia de la minería de datos, esta requiere de la aplicación de técnicas de recuperación de información,</w:t>
      </w:r>
      <w:r w:rsidR="00F348FD">
        <w:rPr>
          <w:rFonts w:cs="Arial"/>
        </w:rPr>
        <w:t xml:space="preserve"> inteligencia artificial</w:t>
      </w:r>
      <w:r w:rsidR="00264F88">
        <w:rPr>
          <w:rFonts w:cs="Arial"/>
        </w:rPr>
        <w:t xml:space="preserve"> y</w:t>
      </w:r>
      <w:r w:rsidR="000011A2">
        <w:rPr>
          <w:rFonts w:cs="Arial"/>
        </w:rPr>
        <w:t xml:space="preserve"> </w:t>
      </w:r>
      <w:r w:rsidR="002A2C89">
        <w:rPr>
          <w:rFonts w:cs="Arial"/>
        </w:rPr>
        <w:t>P</w:t>
      </w:r>
      <w:r w:rsidR="000011A2">
        <w:rPr>
          <w:rFonts w:cs="Arial"/>
        </w:rPr>
        <w:t xml:space="preserve">rocesamiento de </w:t>
      </w:r>
      <w:r w:rsidR="002A2C89">
        <w:rPr>
          <w:rFonts w:cs="Arial"/>
        </w:rPr>
        <w:t>L</w:t>
      </w:r>
      <w:r w:rsidR="000011A2">
        <w:rPr>
          <w:rFonts w:cs="Arial"/>
        </w:rPr>
        <w:t xml:space="preserve">enguaje </w:t>
      </w:r>
      <w:r w:rsidR="002A2C89">
        <w:rPr>
          <w:rFonts w:cs="Arial"/>
        </w:rPr>
        <w:t>N</w:t>
      </w:r>
      <w:r w:rsidR="000011A2">
        <w:rPr>
          <w:rFonts w:cs="Arial"/>
        </w:rPr>
        <w:t>atural (NLP por sus siglas en ingles</w:t>
      </w:r>
      <w:r w:rsidR="000011A2" w:rsidRPr="008C6157">
        <w:t xml:space="preserve"> </w:t>
      </w:r>
      <w:r w:rsidR="000011A2">
        <w:rPr>
          <w:rFonts w:cs="Arial"/>
        </w:rPr>
        <w:t>N</w:t>
      </w:r>
      <w:r w:rsidR="000011A2" w:rsidRPr="008C6157">
        <w:rPr>
          <w:rFonts w:cs="Arial"/>
        </w:rPr>
        <w:t xml:space="preserve">atural </w:t>
      </w:r>
      <w:proofErr w:type="spellStart"/>
      <w:r w:rsidR="000011A2" w:rsidRPr="001D0756">
        <w:rPr>
          <w:rFonts w:cs="Arial"/>
        </w:rPr>
        <w:t>Language</w:t>
      </w:r>
      <w:proofErr w:type="spellEnd"/>
      <w:r w:rsidR="000011A2" w:rsidRPr="008C6157">
        <w:rPr>
          <w:rFonts w:cs="Arial"/>
        </w:rPr>
        <w:t xml:space="preserve"> </w:t>
      </w:r>
      <w:r w:rsidR="000011A2">
        <w:rPr>
          <w:rFonts w:cs="Arial"/>
        </w:rPr>
        <w:t>P</w:t>
      </w:r>
      <w:r w:rsidR="000011A2" w:rsidRPr="008C6157">
        <w:rPr>
          <w:rFonts w:cs="Arial"/>
        </w:rPr>
        <w:t>rocessing</w:t>
      </w:r>
      <w:r w:rsidR="000011A2">
        <w:rPr>
          <w:rFonts w:cs="Arial"/>
        </w:rPr>
        <w:t xml:space="preserve">) lo que hace que este campo de investigación sea un verdadero desafío. En el siguiente punto </w:t>
      </w:r>
      <w:r w:rsidR="00C4347F">
        <w:rPr>
          <w:rFonts w:cs="Arial"/>
        </w:rPr>
        <w:t xml:space="preserve">que corresponde a la fase previa de obtención de patrones o conocimiento, </w:t>
      </w:r>
      <w:r w:rsidR="002A2C89">
        <w:rPr>
          <w:rFonts w:cs="Arial"/>
        </w:rPr>
        <w:t>se revisarán</w:t>
      </w:r>
      <w:r w:rsidR="00C4347F">
        <w:rPr>
          <w:rFonts w:cs="Arial"/>
        </w:rPr>
        <w:t xml:space="preserve"> </w:t>
      </w:r>
      <w:r w:rsidR="0052763C">
        <w:rPr>
          <w:rFonts w:cs="Arial"/>
        </w:rPr>
        <w:t>las principales técnicas</w:t>
      </w:r>
      <w:r w:rsidR="00C4347F">
        <w:rPr>
          <w:rFonts w:cs="Arial"/>
        </w:rPr>
        <w:t xml:space="preserve"> de minería de texto</w:t>
      </w:r>
      <w:r w:rsidR="00FD1B63">
        <w:rPr>
          <w:rFonts w:cs="Arial"/>
        </w:rPr>
        <w:t>.</w:t>
      </w:r>
    </w:p>
    <w:p w14:paraId="560EE36E" w14:textId="74F2FE40" w:rsidR="0031121E" w:rsidRPr="00FE6788" w:rsidRDefault="00FE6788" w:rsidP="002A14FF">
      <w:pPr>
        <w:pStyle w:val="Ttulo2"/>
        <w:numPr>
          <w:ilvl w:val="1"/>
          <w:numId w:val="1"/>
        </w:numPr>
        <w:rPr>
          <w:rFonts w:ascii="Arial" w:hAnsi="Arial" w:cs="Arial"/>
          <w:b/>
          <w:bCs/>
          <w:iCs/>
          <w:color w:val="auto"/>
          <w:sz w:val="22"/>
          <w:lang w:val="es-ES"/>
        </w:rPr>
      </w:pPr>
      <w:r w:rsidRPr="00FE6788">
        <w:rPr>
          <w:rFonts w:ascii="Arial" w:hAnsi="Arial" w:cs="Arial"/>
          <w:b/>
          <w:bCs/>
          <w:iCs/>
          <w:color w:val="auto"/>
          <w:sz w:val="22"/>
          <w:lang w:val="es-ES"/>
        </w:rPr>
        <w:t>Técnicas de minería de textos</w:t>
      </w:r>
      <w:r w:rsidR="00AC38B8" w:rsidRPr="00FE6788">
        <w:rPr>
          <w:rFonts w:cs="Arial"/>
          <w:b/>
          <w:bCs/>
        </w:rPr>
        <w:t xml:space="preserve"> </w:t>
      </w:r>
    </w:p>
    <w:p w14:paraId="64EBC840" w14:textId="3D6CB40B" w:rsidR="0011014B" w:rsidRDefault="0079724F" w:rsidP="00CA45B1">
      <w:pPr>
        <w:rPr>
          <w:rFonts w:cs="Arial"/>
        </w:rPr>
      </w:pPr>
      <w:r>
        <w:rPr>
          <w:rFonts w:cs="Arial"/>
        </w:rPr>
        <w:t>T</w:t>
      </w:r>
      <w:r w:rsidR="00EF1676">
        <w:rPr>
          <w:rFonts w:cs="Arial"/>
        </w:rPr>
        <w:t>écnicas de aprendizaje automático</w:t>
      </w:r>
      <w:r w:rsidR="004A2F28">
        <w:rPr>
          <w:rFonts w:cs="Arial"/>
        </w:rPr>
        <w:t xml:space="preserve"> (Machine </w:t>
      </w:r>
      <w:proofErr w:type="spellStart"/>
      <w:r w:rsidR="00A167E8" w:rsidRPr="001D0756">
        <w:rPr>
          <w:rFonts w:cs="Arial"/>
        </w:rPr>
        <w:t>L</w:t>
      </w:r>
      <w:r w:rsidR="004A2F28" w:rsidRPr="001D0756">
        <w:rPr>
          <w:rFonts w:cs="Arial"/>
        </w:rPr>
        <w:t>earning</w:t>
      </w:r>
      <w:proofErr w:type="spellEnd"/>
      <w:r w:rsidR="004A2F28">
        <w:rPr>
          <w:rFonts w:cs="Arial"/>
        </w:rPr>
        <w:t>)</w:t>
      </w:r>
      <w:r w:rsidR="00EF1676">
        <w:rPr>
          <w:rFonts w:cs="Arial"/>
        </w:rPr>
        <w:t xml:space="preserve"> son ampliamente usadas en la minería </w:t>
      </w:r>
      <w:r w:rsidR="00720A0B">
        <w:rPr>
          <w:rFonts w:cs="Arial"/>
        </w:rPr>
        <w:t>de texto</w:t>
      </w:r>
      <w:r w:rsidR="00442052">
        <w:rPr>
          <w:rFonts w:cs="Arial"/>
        </w:rPr>
        <w:t>.</w:t>
      </w:r>
      <w:r w:rsidR="004A2F28">
        <w:rPr>
          <w:rFonts w:cs="Arial"/>
        </w:rPr>
        <w:t xml:space="preserve"> Los </w:t>
      </w:r>
      <w:r w:rsidR="00BF69BB">
        <w:rPr>
          <w:rFonts w:cs="Arial"/>
        </w:rPr>
        <w:t>modelos</w:t>
      </w:r>
      <w:r w:rsidR="004A2F28">
        <w:rPr>
          <w:rFonts w:cs="Arial"/>
        </w:rPr>
        <w:t xml:space="preserve"> de</w:t>
      </w:r>
      <w:r w:rsidR="009F7FE2">
        <w:rPr>
          <w:rFonts w:cs="Arial"/>
        </w:rPr>
        <w:t xml:space="preserve"> aprendizaje automático se usan para </w:t>
      </w:r>
      <w:r w:rsidR="00502395">
        <w:rPr>
          <w:rFonts w:cs="Arial"/>
        </w:rPr>
        <w:t xml:space="preserve">reconocer patrones </w:t>
      </w:r>
      <w:r w:rsidR="00F07869">
        <w:rPr>
          <w:rFonts w:cs="Arial"/>
        </w:rPr>
        <w:t>dentro de los datos textuales</w:t>
      </w:r>
      <w:r w:rsidR="0025001A">
        <w:rPr>
          <w:rFonts w:cs="Arial"/>
        </w:rPr>
        <w:t xml:space="preserve">. </w:t>
      </w:r>
      <w:r w:rsidR="00A973E6">
        <w:rPr>
          <w:rFonts w:cs="Arial"/>
        </w:rPr>
        <w:t>Existen</w:t>
      </w:r>
      <w:r w:rsidR="00C22551">
        <w:rPr>
          <w:rFonts w:cs="Arial"/>
        </w:rPr>
        <w:t xml:space="preserve"> muchos </w:t>
      </w:r>
      <w:r w:rsidR="00626D4A">
        <w:rPr>
          <w:rFonts w:cs="Arial"/>
        </w:rPr>
        <w:t>algoritmos de aprendizaje automático</w:t>
      </w:r>
      <w:r w:rsidR="006B492B">
        <w:rPr>
          <w:rFonts w:cs="Arial"/>
        </w:rPr>
        <w:t>,</w:t>
      </w:r>
      <w:r w:rsidR="00626D4A">
        <w:rPr>
          <w:rFonts w:cs="Arial"/>
        </w:rPr>
        <w:t xml:space="preserve"> </w:t>
      </w:r>
      <w:r w:rsidR="00D26F0C">
        <w:rPr>
          <w:rFonts w:cs="Arial"/>
        </w:rPr>
        <w:t xml:space="preserve">que </w:t>
      </w:r>
      <w:r w:rsidR="0011014B">
        <w:rPr>
          <w:rFonts w:cs="Arial"/>
        </w:rPr>
        <w:t xml:space="preserve">de </w:t>
      </w:r>
      <w:r w:rsidR="0011014B">
        <w:rPr>
          <w:rFonts w:cs="Arial"/>
        </w:rPr>
        <w:lastRenderedPageBreak/>
        <w:t>acuerdo con</w:t>
      </w:r>
      <w:r w:rsidR="00D26F0C">
        <w:rPr>
          <w:rFonts w:cs="Arial"/>
        </w:rPr>
        <w:t xml:space="preserve"> su utilidad o a la salida que producen </w:t>
      </w:r>
      <w:r w:rsidR="004B5E01">
        <w:rPr>
          <w:rFonts w:cs="Arial"/>
        </w:rPr>
        <w:t>se los clasifica</w:t>
      </w:r>
      <w:r w:rsidR="00B34C4F">
        <w:rPr>
          <w:rFonts w:cs="Arial"/>
        </w:rPr>
        <w:t>n</w:t>
      </w:r>
      <w:r w:rsidR="004B5E01">
        <w:rPr>
          <w:rFonts w:cs="Arial"/>
        </w:rPr>
        <w:t xml:space="preserve"> en</w:t>
      </w:r>
      <w:r w:rsidR="00547A45">
        <w:rPr>
          <w:rFonts w:cs="Arial"/>
        </w:rPr>
        <w:t xml:space="preserve"> dos categorías principales que son</w:t>
      </w:r>
      <w:r w:rsidR="004B5E01">
        <w:rPr>
          <w:rFonts w:cs="Arial"/>
        </w:rPr>
        <w:t>;</w:t>
      </w:r>
      <w:r w:rsidR="00B34C4F">
        <w:rPr>
          <w:rFonts w:cs="Arial"/>
        </w:rPr>
        <w:t xml:space="preserve"> aprendizaje supervisado</w:t>
      </w:r>
      <w:r w:rsidR="001A5DA1">
        <w:rPr>
          <w:rFonts w:cs="Arial"/>
        </w:rPr>
        <w:t xml:space="preserve"> y</w:t>
      </w:r>
      <w:r w:rsidR="00B34C4F">
        <w:rPr>
          <w:rFonts w:cs="Arial"/>
        </w:rPr>
        <w:t xml:space="preserve"> </w:t>
      </w:r>
      <w:r w:rsidR="00955A20">
        <w:rPr>
          <w:rFonts w:cs="Arial"/>
        </w:rPr>
        <w:t>aprendizaje no supervisado</w:t>
      </w:r>
      <w:r w:rsidR="00547A45">
        <w:rPr>
          <w:rFonts w:cs="Arial"/>
        </w:rPr>
        <w:t>.</w:t>
      </w:r>
      <w:r w:rsidR="001A5DA1">
        <w:rPr>
          <w:rFonts w:cs="Arial"/>
        </w:rPr>
        <w:t xml:space="preserve"> Otra categoría es el aprendizaje por refuerzo.</w:t>
      </w:r>
    </w:p>
    <w:p w14:paraId="44A86B54" w14:textId="278EF22F" w:rsidR="00C82AEF" w:rsidRDefault="00847EF5" w:rsidP="00CA45B1">
      <w:pPr>
        <w:rPr>
          <w:rFonts w:cs="Arial"/>
        </w:rPr>
      </w:pPr>
      <w:r>
        <w:rPr>
          <w:rFonts w:cs="Arial"/>
        </w:rPr>
        <w:fldChar w:fldCharType="begin" w:fldLock="1"/>
      </w:r>
      <w:r w:rsidR="00A05ADD">
        <w:rPr>
          <w:rFonts w:cs="Arial"/>
        </w:rPr>
        <w:instrText>ADDIN CSL_CITATION {"citationItems":[{"id":"ITEM-1","itemData":{"ISBN":"978-84-205-4003-0","author":[{"dropping-particle":"","family":"Russell","given":"S. J.","non-dropping-particle":"","parse-names":false,"suffix":""},{"dropping-particle":"","family":"Norvig","given":"P.","non-dropping-particle":"","parse-names":false,"suffix":""}],"edition":"2.ª ed.","id":"ITEM-1","issued":{"date-parts":[["2004"]]},"number-of-pages":"1240","publisher":"PEARSON EDUCACIÓN, S.A.,","title":"Inteligencia Artificial: Un Enfoque Moderno","type":"book"},"uris":["http://www.mendeley.com/documents/?uuid=80a11db9-cf8c-4051-8831-7670f4765563"]}],"mendeley":{"formattedCitation":"(Russell &amp; Norvig, 2004)","manualFormatting":"Russell &amp; Norvig ","plainTextFormattedCitation":"(Russell &amp; Norvig, 2004)","previouslyFormattedCitation":"(Russell &amp; Norvig, 2004)"},"properties":{"noteIndex":0},"schema":"https://github.com/citation-style-language/schema/raw/master/csl-citation.json"}</w:instrText>
      </w:r>
      <w:r>
        <w:rPr>
          <w:rFonts w:cs="Arial"/>
        </w:rPr>
        <w:fldChar w:fldCharType="separate"/>
      </w:r>
      <w:r w:rsidRPr="002A70C7">
        <w:rPr>
          <w:rFonts w:cs="Arial"/>
          <w:noProof/>
        </w:rPr>
        <w:t xml:space="preserve">Russell &amp; Norvig </w:t>
      </w:r>
      <w:r>
        <w:rPr>
          <w:rFonts w:cs="Arial"/>
        </w:rPr>
        <w:fldChar w:fldCharType="end"/>
      </w:r>
      <w:r w:rsidR="002B1A02">
        <w:rPr>
          <w:rFonts w:cs="Arial"/>
        </w:rPr>
        <w:t>dicen que</w:t>
      </w:r>
      <w:r w:rsidR="00741EFF">
        <w:rPr>
          <w:rFonts w:cs="Arial"/>
        </w:rPr>
        <w:t>;</w:t>
      </w:r>
      <w:r w:rsidR="002B1A02">
        <w:rPr>
          <w:rFonts w:cs="Arial"/>
        </w:rPr>
        <w:t xml:space="preserve"> “</w:t>
      </w:r>
      <w:r w:rsidR="00741EFF">
        <w:rPr>
          <w:rFonts w:cs="Arial"/>
        </w:rPr>
        <w:t>e</w:t>
      </w:r>
      <w:r w:rsidR="002B1A02" w:rsidRPr="002B1A02">
        <w:rPr>
          <w:rFonts w:cs="Arial"/>
        </w:rPr>
        <w:t>l problema de aprendizaje supervisado consiste en aprender una función a partir</w:t>
      </w:r>
      <w:r w:rsidR="002B1A02">
        <w:rPr>
          <w:rFonts w:cs="Arial"/>
        </w:rPr>
        <w:t xml:space="preserve"> </w:t>
      </w:r>
      <w:r w:rsidR="002B1A02" w:rsidRPr="002B1A02">
        <w:rPr>
          <w:rFonts w:cs="Arial"/>
        </w:rPr>
        <w:t>de ejemplos de sus entradas y sus salidas.</w:t>
      </w:r>
      <w:r w:rsidR="002B1A02">
        <w:rPr>
          <w:rFonts w:cs="Arial"/>
        </w:rPr>
        <w:t>”</w:t>
      </w:r>
      <w:r w:rsidR="002A70C7">
        <w:rPr>
          <w:rFonts w:cs="Arial"/>
        </w:rPr>
        <w:t xml:space="preserve"> </w:t>
      </w:r>
      <w:r w:rsidR="00104140">
        <w:rPr>
          <w:rFonts w:cs="Arial"/>
        </w:rPr>
        <w:t>Mientras que, “</w:t>
      </w:r>
      <w:r w:rsidR="00741EFF">
        <w:rPr>
          <w:rFonts w:cs="Arial"/>
        </w:rPr>
        <w:t>e</w:t>
      </w:r>
      <w:r w:rsidR="00104140" w:rsidRPr="00104140">
        <w:rPr>
          <w:rFonts w:cs="Arial"/>
        </w:rPr>
        <w:t>l problema de aprendizaje no supervisado consiste en aprender a partir de patrones</w:t>
      </w:r>
      <w:r w:rsidR="00104140">
        <w:rPr>
          <w:rFonts w:cs="Arial"/>
        </w:rPr>
        <w:t xml:space="preserve"> </w:t>
      </w:r>
      <w:r w:rsidR="00104140" w:rsidRPr="00104140">
        <w:rPr>
          <w:rFonts w:cs="Arial"/>
        </w:rPr>
        <w:t>de entradas para los que no se especifican los valores de sus salidas.</w:t>
      </w:r>
      <w:r w:rsidR="00104140">
        <w:rPr>
          <w:rFonts w:cs="Arial"/>
        </w:rPr>
        <w:t>” (2004</w:t>
      </w:r>
      <w:r w:rsidR="006F5BEE">
        <w:rPr>
          <w:rFonts w:cs="Arial"/>
        </w:rPr>
        <w:t>, p. 740</w:t>
      </w:r>
      <w:r w:rsidR="00104140">
        <w:rPr>
          <w:rFonts w:cs="Arial"/>
        </w:rPr>
        <w:t>)</w:t>
      </w:r>
    </w:p>
    <w:p w14:paraId="319DB3C2" w14:textId="0BFA930A" w:rsidR="001C49AC" w:rsidRDefault="00CA4BFF" w:rsidP="009F7363">
      <w:pPr>
        <w:rPr>
          <w:rFonts w:cs="Arial"/>
        </w:rPr>
      </w:pPr>
      <w:r>
        <w:rPr>
          <w:rFonts w:cs="Arial"/>
        </w:rPr>
        <w:t>En otras palabras</w:t>
      </w:r>
      <w:r w:rsidR="00B71A99">
        <w:rPr>
          <w:rFonts w:cs="Arial"/>
        </w:rPr>
        <w:t>,</w:t>
      </w:r>
      <w:r>
        <w:rPr>
          <w:rFonts w:cs="Arial"/>
        </w:rPr>
        <w:t xml:space="preserve"> </w:t>
      </w:r>
      <w:r w:rsidR="00E04556">
        <w:rPr>
          <w:rFonts w:cs="Arial"/>
        </w:rPr>
        <w:t>se puede decir que los algoritmos de aprendizaje supervisado necesita</w:t>
      </w:r>
      <w:r w:rsidR="00772433">
        <w:rPr>
          <w:rFonts w:cs="Arial"/>
        </w:rPr>
        <w:t>n</w:t>
      </w:r>
      <w:r w:rsidR="00E04556">
        <w:rPr>
          <w:rFonts w:cs="Arial"/>
        </w:rPr>
        <w:t xml:space="preserve"> de conjuntos de datos etiquetados </w:t>
      </w:r>
      <w:r w:rsidR="00772433">
        <w:rPr>
          <w:rFonts w:cs="Arial"/>
        </w:rPr>
        <w:t>p</w:t>
      </w:r>
      <w:r w:rsidR="00D8165D">
        <w:rPr>
          <w:rFonts w:cs="Arial"/>
        </w:rPr>
        <w:t>ara ser entrenado</w:t>
      </w:r>
      <w:r w:rsidR="000E6A59">
        <w:rPr>
          <w:rFonts w:cs="Arial"/>
        </w:rPr>
        <w:t>s</w:t>
      </w:r>
      <w:r w:rsidR="004B4CD7">
        <w:rPr>
          <w:rFonts w:cs="Arial"/>
        </w:rPr>
        <w:t xml:space="preserve">, por ejemplo; </w:t>
      </w:r>
      <w:r w:rsidR="00146A73">
        <w:rPr>
          <w:rFonts w:cs="Arial"/>
        </w:rPr>
        <w:t xml:space="preserve">si </w:t>
      </w:r>
      <w:r w:rsidR="004B4CD7">
        <w:rPr>
          <w:rFonts w:cs="Arial"/>
        </w:rPr>
        <w:t xml:space="preserve">se quiere determinar </w:t>
      </w:r>
      <w:r w:rsidR="0076048E">
        <w:rPr>
          <w:rFonts w:cs="Arial"/>
        </w:rPr>
        <w:t xml:space="preserve">si un comentario de cierto producto es </w:t>
      </w:r>
      <w:r w:rsidR="009778FE">
        <w:rPr>
          <w:rFonts w:cs="Arial"/>
        </w:rPr>
        <w:t>positivo o negativo</w:t>
      </w:r>
      <w:r w:rsidR="00146A73">
        <w:rPr>
          <w:rFonts w:cs="Arial"/>
        </w:rPr>
        <w:t xml:space="preserve">. </w:t>
      </w:r>
      <w:r w:rsidR="00C80E3B">
        <w:rPr>
          <w:rFonts w:cs="Arial"/>
        </w:rPr>
        <w:t>E</w:t>
      </w:r>
      <w:r w:rsidR="004677F1">
        <w:rPr>
          <w:rFonts w:cs="Arial"/>
        </w:rPr>
        <w:t xml:space="preserve">l curso </w:t>
      </w:r>
      <w:r w:rsidR="00214F36">
        <w:rPr>
          <w:rFonts w:cs="Arial"/>
        </w:rPr>
        <w:t>intensivo de aprendizaje automático</w:t>
      </w:r>
      <w:r w:rsidR="00782BA4">
        <w:rPr>
          <w:rFonts w:cs="Arial"/>
        </w:rPr>
        <w:t xml:space="preserve"> </w:t>
      </w:r>
      <w:r w:rsidR="00C11099">
        <w:rPr>
          <w:rFonts w:cs="Arial"/>
        </w:rPr>
        <w:t>impartido</w:t>
      </w:r>
      <w:r w:rsidR="00CC5112">
        <w:rPr>
          <w:rFonts w:cs="Arial"/>
        </w:rPr>
        <w:t xml:space="preserve"> por Google menciona que </w:t>
      </w:r>
      <w:r w:rsidR="00214F36">
        <w:rPr>
          <w:rFonts w:cs="Arial"/>
        </w:rPr>
        <w:t>p</w:t>
      </w:r>
      <w:r w:rsidR="00146A73">
        <w:rPr>
          <w:rFonts w:cs="Arial"/>
        </w:rPr>
        <w:t xml:space="preserve">rimeramente </w:t>
      </w:r>
      <w:r w:rsidR="00DB643A">
        <w:rPr>
          <w:rFonts w:cs="Arial"/>
        </w:rPr>
        <w:t>se tiene</w:t>
      </w:r>
      <w:r w:rsidR="00146A73">
        <w:rPr>
          <w:rFonts w:cs="Arial"/>
        </w:rPr>
        <w:t xml:space="preserve"> que entrenar el </w:t>
      </w:r>
      <w:r w:rsidR="00AA38E3">
        <w:rPr>
          <w:rFonts w:cs="Arial"/>
        </w:rPr>
        <w:t>modelo</w:t>
      </w:r>
      <w:r w:rsidR="00146A73">
        <w:rPr>
          <w:rFonts w:cs="Arial"/>
        </w:rPr>
        <w:t xml:space="preserve"> con datos q</w:t>
      </w:r>
      <w:r w:rsidR="00733E2B">
        <w:rPr>
          <w:rFonts w:cs="Arial"/>
        </w:rPr>
        <w:t xml:space="preserve">ue previamente hayan sido </w:t>
      </w:r>
      <w:r w:rsidR="00F82368">
        <w:rPr>
          <w:rFonts w:cs="Arial"/>
        </w:rPr>
        <w:t>clasificados</w:t>
      </w:r>
      <w:r w:rsidR="006073F4">
        <w:rPr>
          <w:rFonts w:cs="Arial"/>
        </w:rPr>
        <w:t>, en nuestro caso de ejemplo comentarios</w:t>
      </w:r>
      <w:r w:rsidR="00F82368">
        <w:rPr>
          <w:rFonts w:cs="Arial"/>
        </w:rPr>
        <w:t xml:space="preserve"> </w:t>
      </w:r>
      <w:r w:rsidR="00191B49">
        <w:rPr>
          <w:rFonts w:cs="Arial"/>
        </w:rPr>
        <w:t xml:space="preserve">clasificados en </w:t>
      </w:r>
      <w:r w:rsidR="006073F4">
        <w:rPr>
          <w:rFonts w:cs="Arial"/>
        </w:rPr>
        <w:t>positivos o negativos</w:t>
      </w:r>
      <w:r w:rsidR="00AF15F7">
        <w:rPr>
          <w:rFonts w:cs="Arial"/>
        </w:rPr>
        <w:t>, esto</w:t>
      </w:r>
      <w:r w:rsidR="00191B49">
        <w:rPr>
          <w:rFonts w:cs="Arial"/>
        </w:rPr>
        <w:t>s</w:t>
      </w:r>
      <w:r w:rsidR="00AF15F7">
        <w:rPr>
          <w:rFonts w:cs="Arial"/>
        </w:rPr>
        <w:t xml:space="preserve"> se puede definir como</w:t>
      </w:r>
      <w:r w:rsidR="00AD1B37">
        <w:rPr>
          <w:rFonts w:cs="Arial"/>
        </w:rPr>
        <w:t>:</w:t>
      </w:r>
      <w:r w:rsidR="007823BF">
        <w:rPr>
          <w:rFonts w:cs="Arial"/>
        </w:rPr>
        <w:t xml:space="preserve"> </w:t>
      </w:r>
    </w:p>
    <w:p w14:paraId="00735992" w14:textId="1254CEA8" w:rsidR="00191B49" w:rsidRPr="001C49AC" w:rsidRDefault="001C49AC" w:rsidP="009F7363">
      <w:pPr>
        <w:jc w:val="center"/>
        <w:rPr>
          <w:rFonts w:cs="Arial"/>
          <w:i/>
        </w:rPr>
      </w:pPr>
      <m:oMathPara>
        <m:oMath>
          <m:r>
            <w:rPr>
              <w:rFonts w:ascii="Cambria Math" w:hAnsi="Cambria Math" w:cs="Arial"/>
            </w:rPr>
            <m:t>datosEtiquetados=(x, y)</m:t>
          </m:r>
        </m:oMath>
      </m:oMathPara>
    </w:p>
    <w:p w14:paraId="7D49BDCF" w14:textId="35CA4B11" w:rsidR="00081CDD" w:rsidRDefault="00B708F4" w:rsidP="00C0765C">
      <w:pPr>
        <w:ind w:firstLine="0"/>
        <w:rPr>
          <w:rFonts w:cs="Arial"/>
        </w:rPr>
      </w:pPr>
      <w:r>
        <w:rPr>
          <w:rFonts w:cs="Arial"/>
        </w:rPr>
        <w:t xml:space="preserve">en donde </w:t>
      </w:r>
      <m:oMath>
        <m:r>
          <w:rPr>
            <w:rFonts w:ascii="Cambria Math" w:hAnsi="Cambria Math" w:cs="Arial"/>
          </w:rPr>
          <m:t>x</m:t>
        </m:r>
      </m:oMath>
      <w:r w:rsidRPr="00FE5B72">
        <w:rPr>
          <w:rFonts w:cs="Arial"/>
          <w:b/>
          <w:bCs/>
        </w:rPr>
        <w:t xml:space="preserve"> </w:t>
      </w:r>
      <w:r>
        <w:rPr>
          <w:rFonts w:cs="Arial"/>
        </w:rPr>
        <w:t xml:space="preserve">es el </w:t>
      </w:r>
      <w:r w:rsidR="009778FE">
        <w:rPr>
          <w:rFonts w:cs="Arial"/>
        </w:rPr>
        <w:t>comentario</w:t>
      </w:r>
      <w:r w:rsidR="00081CDD">
        <w:rPr>
          <w:rFonts w:cs="Arial"/>
        </w:rPr>
        <w:t>,</w:t>
      </w:r>
      <w:r w:rsidR="00AD3AB5">
        <w:rPr>
          <w:rFonts w:cs="Arial"/>
        </w:rPr>
        <w:t xml:space="preserve"> </w:t>
      </w:r>
      <m:oMath>
        <m:r>
          <w:rPr>
            <w:rFonts w:ascii="Cambria Math" w:hAnsi="Cambria Math" w:cs="Arial"/>
          </w:rPr>
          <m:t>y</m:t>
        </m:r>
      </m:oMath>
      <w:r w:rsidR="00AD3AB5">
        <w:rPr>
          <w:rFonts w:cs="Arial"/>
        </w:rPr>
        <w:t xml:space="preserve"> es la categoría a la que pertenece</w:t>
      </w:r>
      <w:r w:rsidR="00081CDD">
        <w:rPr>
          <w:rFonts w:cs="Arial"/>
        </w:rPr>
        <w:t>.</w:t>
      </w:r>
      <w:r w:rsidR="009778FE">
        <w:rPr>
          <w:rFonts w:cs="Arial"/>
        </w:rPr>
        <w:t xml:space="preserve"> </w:t>
      </w:r>
    </w:p>
    <w:p w14:paraId="3B223A2F" w14:textId="77777777" w:rsidR="00543CA3" w:rsidRPr="00543CA3" w:rsidRDefault="00555B2C" w:rsidP="009F7363">
      <w:pPr>
        <w:rPr>
          <w:rFonts w:eastAsiaTheme="minorEastAsia" w:cs="Arial"/>
        </w:rPr>
      </w:pPr>
      <w:r>
        <w:rPr>
          <w:rFonts w:cs="Arial"/>
        </w:rPr>
        <w:t>En este ejemplo</w:t>
      </w:r>
      <w:r w:rsidR="00B6458F">
        <w:rPr>
          <w:rFonts w:cs="Arial"/>
        </w:rPr>
        <w:t xml:space="preserve"> </w:t>
      </w:r>
      <m:oMath>
        <m:r>
          <w:rPr>
            <w:rFonts w:ascii="Cambria Math" w:hAnsi="Cambria Math" w:cs="Arial"/>
          </w:rPr>
          <m:t>y</m:t>
        </m:r>
      </m:oMath>
      <w:r w:rsidR="00B6458F">
        <w:rPr>
          <w:rFonts w:cs="Arial"/>
        </w:rPr>
        <w:t xml:space="preserve"> identifica si el comentario </w:t>
      </w:r>
      <w:r w:rsidR="009778FE">
        <w:rPr>
          <w:rFonts w:cs="Arial"/>
        </w:rPr>
        <w:t xml:space="preserve">es </w:t>
      </w:r>
      <w:r w:rsidR="00197E78">
        <w:rPr>
          <w:rFonts w:cs="Arial"/>
        </w:rPr>
        <w:t xml:space="preserve">positivo o negativo. </w:t>
      </w:r>
      <w:r w:rsidR="00F06AFF">
        <w:rPr>
          <w:rFonts w:cs="Arial"/>
        </w:rPr>
        <w:t xml:space="preserve">Lo que hace el </w:t>
      </w:r>
      <w:r w:rsidR="00AA38E3">
        <w:rPr>
          <w:rFonts w:cs="Arial"/>
        </w:rPr>
        <w:t>modelo</w:t>
      </w:r>
      <w:r w:rsidR="00F06AFF">
        <w:rPr>
          <w:rFonts w:cs="Arial"/>
        </w:rPr>
        <w:t xml:space="preserve"> es aprender la </w:t>
      </w:r>
      <w:r w:rsidR="00BB30FA">
        <w:rPr>
          <w:rFonts w:cs="Arial"/>
        </w:rPr>
        <w:t xml:space="preserve">relación que existe entre </w:t>
      </w:r>
      <m:oMath>
        <m:r>
          <w:rPr>
            <w:rFonts w:ascii="Cambria Math" w:hAnsi="Cambria Math" w:cs="Arial"/>
          </w:rPr>
          <m:t>x</m:t>
        </m:r>
      </m:oMath>
      <w:r w:rsidR="007823BF">
        <w:rPr>
          <w:rFonts w:cs="Arial"/>
        </w:rPr>
        <w:t xml:space="preserve"> e </w:t>
      </w:r>
      <m:oMath>
        <m:r>
          <w:rPr>
            <w:rFonts w:ascii="Cambria Math" w:hAnsi="Cambria Math" w:cs="Arial"/>
          </w:rPr>
          <m:t>y</m:t>
        </m:r>
      </m:oMath>
      <w:r w:rsidR="00B6458F">
        <w:rPr>
          <w:rFonts w:cs="Arial"/>
        </w:rPr>
        <w:t>,</w:t>
      </w:r>
      <w:r w:rsidR="00F06AFF">
        <w:rPr>
          <w:rFonts w:cs="Arial"/>
        </w:rPr>
        <w:t xml:space="preserve"> </w:t>
      </w:r>
      <w:r w:rsidR="00A36D3C">
        <w:rPr>
          <w:rFonts w:cs="Arial"/>
        </w:rPr>
        <w:t>de esta manera se pueda</w:t>
      </w:r>
      <w:r w:rsidR="00752A5E">
        <w:rPr>
          <w:rFonts w:cs="Arial"/>
        </w:rPr>
        <w:t xml:space="preserve"> deducir la categoría de ejemplos </w:t>
      </w:r>
      <w:r w:rsidR="00314236">
        <w:rPr>
          <w:rFonts w:cs="Arial"/>
        </w:rPr>
        <w:t>sin etiquet</w:t>
      </w:r>
      <w:r w:rsidR="00A0660F">
        <w:rPr>
          <w:rFonts w:cs="Arial"/>
        </w:rPr>
        <w:t xml:space="preserve">a, </w:t>
      </w:r>
      <w:r w:rsidR="00655AEF">
        <w:rPr>
          <w:rFonts w:cs="Arial"/>
        </w:rPr>
        <w:t xml:space="preserve">que </w:t>
      </w:r>
      <w:r w:rsidR="00A0660F">
        <w:rPr>
          <w:rFonts w:cs="Arial"/>
        </w:rPr>
        <w:t xml:space="preserve">en </w:t>
      </w:r>
      <w:r w:rsidR="00655AEF">
        <w:rPr>
          <w:rFonts w:cs="Arial"/>
        </w:rPr>
        <w:t>nuestro</w:t>
      </w:r>
      <w:r w:rsidR="00A0660F">
        <w:rPr>
          <w:rFonts w:cs="Arial"/>
        </w:rPr>
        <w:t xml:space="preserve"> caso</w:t>
      </w:r>
      <w:r w:rsidR="00655AEF">
        <w:rPr>
          <w:rFonts w:cs="Arial"/>
        </w:rPr>
        <w:t xml:space="preserve"> </w:t>
      </w:r>
      <w:r w:rsidR="00A0660F">
        <w:rPr>
          <w:rFonts w:cs="Arial"/>
        </w:rPr>
        <w:t>serían los nuevos comentaros que hacen los clientes</w:t>
      </w:r>
      <w:r w:rsidR="00770143">
        <w:rPr>
          <w:rFonts w:cs="Arial"/>
        </w:rPr>
        <w:t>. Un ejemplo no etiquetado se lo define como</w:t>
      </w:r>
      <w:r w:rsidR="00B6458F">
        <w:rPr>
          <w:rFonts w:cs="Arial"/>
        </w:rPr>
        <w:t>:</w:t>
      </w:r>
      <w:r w:rsidR="00752A5E">
        <w:rPr>
          <w:rFonts w:cs="Arial"/>
        </w:rPr>
        <w:t xml:space="preserve"> </w:t>
      </w:r>
    </w:p>
    <w:p w14:paraId="4A41CC6B" w14:textId="6A2E3E16" w:rsidR="00770143" w:rsidRPr="00543CA3" w:rsidRDefault="00543CA3" w:rsidP="009F7363">
      <w:pPr>
        <w:rPr>
          <w:rFonts w:cs="Arial"/>
        </w:rPr>
      </w:pPr>
      <m:oMathPara>
        <m:oMath>
          <m:r>
            <w:rPr>
              <w:rFonts w:ascii="Cambria Math" w:hAnsi="Cambria Math" w:cs="Arial"/>
            </w:rPr>
            <m:t>datosSinEtiqueta=(x,?)</m:t>
          </m:r>
        </m:oMath>
      </m:oMathPara>
    </w:p>
    <w:p w14:paraId="247DF0E1" w14:textId="588C821E" w:rsidR="00823993" w:rsidRPr="00823993" w:rsidRDefault="00823993" w:rsidP="00C0765C">
      <w:pPr>
        <w:ind w:firstLine="0"/>
        <w:rPr>
          <w:rFonts w:cs="Arial"/>
        </w:rPr>
      </w:pPr>
      <w:r>
        <w:rPr>
          <w:rFonts w:cs="Arial"/>
        </w:rPr>
        <w:t xml:space="preserve">en donde </w:t>
      </w:r>
      <m:oMath>
        <m:r>
          <w:rPr>
            <w:rFonts w:ascii="Cambria Math" w:hAnsi="Cambria Math" w:cs="Arial"/>
          </w:rPr>
          <m:t>x</m:t>
        </m:r>
      </m:oMath>
      <w:r>
        <w:rPr>
          <w:rFonts w:cs="Arial"/>
        </w:rPr>
        <w:t xml:space="preserve"> es el comentario</w:t>
      </w:r>
      <w:r w:rsidR="000C0B41">
        <w:rPr>
          <w:rFonts w:cs="Arial"/>
        </w:rPr>
        <w:t>,</w:t>
      </w:r>
      <w:r>
        <w:rPr>
          <w:rFonts w:cs="Arial"/>
        </w:rPr>
        <w:t xml:space="preserve"> y </w:t>
      </w:r>
      <m:oMath>
        <m:r>
          <w:rPr>
            <w:rFonts w:ascii="Cambria Math" w:hAnsi="Cambria Math" w:cs="Arial"/>
          </w:rPr>
          <m:t>?</m:t>
        </m:r>
      </m:oMath>
      <w:r>
        <w:rPr>
          <w:rFonts w:cs="Arial"/>
        </w:rPr>
        <w:t xml:space="preserve"> es </w:t>
      </w:r>
      <w:r w:rsidR="000C0B41">
        <w:rPr>
          <w:rFonts w:cs="Arial"/>
        </w:rPr>
        <w:t>la etiqueta a inferir.</w:t>
      </w:r>
    </w:p>
    <w:p w14:paraId="61C060CF" w14:textId="76B13B9B" w:rsidR="008B5BF1" w:rsidRDefault="00585C8C" w:rsidP="00CA45B1">
      <w:pPr>
        <w:rPr>
          <w:rFonts w:cs="Arial"/>
        </w:rPr>
      </w:pPr>
      <w:r>
        <w:rPr>
          <w:rFonts w:cs="Arial"/>
        </w:rPr>
        <w:t xml:space="preserve">En el mismo curso intensivo de aprendiza automático de Google </w:t>
      </w:r>
      <w:r w:rsidR="00553CC3">
        <w:rPr>
          <w:rFonts w:cs="Arial"/>
        </w:rPr>
        <w:t>dicen que</w:t>
      </w:r>
      <w:r>
        <w:rPr>
          <w:rFonts w:cs="Arial"/>
        </w:rPr>
        <w:t xml:space="preserve"> u</w:t>
      </w:r>
      <w:r w:rsidR="00892C82">
        <w:rPr>
          <w:rFonts w:cs="Arial"/>
        </w:rPr>
        <w:t xml:space="preserve">n modelo de </w:t>
      </w:r>
      <w:r w:rsidR="00BC452F">
        <w:rPr>
          <w:rFonts w:cs="Arial"/>
        </w:rPr>
        <w:t>aprendizaje automático</w:t>
      </w:r>
      <w:r w:rsidR="0078175F">
        <w:rPr>
          <w:rFonts w:cs="Arial"/>
        </w:rPr>
        <w:t xml:space="preserve"> supervisado</w:t>
      </w:r>
      <w:r w:rsidR="00BC452F">
        <w:rPr>
          <w:rFonts w:cs="Arial"/>
        </w:rPr>
        <w:t xml:space="preserve"> se encarga de establecer la relación que existe entre los atributos y las etiquetas </w:t>
      </w:r>
      <w:r w:rsidR="00500F82">
        <w:rPr>
          <w:rFonts w:cs="Arial"/>
        </w:rPr>
        <w:t xml:space="preserve">y </w:t>
      </w:r>
      <w:r w:rsidR="0078175F">
        <w:rPr>
          <w:rFonts w:cs="Arial"/>
        </w:rPr>
        <w:t xml:space="preserve">consta de dos fases; </w:t>
      </w:r>
      <w:r w:rsidR="00B21BD7">
        <w:rPr>
          <w:rFonts w:cs="Arial"/>
        </w:rPr>
        <w:t>entrenamiento e inferencia.</w:t>
      </w:r>
    </w:p>
    <w:p w14:paraId="4E7C9720" w14:textId="331CCA39" w:rsidR="005D79D4" w:rsidRDefault="0078175F" w:rsidP="002A14FF">
      <w:pPr>
        <w:ind w:firstLine="0"/>
        <w:rPr>
          <w:rFonts w:cs="Arial"/>
        </w:rPr>
      </w:pPr>
      <w:r>
        <w:rPr>
          <w:rFonts w:cs="Arial"/>
        </w:rPr>
        <w:t xml:space="preserve">El </w:t>
      </w:r>
      <w:r w:rsidRPr="005D79D4">
        <w:rPr>
          <w:rFonts w:cs="Arial"/>
          <w:i/>
          <w:iCs/>
        </w:rPr>
        <w:t>entrenamiento</w:t>
      </w:r>
      <w:r>
        <w:rPr>
          <w:rFonts w:cs="Arial"/>
        </w:rPr>
        <w:t xml:space="preserve"> es la </w:t>
      </w:r>
      <w:r w:rsidR="008B5BF1">
        <w:rPr>
          <w:rFonts w:cs="Arial"/>
        </w:rPr>
        <w:t xml:space="preserve">fase en la que se </w:t>
      </w:r>
      <w:r w:rsidR="008352E6">
        <w:rPr>
          <w:rFonts w:cs="Arial"/>
        </w:rPr>
        <w:t xml:space="preserve">le indica </w:t>
      </w:r>
      <w:r w:rsidR="00FE5962">
        <w:rPr>
          <w:rFonts w:cs="Arial"/>
        </w:rPr>
        <w:t xml:space="preserve">al modelo los </w:t>
      </w:r>
      <w:r w:rsidR="008352E6">
        <w:rPr>
          <w:rFonts w:cs="Arial"/>
        </w:rPr>
        <w:t xml:space="preserve">ejemplos etiquetados para que este </w:t>
      </w:r>
      <w:r w:rsidR="005D79D4">
        <w:rPr>
          <w:rFonts w:cs="Arial"/>
        </w:rPr>
        <w:t>aprenda</w:t>
      </w:r>
      <w:r w:rsidR="008352E6">
        <w:rPr>
          <w:rFonts w:cs="Arial"/>
        </w:rPr>
        <w:t xml:space="preserve"> la relación que existen entre el atributo y la etiqueta</w:t>
      </w:r>
      <w:r w:rsidR="005D79D4">
        <w:rPr>
          <w:rFonts w:cs="Arial"/>
        </w:rPr>
        <w:t>.</w:t>
      </w:r>
    </w:p>
    <w:p w14:paraId="5668712E" w14:textId="04C05E7B" w:rsidR="00892C82" w:rsidRDefault="005D79D4" w:rsidP="002A14FF">
      <w:pPr>
        <w:ind w:firstLine="0"/>
        <w:rPr>
          <w:rFonts w:cs="Arial"/>
        </w:rPr>
      </w:pPr>
      <w:r>
        <w:rPr>
          <w:rFonts w:cs="Arial"/>
        </w:rPr>
        <w:lastRenderedPageBreak/>
        <w:t xml:space="preserve">La </w:t>
      </w:r>
      <w:r w:rsidRPr="003C6FDD">
        <w:rPr>
          <w:rFonts w:cs="Arial"/>
          <w:i/>
          <w:iCs/>
        </w:rPr>
        <w:t>inferencia</w:t>
      </w:r>
      <w:r>
        <w:rPr>
          <w:rFonts w:cs="Arial"/>
        </w:rPr>
        <w:t xml:space="preserve"> es la fase en la que se le muestra</w:t>
      </w:r>
      <w:r w:rsidR="008524AA">
        <w:rPr>
          <w:rFonts w:cs="Arial"/>
        </w:rPr>
        <w:t xml:space="preserve"> al modelo</w:t>
      </w:r>
      <w:r>
        <w:rPr>
          <w:rFonts w:cs="Arial"/>
        </w:rPr>
        <w:t xml:space="preserve"> ejemplos sin etiqueta que nunca ha</w:t>
      </w:r>
      <w:r w:rsidR="00B85BA7">
        <w:rPr>
          <w:rFonts w:cs="Arial"/>
        </w:rPr>
        <w:t>n sido</w:t>
      </w:r>
      <w:r>
        <w:rPr>
          <w:rFonts w:cs="Arial"/>
        </w:rPr>
        <w:t xml:space="preserve"> visto</w:t>
      </w:r>
      <w:r w:rsidR="00B85BA7">
        <w:rPr>
          <w:rFonts w:cs="Arial"/>
        </w:rPr>
        <w:t>s</w:t>
      </w:r>
      <w:r>
        <w:rPr>
          <w:rFonts w:cs="Arial"/>
        </w:rPr>
        <w:t xml:space="preserve"> </w:t>
      </w:r>
      <w:r w:rsidR="00B1136A">
        <w:rPr>
          <w:rFonts w:cs="Arial"/>
        </w:rPr>
        <w:t xml:space="preserve">con el objetivo de que realice </w:t>
      </w:r>
      <w:r w:rsidR="003C3988">
        <w:rPr>
          <w:rFonts w:cs="Arial"/>
        </w:rPr>
        <w:t>la inferencia</w:t>
      </w:r>
      <w:r w:rsidR="00B1136A">
        <w:rPr>
          <w:rFonts w:cs="Arial"/>
        </w:rPr>
        <w:t xml:space="preserve"> </w:t>
      </w:r>
      <w:r w:rsidR="00D974B0">
        <w:rPr>
          <w:rFonts w:cs="Arial"/>
        </w:rPr>
        <w:t>de la etiqueta</w:t>
      </w:r>
      <w:r w:rsidR="003C6FDD">
        <w:rPr>
          <w:rFonts w:cs="Arial"/>
        </w:rPr>
        <w:t>.</w:t>
      </w:r>
    </w:p>
    <w:p w14:paraId="40827A78" w14:textId="3543EB54" w:rsidR="00A513DE" w:rsidRDefault="0000400F" w:rsidP="00C85FD9">
      <w:pPr>
        <w:rPr>
          <w:rFonts w:cs="Arial"/>
        </w:rPr>
      </w:pPr>
      <w:r>
        <w:rPr>
          <w:rFonts w:cs="Arial"/>
        </w:rPr>
        <w:t xml:space="preserve">Como </w:t>
      </w:r>
      <w:r w:rsidR="00407B71">
        <w:rPr>
          <w:rFonts w:cs="Arial"/>
        </w:rPr>
        <w:t xml:space="preserve">se observa en </w:t>
      </w:r>
      <w:r>
        <w:rPr>
          <w:rFonts w:cs="Arial"/>
        </w:rPr>
        <w:t>el ejemplo</w:t>
      </w:r>
      <w:r w:rsidR="008C3431">
        <w:rPr>
          <w:rFonts w:cs="Arial"/>
        </w:rPr>
        <w:t xml:space="preserve"> mencionado</w:t>
      </w:r>
      <w:r>
        <w:rPr>
          <w:rFonts w:cs="Arial"/>
        </w:rPr>
        <w:t xml:space="preserve"> anterior</w:t>
      </w:r>
      <w:r w:rsidR="008C3431">
        <w:rPr>
          <w:rFonts w:cs="Arial"/>
        </w:rPr>
        <w:t>mente</w:t>
      </w:r>
      <w:r>
        <w:rPr>
          <w:rFonts w:cs="Arial"/>
        </w:rPr>
        <w:t xml:space="preserve"> es un </w:t>
      </w:r>
      <w:r w:rsidR="00045996">
        <w:rPr>
          <w:rFonts w:cs="Arial"/>
        </w:rPr>
        <w:t>ejemplo de clasificación, es decir, dado un comentario</w:t>
      </w:r>
      <w:r w:rsidR="0090096C">
        <w:rPr>
          <w:rFonts w:cs="Arial"/>
        </w:rPr>
        <w:t xml:space="preserve"> identificar</w:t>
      </w:r>
      <w:r w:rsidR="00045996">
        <w:rPr>
          <w:rFonts w:cs="Arial"/>
        </w:rPr>
        <w:t xml:space="preserve"> si este es positivo o negativo. </w:t>
      </w:r>
      <w:r w:rsidR="00E54580">
        <w:rPr>
          <w:rFonts w:cs="Arial"/>
        </w:rPr>
        <w:t>Gran parte</w:t>
      </w:r>
      <w:r w:rsidR="00610172">
        <w:rPr>
          <w:rFonts w:cs="Arial"/>
        </w:rPr>
        <w:t xml:space="preserve"> de las aplicaciones de minería de texto son problemas de clasificación</w:t>
      </w:r>
      <w:r w:rsidR="00332C48">
        <w:rPr>
          <w:rFonts w:cs="Arial"/>
        </w:rPr>
        <w:t>, para resolver estos problemas generalmente se utilizan modelos de aprendizaje supervisado.</w:t>
      </w:r>
      <w:r w:rsidR="0087699C">
        <w:rPr>
          <w:rFonts w:cs="Arial"/>
        </w:rPr>
        <w:t xml:space="preserve"> Por otro lado</w:t>
      </w:r>
      <w:r w:rsidR="0090096C">
        <w:rPr>
          <w:rFonts w:cs="Arial"/>
        </w:rPr>
        <w:t>,</w:t>
      </w:r>
      <w:r w:rsidR="0087699C">
        <w:rPr>
          <w:rFonts w:cs="Arial"/>
        </w:rPr>
        <w:t xml:space="preserve"> se tiene</w:t>
      </w:r>
      <w:r w:rsidR="00B13EE3">
        <w:rPr>
          <w:rFonts w:cs="Arial"/>
        </w:rPr>
        <w:t>n</w:t>
      </w:r>
      <w:r w:rsidR="0087699C">
        <w:rPr>
          <w:rFonts w:cs="Arial"/>
        </w:rPr>
        <w:t xml:space="preserve"> los problemas de agrupamiento</w:t>
      </w:r>
      <w:r w:rsidR="0029228F">
        <w:rPr>
          <w:rFonts w:cs="Arial"/>
        </w:rPr>
        <w:t xml:space="preserve"> (</w:t>
      </w:r>
      <w:proofErr w:type="spellStart"/>
      <w:r w:rsidR="0029228F" w:rsidRPr="001D0756">
        <w:rPr>
          <w:rFonts w:cs="Arial"/>
        </w:rPr>
        <w:t>clustering</w:t>
      </w:r>
      <w:proofErr w:type="spellEnd"/>
      <w:r w:rsidR="0029228F">
        <w:rPr>
          <w:rFonts w:cs="Arial"/>
        </w:rPr>
        <w:t xml:space="preserve">), perfilado o </w:t>
      </w:r>
      <w:proofErr w:type="spellStart"/>
      <w:r w:rsidR="0029228F" w:rsidRPr="001D0756">
        <w:rPr>
          <w:rFonts w:cs="Arial"/>
        </w:rPr>
        <w:t>profiling</w:t>
      </w:r>
      <w:proofErr w:type="spellEnd"/>
      <w:r w:rsidR="0078754D">
        <w:rPr>
          <w:rFonts w:cs="Arial"/>
        </w:rPr>
        <w:t xml:space="preserve">, agrupamientos de </w:t>
      </w:r>
      <w:r w:rsidR="00B03450">
        <w:rPr>
          <w:rFonts w:cs="Arial"/>
        </w:rPr>
        <w:t>coocurrencias</w:t>
      </w:r>
      <w:r w:rsidR="0078754D">
        <w:rPr>
          <w:rFonts w:cs="Arial"/>
        </w:rPr>
        <w:t>, entre otros</w:t>
      </w:r>
      <w:r w:rsidR="0002678B">
        <w:rPr>
          <w:rFonts w:cs="Arial"/>
        </w:rPr>
        <w:t>,</w:t>
      </w:r>
      <w:r w:rsidR="00D94ED8">
        <w:rPr>
          <w:rFonts w:cs="Arial"/>
        </w:rPr>
        <w:t xml:space="preserve"> para los cuales se utilizan </w:t>
      </w:r>
      <w:r w:rsidR="00B13EE3">
        <w:rPr>
          <w:rFonts w:cs="Arial"/>
        </w:rPr>
        <w:t>modelos</w:t>
      </w:r>
      <w:r w:rsidR="00D94ED8">
        <w:rPr>
          <w:rFonts w:cs="Arial"/>
        </w:rPr>
        <w:t xml:space="preserve"> de aprendizaje no supervisado.</w:t>
      </w:r>
    </w:p>
    <w:p w14:paraId="2384CF15" w14:textId="6AC7697D" w:rsidR="00D974F0" w:rsidRPr="00D974F0" w:rsidRDefault="004279F1" w:rsidP="00C85FD9">
      <w:pPr>
        <w:ind w:firstLine="0"/>
        <w:rPr>
          <w:rFonts w:cs="Arial"/>
        </w:rPr>
      </w:pPr>
      <w:r>
        <w:rPr>
          <w:rFonts w:cs="Arial"/>
        </w:rPr>
        <w:t xml:space="preserve">En la figura </w:t>
      </w:r>
      <w:r w:rsidR="00951F80">
        <w:rPr>
          <w:rFonts w:cs="Arial"/>
        </w:rPr>
        <w:t>6</w:t>
      </w:r>
      <w:r w:rsidR="00A72813">
        <w:rPr>
          <w:rFonts w:cs="Arial"/>
        </w:rPr>
        <w:t xml:space="preserve"> </w:t>
      </w:r>
      <w:r>
        <w:rPr>
          <w:rFonts w:cs="Arial"/>
        </w:rPr>
        <w:t xml:space="preserve">se muestra un proceso general </w:t>
      </w:r>
      <w:r w:rsidR="00764991">
        <w:rPr>
          <w:rFonts w:cs="Arial"/>
        </w:rPr>
        <w:t>del aprendizaje automático supervisado aplicado a la clasificación</w:t>
      </w:r>
      <w:r w:rsidR="005373B4">
        <w:rPr>
          <w:rFonts w:cs="Arial"/>
        </w:rPr>
        <w:t>.</w:t>
      </w:r>
    </w:p>
    <w:p w14:paraId="390914B9" w14:textId="51C76088" w:rsidR="00D974F0" w:rsidRPr="00D974F0" w:rsidRDefault="00D974F0" w:rsidP="00DA65D4">
      <w:pPr>
        <w:pStyle w:val="Descripcin"/>
        <w:keepNext/>
        <w:spacing w:before="240" w:after="0" w:line="480" w:lineRule="auto"/>
        <w:ind w:firstLine="0"/>
        <w:jc w:val="left"/>
        <w:rPr>
          <w:b/>
          <w:bCs/>
          <w:i w:val="0"/>
          <w:iCs w:val="0"/>
          <w:color w:val="auto"/>
          <w:sz w:val="20"/>
          <w:szCs w:val="20"/>
        </w:rPr>
      </w:pPr>
      <w:bookmarkStart w:id="42" w:name="_Toc61912201"/>
      <w:r w:rsidRPr="00D974F0">
        <w:rPr>
          <w:b/>
          <w:bCs/>
          <w:i w:val="0"/>
          <w:iCs w:val="0"/>
          <w:color w:val="auto"/>
          <w:sz w:val="20"/>
          <w:szCs w:val="20"/>
        </w:rPr>
        <w:t xml:space="preserve">Figura </w:t>
      </w:r>
      <w:r w:rsidRPr="00D974F0">
        <w:rPr>
          <w:b/>
          <w:bCs/>
          <w:i w:val="0"/>
          <w:iCs w:val="0"/>
          <w:color w:val="auto"/>
          <w:sz w:val="20"/>
          <w:szCs w:val="20"/>
        </w:rPr>
        <w:fldChar w:fldCharType="begin"/>
      </w:r>
      <w:r w:rsidRPr="00D974F0">
        <w:rPr>
          <w:b/>
          <w:bCs/>
          <w:i w:val="0"/>
          <w:iCs w:val="0"/>
          <w:color w:val="auto"/>
          <w:sz w:val="20"/>
          <w:szCs w:val="20"/>
        </w:rPr>
        <w:instrText xml:space="preserve"> SEQ Figura \* ARABIC </w:instrText>
      </w:r>
      <w:r w:rsidRPr="00D974F0">
        <w:rPr>
          <w:b/>
          <w:bCs/>
          <w:i w:val="0"/>
          <w:iCs w:val="0"/>
          <w:color w:val="auto"/>
          <w:sz w:val="20"/>
          <w:szCs w:val="20"/>
        </w:rPr>
        <w:fldChar w:fldCharType="separate"/>
      </w:r>
      <w:r w:rsidR="00DA65D4">
        <w:rPr>
          <w:b/>
          <w:bCs/>
          <w:i w:val="0"/>
          <w:iCs w:val="0"/>
          <w:noProof/>
          <w:color w:val="auto"/>
          <w:sz w:val="20"/>
          <w:szCs w:val="20"/>
        </w:rPr>
        <w:t>6</w:t>
      </w:r>
      <w:r w:rsidRPr="00D974F0">
        <w:rPr>
          <w:b/>
          <w:bCs/>
          <w:i w:val="0"/>
          <w:iCs w:val="0"/>
          <w:color w:val="auto"/>
          <w:sz w:val="20"/>
          <w:szCs w:val="20"/>
        </w:rPr>
        <w:fldChar w:fldCharType="end"/>
      </w:r>
      <w:r>
        <w:rPr>
          <w:b/>
          <w:bCs/>
          <w:i w:val="0"/>
          <w:iCs w:val="0"/>
          <w:color w:val="auto"/>
          <w:sz w:val="20"/>
          <w:szCs w:val="20"/>
        </w:rPr>
        <w:t>.</w:t>
      </w:r>
      <w:r>
        <w:rPr>
          <w:b/>
          <w:bCs/>
          <w:i w:val="0"/>
          <w:iCs w:val="0"/>
          <w:color w:val="auto"/>
          <w:sz w:val="20"/>
          <w:szCs w:val="20"/>
        </w:rPr>
        <w:br/>
      </w:r>
      <w:r w:rsidRPr="00D974F0">
        <w:rPr>
          <w:color w:val="auto"/>
          <w:sz w:val="20"/>
          <w:szCs w:val="20"/>
        </w:rPr>
        <w:t>Marco general para el aprendizaje automático supervisado aplicado a la clasificación</w:t>
      </w:r>
      <w:bookmarkEnd w:id="42"/>
    </w:p>
    <w:p w14:paraId="25A6856A" w14:textId="45DBF627" w:rsidR="002A14FF" w:rsidRDefault="00D974F0" w:rsidP="002A14FF">
      <w:pPr>
        <w:ind w:firstLine="0"/>
        <w:rPr>
          <w:rFonts w:cs="Arial"/>
        </w:rPr>
      </w:pPr>
      <w:r>
        <w:rPr>
          <w:noProof/>
        </w:rPr>
        <mc:AlternateContent>
          <mc:Choice Requires="wps">
            <w:drawing>
              <wp:anchor distT="0" distB="0" distL="114300" distR="114300" simplePos="0" relativeHeight="251737103" behindDoc="0" locked="0" layoutInCell="1" allowOverlap="1" wp14:anchorId="3B503E56" wp14:editId="793964FC">
                <wp:simplePos x="0" y="0"/>
                <wp:positionH relativeFrom="column">
                  <wp:posOffset>0</wp:posOffset>
                </wp:positionH>
                <wp:positionV relativeFrom="paragraph">
                  <wp:posOffset>4242435</wp:posOffset>
                </wp:positionV>
                <wp:extent cx="5501640" cy="452132"/>
                <wp:effectExtent l="0" t="0" r="3810" b="5080"/>
                <wp:wrapNone/>
                <wp:docPr id="254" name="Cuadro de texto 254"/>
                <wp:cNvGraphicFramePr/>
                <a:graphic xmlns:a="http://schemas.openxmlformats.org/drawingml/2006/main">
                  <a:graphicData uri="http://schemas.microsoft.com/office/word/2010/wordprocessingShape">
                    <wps:wsp>
                      <wps:cNvSpPr txBox="1"/>
                      <wps:spPr>
                        <a:xfrm>
                          <a:off x="0" y="0"/>
                          <a:ext cx="5501640" cy="452132"/>
                        </a:xfrm>
                        <a:prstGeom prst="rect">
                          <a:avLst/>
                        </a:prstGeom>
                        <a:solidFill>
                          <a:prstClr val="white"/>
                        </a:solidFill>
                        <a:ln>
                          <a:noFill/>
                        </a:ln>
                      </wps:spPr>
                      <wps:txbx>
                        <w:txbxContent>
                          <w:p w14:paraId="004B2D57" w14:textId="42C37C11" w:rsidR="00F367BC" w:rsidRPr="00C85FD9" w:rsidRDefault="00F367BC" w:rsidP="00C85FD9">
                            <w:pPr>
                              <w:ind w:firstLine="0"/>
                              <w:rPr>
                                <w:sz w:val="20"/>
                                <w:szCs w:val="20"/>
                                <w:lang w:val="en-US" w:eastAsia="es-419"/>
                              </w:rPr>
                            </w:pPr>
                            <w:r w:rsidRPr="00C41F3A">
                              <w:rPr>
                                <w:i/>
                                <w:iCs/>
                                <w:sz w:val="20"/>
                                <w:szCs w:val="20"/>
                                <w:lang w:eastAsia="es-419"/>
                              </w:rPr>
                              <w:t xml:space="preserve">Nota. </w:t>
                            </w:r>
                            <w:r w:rsidRPr="00512380">
                              <w:rPr>
                                <w:sz w:val="20"/>
                                <w:szCs w:val="20"/>
                                <w:lang w:eastAsia="es-419"/>
                              </w:rPr>
                              <w:t xml:space="preserve">Adaptado de </w:t>
                            </w:r>
                            <w:r w:rsidRPr="00512380">
                              <w:rPr>
                                <w:i/>
                                <w:iCs/>
                                <w:sz w:val="20"/>
                                <w:szCs w:val="20"/>
                                <w:lang w:eastAsia="es-419"/>
                              </w:rPr>
                              <w:t xml:space="preserve">Natural </w:t>
                            </w:r>
                            <w:r w:rsidRPr="001D0756">
                              <w:rPr>
                                <w:i/>
                                <w:iCs/>
                                <w:sz w:val="20"/>
                                <w:szCs w:val="20"/>
                                <w:lang w:eastAsia="es-419"/>
                              </w:rPr>
                              <w:t xml:space="preserve">Language Processing with Python </w:t>
                            </w:r>
                            <w:r w:rsidRPr="00512380">
                              <w:rPr>
                                <w:sz w:val="20"/>
                                <w:szCs w:val="20"/>
                                <w:lang w:eastAsia="es-419"/>
                              </w:rPr>
                              <w:t>[Diagrama de</w:t>
                            </w:r>
                            <w:r>
                              <w:rPr>
                                <w:sz w:val="20"/>
                                <w:szCs w:val="20"/>
                                <w:lang w:eastAsia="es-419"/>
                              </w:rPr>
                              <w:t xml:space="preserve"> flujo]</w:t>
                            </w:r>
                            <w:r w:rsidRPr="00512380">
                              <w:rPr>
                                <w:sz w:val="20"/>
                                <w:szCs w:val="20"/>
                                <w:lang w:eastAsia="es-419"/>
                              </w:rPr>
                              <w:t xml:space="preserve">, por Bird et al., 2009, (https://www.nltk.org/book/). </w:t>
                            </w:r>
                            <w:r w:rsidRPr="00C85FD9">
                              <w:rPr>
                                <w:sz w:val="20"/>
                                <w:szCs w:val="20"/>
                                <w:lang w:val="en-US" w:eastAsia="es-419"/>
                              </w:rPr>
                              <w:t>CC BY 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503E56" id="Cuadro de texto 254" o:spid="_x0000_s1122" type="#_x0000_t202" style="position:absolute;left:0;text-align:left;margin-left:0;margin-top:334.05pt;width:433.2pt;height:35.6pt;z-index:25173710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" stroked="f">
                <v:textbox inset="0,0,0,0">
                  <w:txbxContent>
                    <w:p w14:paraId="004B2D57" w14:textId="42C37C11" w:rsidR="00F367BC" w:rsidRPr="00C85FD9" w:rsidRDefault="00F367BC" w:rsidP="00C85FD9">
                      <w:pPr>
                        <w:ind w:firstLine="0"/>
                        <w:rPr>
                          <w:sz w:val="20"/>
                          <w:szCs w:val="20"/>
                          <w:lang w:val="en-US" w:eastAsia="es-419"/>
                        </w:rPr>
                      </w:pPr>
                      <w:r w:rsidRPr="00C41F3A">
                        <w:rPr>
                          <w:i/>
                          <w:iCs/>
                          <w:sz w:val="20"/>
                          <w:szCs w:val="20"/>
                          <w:lang w:eastAsia="es-419"/>
                        </w:rPr>
                        <w:t xml:space="preserve">Nota. </w:t>
                      </w:r>
                      <w:r w:rsidRPr="00512380">
                        <w:rPr>
                          <w:sz w:val="20"/>
                          <w:szCs w:val="20"/>
                          <w:lang w:eastAsia="es-419"/>
                        </w:rPr>
                        <w:t xml:space="preserve">Adaptado de </w:t>
                      </w:r>
                      <w:r w:rsidRPr="00512380">
                        <w:rPr>
                          <w:i/>
                          <w:iCs/>
                          <w:sz w:val="20"/>
                          <w:szCs w:val="20"/>
                          <w:lang w:eastAsia="es-419"/>
                        </w:rPr>
                        <w:t xml:space="preserve">Natural </w:t>
                      </w:r>
                      <w:r w:rsidRPr="001D0756">
                        <w:rPr>
                          <w:i/>
                          <w:iCs/>
                          <w:sz w:val="20"/>
                          <w:szCs w:val="20"/>
                          <w:lang w:eastAsia="es-419"/>
                        </w:rPr>
                        <w:t xml:space="preserve">Language Processing with Python </w:t>
                      </w:r>
                      <w:r w:rsidRPr="00512380">
                        <w:rPr>
                          <w:sz w:val="20"/>
                          <w:szCs w:val="20"/>
                          <w:lang w:eastAsia="es-419"/>
                        </w:rPr>
                        <w:t>[Diagrama de</w:t>
                      </w:r>
                      <w:r>
                        <w:rPr>
                          <w:sz w:val="20"/>
                          <w:szCs w:val="20"/>
                          <w:lang w:eastAsia="es-419"/>
                        </w:rPr>
                        <w:t xml:space="preserve"> flujo]</w:t>
                      </w:r>
                      <w:r w:rsidRPr="00512380">
                        <w:rPr>
                          <w:sz w:val="20"/>
                          <w:szCs w:val="20"/>
                          <w:lang w:eastAsia="es-419"/>
                        </w:rPr>
                        <w:t xml:space="preserve">, por Bird et al., 2009, (https://www.nltk.org/book/). </w:t>
                      </w:r>
                      <w:r w:rsidRPr="00C85FD9">
                        <w:rPr>
                          <w:sz w:val="20"/>
                          <w:szCs w:val="20"/>
                          <w:lang w:val="en-US" w:eastAsia="es-419"/>
                        </w:rPr>
                        <w:t>CC BY 3.0.</w:t>
                      </w:r>
                    </w:p>
                  </w:txbxContent>
                </v:textbox>
              </v:shape>
            </w:pict>
          </mc:Fallback>
        </mc:AlternateContent>
      </w:r>
      <w:r>
        <w:rPr>
          <w:rFonts w:cs="Arial"/>
          <w:noProof/>
        </w:rPr>
        <mc:AlternateContent>
          <mc:Choice Requires="wpg">
            <w:drawing>
              <wp:anchor distT="0" distB="0" distL="114300" distR="114300" simplePos="0" relativeHeight="251735055" behindDoc="0" locked="0" layoutInCell="1" allowOverlap="1" wp14:anchorId="3FE62FA8" wp14:editId="29012CDD">
                <wp:simplePos x="0" y="0"/>
                <wp:positionH relativeFrom="column">
                  <wp:posOffset>2042160</wp:posOffset>
                </wp:positionH>
                <wp:positionV relativeFrom="paragraph">
                  <wp:posOffset>239055</wp:posOffset>
                </wp:positionV>
                <wp:extent cx="1173480" cy="2423160"/>
                <wp:effectExtent l="0" t="0" r="7620" b="0"/>
                <wp:wrapNone/>
                <wp:docPr id="253" name="Grupo 253"/>
                <wp:cNvGraphicFramePr/>
                <a:graphic xmlns:a="http://schemas.openxmlformats.org/drawingml/2006/main">
                  <a:graphicData uri="http://schemas.microsoft.com/office/word/2010/wordprocessingGroup">
                    <wpg:wgp>
                      <wpg:cNvGrpSpPr/>
                      <wpg:grpSpPr>
                        <a:xfrm>
                          <a:off x="0" y="0"/>
                          <a:ext cx="1173480" cy="2423160"/>
                          <a:chOff x="0" y="0"/>
                          <a:chExt cx="1173480" cy="2423160"/>
                        </a:xfrm>
                      </wpg:grpSpPr>
                      <wps:wsp>
                        <wps:cNvPr id="234" name="Cuadro de texto 234"/>
                        <wps:cNvSpPr txBox="1"/>
                        <wps:spPr>
                          <a:xfrm>
                            <a:off x="0" y="0"/>
                            <a:ext cx="1097280" cy="251460"/>
                          </a:xfrm>
                          <a:prstGeom prst="rect">
                            <a:avLst/>
                          </a:prstGeom>
                          <a:solidFill>
                            <a:schemeClr val="lt1"/>
                          </a:solidFill>
                          <a:ln w="6350">
                            <a:noFill/>
                          </a:ln>
                        </wps:spPr>
                        <wps:txbx>
                          <w:txbxContent>
                            <w:p w14:paraId="1A016886" w14:textId="4AEBD926" w:rsidR="00F367BC" w:rsidRPr="00865337" w:rsidRDefault="00F367BC" w:rsidP="00646B8E">
                              <w:pPr>
                                <w:ind w:firstLine="0"/>
                                <w:jc w:val="center"/>
                                <w:rPr>
                                  <w:sz w:val="20"/>
                                  <w:szCs w:val="20"/>
                                </w:rPr>
                              </w:pPr>
                              <w:r>
                                <w:rPr>
                                  <w:sz w:val="20"/>
                                  <w:szCs w:val="20"/>
                                </w:rPr>
                                <w:t>Entrenamiento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Cuadro de texto 250"/>
                        <wps:cNvSpPr txBox="1"/>
                        <wps:spPr>
                          <a:xfrm>
                            <a:off x="76200" y="2171700"/>
                            <a:ext cx="1097280" cy="251460"/>
                          </a:xfrm>
                          <a:prstGeom prst="rect">
                            <a:avLst/>
                          </a:prstGeom>
                          <a:solidFill>
                            <a:schemeClr val="lt1"/>
                          </a:solidFill>
                          <a:ln w="6350">
                            <a:noFill/>
                          </a:ln>
                        </wps:spPr>
                        <wps:txbx>
                          <w:txbxContent>
                            <w:p w14:paraId="12D96CED" w14:textId="3F98D010" w:rsidR="00F367BC" w:rsidRPr="00865337" w:rsidRDefault="00F367BC" w:rsidP="00F47BF5">
                              <w:pPr>
                                <w:ind w:firstLine="0"/>
                                <w:jc w:val="center"/>
                                <w:rPr>
                                  <w:sz w:val="20"/>
                                  <w:szCs w:val="20"/>
                                </w:rPr>
                              </w:pPr>
                              <w:r>
                                <w:rPr>
                                  <w:sz w:val="20"/>
                                  <w:szCs w:val="20"/>
                                </w:rPr>
                                <w:t>Predicción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FE62FA8" id="Grupo 253" o:spid="_x0000_s1123" style="position:absolute;left:0;text-align:left;margin-left:160.8pt;margin-top:18.8pt;width:92.4pt;height:190.8pt;z-index:251735055" coordsize="11734,24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">
                <v:shape id="Cuadro de texto 234" o:spid="_x0000_s1124" type="#_x0000_t202" style="position:absolute;width:10972;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I8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Ek/heiYcAbm8AAAA//8DAFBLAQItABQABgAIAAAAIQDb4fbL7gAAAIUBAAATAAAAAAAA&#10;AAAAAAAAAAAAAABbQ29udGVudF9UeXBlc10ueG1sUEsBAi0AFAAGAAgAAAAhAFr0LFu/AAAAFQEA&#10;AAsAAAAAAAAAAAAAAAAAHwEAAF9yZWxzLy5yZWxzUEsBAi0AFAAGAAgAAAAhAI1CkjzHAAAA3AAA&#10;AA8AAAAAAAAAAAAAAAAABwIAAGRycy9kb3ducmV2LnhtbFBLBQYAAAAAAwADALcAAAD7AgAAAAA=&#10;" fillcolor="white [3201]" stroked="f" strokeweight=".5pt">
                  <v:textbox>
                    <w:txbxContent>
                      <w:p w14:paraId="1A016886" w14:textId="4AEBD926" w:rsidR="00F367BC" w:rsidRPr="00865337" w:rsidRDefault="00F367BC" w:rsidP="00646B8E">
                        <w:pPr>
                          <w:ind w:firstLine="0"/>
                          <w:jc w:val="center"/>
                          <w:rPr>
                            <w:sz w:val="20"/>
                            <w:szCs w:val="20"/>
                          </w:rPr>
                        </w:pPr>
                        <w:r>
                          <w:rPr>
                            <w:sz w:val="20"/>
                            <w:szCs w:val="20"/>
                          </w:rPr>
                          <w:t>Entrenamiento</w:t>
                        </w:r>
                      </w:p>
                    </w:txbxContent>
                  </v:textbox>
                </v:shape>
                <v:shape id="Cuadro de texto 250" o:spid="_x0000_s1125" type="#_x0000_t202" style="position:absolute;left:762;top:21717;width:10972;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" fillcolor="white [3201]" stroked="f" strokeweight=".5pt">
                  <v:textbox>
                    <w:txbxContent>
                      <w:p w14:paraId="12D96CED" w14:textId="3F98D010" w:rsidR="00F367BC" w:rsidRPr="00865337" w:rsidRDefault="00F367BC" w:rsidP="00F47BF5">
                        <w:pPr>
                          <w:ind w:firstLine="0"/>
                          <w:jc w:val="center"/>
                          <w:rPr>
                            <w:sz w:val="20"/>
                            <w:szCs w:val="20"/>
                          </w:rPr>
                        </w:pPr>
                        <w:r>
                          <w:rPr>
                            <w:sz w:val="20"/>
                            <w:szCs w:val="20"/>
                          </w:rPr>
                          <w:t>Predicción</w:t>
                        </w:r>
                      </w:p>
                    </w:txbxContent>
                  </v:textbox>
                </v:shape>
              </v:group>
            </w:pict>
          </mc:Fallback>
        </mc:AlternateContent>
      </w:r>
      <w:r w:rsidR="002A14FF">
        <w:rPr>
          <w:rFonts w:cs="Arial"/>
          <w:noProof/>
        </w:rPr>
        <mc:AlternateContent>
          <mc:Choice Requires="wpc">
            <w:drawing>
              <wp:inline distT="0" distB="0" distL="0" distR="0" wp14:anchorId="1FB54042" wp14:editId="4C91EE06">
                <wp:extent cx="5486400" cy="4160520"/>
                <wp:effectExtent l="0" t="0" r="19050" b="11430"/>
                <wp:docPr id="175" name="Lienzo 1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2"/>
                          </a:solidFill>
                        </a:ln>
                      </wpc:whole>
                      <wps:wsp>
                        <wps:cNvPr id="233" name="Rectángulo: esquinas redondeadas 233"/>
                        <wps:cNvSpPr/>
                        <wps:spPr>
                          <a:xfrm>
                            <a:off x="160020" y="198120"/>
                            <a:ext cx="5196840" cy="178308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Cuadro de texto 184"/>
                        <wps:cNvSpPr txBox="1"/>
                        <wps:spPr>
                          <a:xfrm>
                            <a:off x="281940" y="1607820"/>
                            <a:ext cx="678180" cy="259080"/>
                          </a:xfrm>
                          <a:prstGeom prst="rect">
                            <a:avLst/>
                          </a:prstGeom>
                          <a:solidFill>
                            <a:schemeClr val="lt1"/>
                          </a:solidFill>
                          <a:ln w="6350">
                            <a:noFill/>
                          </a:ln>
                        </wps:spPr>
                        <wps:txbx>
                          <w:txbxContent>
                            <w:p w14:paraId="60E38345" w14:textId="71671CC0" w:rsidR="00F367BC" w:rsidRPr="00D74C98" w:rsidRDefault="00F367BC" w:rsidP="00D74C98">
                              <w:pPr>
                                <w:ind w:firstLine="0"/>
                                <w:jc w:val="center"/>
                                <w:rPr>
                                  <w:sz w:val="20"/>
                                  <w:szCs w:val="20"/>
                                </w:rPr>
                              </w:pPr>
                              <w:r>
                                <w:rPr>
                                  <w:sz w:val="20"/>
                                  <w:szCs w:val="20"/>
                                </w:rPr>
                                <w:t>Entrada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Cuadro de texto 232"/>
                        <wps:cNvSpPr txBox="1"/>
                        <wps:spPr>
                          <a:xfrm>
                            <a:off x="2758440" y="1607820"/>
                            <a:ext cx="1097280" cy="297180"/>
                          </a:xfrm>
                          <a:prstGeom prst="rect">
                            <a:avLst/>
                          </a:prstGeom>
                          <a:solidFill>
                            <a:schemeClr val="lt1"/>
                          </a:solidFill>
                          <a:ln w="6350">
                            <a:noFill/>
                          </a:ln>
                        </wps:spPr>
                        <wps:txbx>
                          <w:txbxContent>
                            <w:p w14:paraId="1B20F119" w14:textId="107FFF33" w:rsidR="00F367BC" w:rsidRPr="00865337" w:rsidRDefault="00F367BC" w:rsidP="00865337">
                              <w:pPr>
                                <w:ind w:firstLine="0"/>
                                <w:jc w:val="center"/>
                                <w:rPr>
                                  <w:sz w:val="20"/>
                                  <w:szCs w:val="20"/>
                                </w:rPr>
                              </w:pPr>
                              <w:r>
                                <w:rPr>
                                  <w:sz w:val="20"/>
                                  <w:szCs w:val="20"/>
                                </w:rPr>
                                <w:t>características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4" name="Cuadro de texto 232"/>
                        <wps:cNvSpPr txBox="1"/>
                        <wps:spPr>
                          <a:xfrm>
                            <a:off x="2788920" y="3343865"/>
                            <a:ext cx="1097280" cy="297180"/>
                          </a:xfrm>
                          <a:prstGeom prst="rect">
                            <a:avLst/>
                          </a:prstGeom>
                          <a:solidFill>
                            <a:schemeClr val="lt1"/>
                          </a:solidFill>
                          <a:ln w="6350">
                            <a:noFill/>
                          </a:ln>
                        </wps:spPr>
                        <wps:txbx>
                          <w:txbxContent>
                            <w:p w14:paraId="55258253" w14:textId="73754F51" w:rsidR="00F367BC" w:rsidRDefault="00F367BC" w:rsidP="00847F87">
                              <w:pPr>
                                <w:spacing w:line="256" w:lineRule="auto"/>
                                <w:ind w:firstLine="0"/>
                                <w:jc w:val="center"/>
                                <w:rPr>
                                  <w:rFonts w:eastAsia="Calibri"/>
                                  <w:sz w:val="20"/>
                                  <w:szCs w:val="20"/>
                                </w:rPr>
                              </w:pPr>
                              <w:r>
                                <w:rPr>
                                  <w:rFonts w:eastAsia="Calibri"/>
                                  <w:sz w:val="20"/>
                                  <w:szCs w:val="20"/>
                                </w:rPr>
                                <w:t>características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52" name="Grupo 252"/>
                        <wpg:cNvGrpSpPr/>
                        <wpg:grpSpPr>
                          <a:xfrm>
                            <a:off x="160020" y="373380"/>
                            <a:ext cx="5196840" cy="3649979"/>
                            <a:chOff x="160020" y="373380"/>
                            <a:chExt cx="5196840" cy="3724774"/>
                          </a:xfrm>
                        </wpg:grpSpPr>
                        <pic:pic xmlns:pic="http://schemas.openxmlformats.org/drawingml/2006/picture">
                          <pic:nvPicPr>
                            <pic:cNvPr id="177" name="Gráfico 177" descr="Documento contorno"/>
                            <pic:cNvPicPr>
                              <a:picLocks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266700" y="952500"/>
                              <a:ext cx="655320" cy="655320"/>
                            </a:xfrm>
                            <a:prstGeom prst="rect">
                              <a:avLst/>
                            </a:prstGeom>
                          </pic:spPr>
                        </pic:pic>
                        <wps:wsp>
                          <wps:cNvPr id="182" name="Cuadro de texto 182"/>
                          <wps:cNvSpPr txBox="1"/>
                          <wps:spPr>
                            <a:xfrm>
                              <a:off x="1318260" y="1011887"/>
                              <a:ext cx="1112520" cy="458772"/>
                            </a:xfrm>
                            <a:prstGeom prst="rect">
                              <a:avLst/>
                            </a:prstGeom>
                            <a:solidFill>
                              <a:schemeClr val="accent4">
                                <a:lumMod val="20000"/>
                                <a:lumOff val="80000"/>
                              </a:schemeClr>
                            </a:solidFill>
                            <a:ln w="12700">
                              <a:solidFill>
                                <a:schemeClr val="tx1"/>
                              </a:solidFill>
                            </a:ln>
                          </wps:spPr>
                          <wps:txbx>
                            <w:txbxContent>
                              <w:p w14:paraId="1F6C5A89" w14:textId="138973F6" w:rsidR="00F367BC" w:rsidRPr="00562AD0" w:rsidRDefault="00F367BC" w:rsidP="00A87AF1">
                                <w:pPr>
                                  <w:spacing w:line="360" w:lineRule="auto"/>
                                  <w:ind w:firstLine="0"/>
                                  <w:jc w:val="center"/>
                                  <w:rPr>
                                    <w:sz w:val="20"/>
                                    <w:szCs w:val="20"/>
                                  </w:rPr>
                                </w:pPr>
                                <w:r>
                                  <w:rPr>
                                    <w:sz w:val="20"/>
                                    <w:szCs w:val="20"/>
                                  </w:rPr>
                                  <w:t>Extractor de características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3" name="Gráfico 183" descr="Ábaco contorno"/>
                            <pic:cNvPicPr>
                              <a:picLocks noChangeAspect="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2872740" y="876300"/>
                              <a:ext cx="807720" cy="807720"/>
                            </a:xfrm>
                            <a:prstGeom prst="rect">
                              <a:avLst/>
                            </a:prstGeom>
                          </pic:spPr>
                        </pic:pic>
                        <wps:wsp>
                          <wps:cNvPr id="226" name="Cuadro de texto 182"/>
                          <wps:cNvSpPr txBox="1"/>
                          <wps:spPr>
                            <a:xfrm>
                              <a:off x="4127160" y="373380"/>
                              <a:ext cx="924900" cy="1283040"/>
                            </a:xfrm>
                            <a:prstGeom prst="rect">
                              <a:avLst/>
                            </a:prstGeom>
                            <a:solidFill>
                              <a:schemeClr val="accent5">
                                <a:lumMod val="20000"/>
                                <a:lumOff val="80000"/>
                              </a:schemeClr>
                            </a:solidFill>
                            <a:ln w="12700">
                              <a:solidFill>
                                <a:schemeClr val="tx1"/>
                              </a:solidFill>
                            </a:ln>
                          </wps:spPr>
                          <wps:txbx>
                            <w:txbxContent>
                              <w:p w14:paraId="7104779D" w14:textId="1A135E09" w:rsidR="00F367BC" w:rsidRDefault="00F367BC" w:rsidP="00D74C98">
                                <w:pPr>
                                  <w:spacing w:line="360" w:lineRule="auto"/>
                                  <w:ind w:firstLine="0"/>
                                  <w:jc w:val="center"/>
                                  <w:rPr>
                                    <w:rFonts w:eastAsia="Calibri"/>
                                    <w:sz w:val="20"/>
                                    <w:szCs w:val="20"/>
                                  </w:rPr>
                                </w:pPr>
                                <w:r>
                                  <w:rPr>
                                    <w:rFonts w:eastAsia="Calibri"/>
                                    <w:sz w:val="20"/>
                                    <w:szCs w:val="20"/>
                                  </w:rPr>
                                  <w:t xml:space="preserve">Algoritmo de Machine </w:t>
                                </w:r>
                                <w:r>
                                  <w:rPr>
                                    <w:rFonts w:eastAsia="Calibri"/>
                                    <w:sz w:val="20"/>
                                    <w:szCs w:val="20"/>
                                  </w:rPr>
                                  <w:t>learning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Cuadro de texto 184"/>
                          <wps:cNvSpPr txBox="1"/>
                          <wps:spPr>
                            <a:xfrm>
                              <a:off x="281940" y="428580"/>
                              <a:ext cx="716280" cy="259080"/>
                            </a:xfrm>
                            <a:prstGeom prst="rect">
                              <a:avLst/>
                            </a:prstGeom>
                            <a:solidFill>
                              <a:schemeClr val="accent6">
                                <a:lumMod val="20000"/>
                                <a:lumOff val="80000"/>
                              </a:schemeClr>
                            </a:solidFill>
                            <a:ln w="12700">
                              <a:solidFill>
                                <a:schemeClr val="tx1"/>
                              </a:solidFill>
                            </a:ln>
                          </wps:spPr>
                          <wps:txbx>
                            <w:txbxContent>
                              <w:p w14:paraId="7CE434BA" w14:textId="65547A4D" w:rsidR="00F367BC" w:rsidRDefault="00F367BC" w:rsidP="00BB6CD0">
                                <w:pPr>
                                  <w:spacing w:line="256" w:lineRule="auto"/>
                                  <w:ind w:firstLine="0"/>
                                  <w:jc w:val="center"/>
                                  <w:rPr>
                                    <w:rFonts w:eastAsia="Calibri"/>
                                    <w:sz w:val="20"/>
                                    <w:szCs w:val="20"/>
                                  </w:rPr>
                                </w:pPr>
                                <w:r>
                                  <w:rPr>
                                    <w:rFonts w:eastAsia="Calibri"/>
                                    <w:sz w:val="20"/>
                                    <w:szCs w:val="20"/>
                                  </w:rPr>
                                  <w:t>Etiqueta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Conector recto de flecha 192"/>
                          <wps:cNvCnPr/>
                          <wps:spPr>
                            <a:xfrm>
                              <a:off x="998220" y="563880"/>
                              <a:ext cx="31289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28" name="Conector recto de flecha 228"/>
                          <wps:cNvCnPr/>
                          <wps:spPr>
                            <a:xfrm>
                              <a:off x="807720" y="1272540"/>
                              <a:ext cx="5105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30" name="Conector recto de flecha 230"/>
                          <wps:cNvCnPr/>
                          <wps:spPr>
                            <a:xfrm>
                              <a:off x="2430780" y="1272540"/>
                              <a:ext cx="5105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31" name="Conector recto de flecha 231"/>
                          <wps:cNvCnPr/>
                          <wps:spPr>
                            <a:xfrm>
                              <a:off x="3616620" y="1239180"/>
                              <a:ext cx="5105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35" name="Rectángulo: esquinas redondeadas 235"/>
                          <wps:cNvSpPr/>
                          <wps:spPr>
                            <a:xfrm>
                              <a:off x="160020" y="2298360"/>
                              <a:ext cx="5196840" cy="1799794"/>
                            </a:xfrm>
                            <a:prstGeom prst="round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6" name="Gráfico 177" descr="Documento contorno"/>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312420" y="2660945"/>
                              <a:ext cx="655320" cy="655320"/>
                            </a:xfrm>
                            <a:prstGeom prst="rect">
                              <a:avLst/>
                            </a:prstGeom>
                          </pic:spPr>
                        </pic:pic>
                        <wps:wsp>
                          <wps:cNvPr id="237" name="Cuadro de texto 182"/>
                          <wps:cNvSpPr txBox="1"/>
                          <wps:spPr>
                            <a:xfrm>
                              <a:off x="1363980" y="2775244"/>
                              <a:ext cx="1112520" cy="489539"/>
                            </a:xfrm>
                            <a:prstGeom prst="rect">
                              <a:avLst/>
                            </a:prstGeom>
                            <a:solidFill>
                              <a:schemeClr val="accent4">
                                <a:lumMod val="20000"/>
                                <a:lumOff val="80000"/>
                              </a:schemeClr>
                            </a:solidFill>
                            <a:ln w="12700">
                              <a:solidFill>
                                <a:schemeClr val="tx1"/>
                              </a:solidFill>
                            </a:ln>
                          </wps:spPr>
                          <wps:txbx>
                            <w:txbxContent>
                              <w:p w14:paraId="121E066E" w14:textId="77777777" w:rsidR="00F367BC" w:rsidRDefault="00F367BC" w:rsidP="00A87AF1">
                                <w:pPr>
                                  <w:spacing w:line="360" w:lineRule="auto"/>
                                  <w:ind w:firstLine="0"/>
                                  <w:jc w:val="center"/>
                                  <w:rPr>
                                    <w:rFonts w:eastAsia="Calibri"/>
                                    <w:sz w:val="20"/>
                                    <w:szCs w:val="20"/>
                                  </w:rPr>
                                </w:pPr>
                                <w:r>
                                  <w:rPr>
                                    <w:rFonts w:eastAsia="Calibri"/>
                                    <w:sz w:val="20"/>
                                    <w:szCs w:val="20"/>
                                  </w:rPr>
                                  <w:t>Extractor de características</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38" name="Gráfico 183" descr="Ábaco contorno"/>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2918460" y="2584745"/>
                              <a:ext cx="807720" cy="807720"/>
                            </a:xfrm>
                            <a:prstGeom prst="rect">
                              <a:avLst/>
                            </a:prstGeom>
                          </pic:spPr>
                        </pic:pic>
                        <wps:wsp>
                          <wps:cNvPr id="239" name="Cuadro de texto 182"/>
                          <wps:cNvSpPr txBox="1"/>
                          <wps:spPr>
                            <a:xfrm>
                              <a:off x="4172585" y="2612345"/>
                              <a:ext cx="924560" cy="652440"/>
                            </a:xfrm>
                            <a:prstGeom prst="rect">
                              <a:avLst/>
                            </a:prstGeom>
                            <a:solidFill>
                              <a:schemeClr val="accent5">
                                <a:lumMod val="20000"/>
                                <a:lumOff val="80000"/>
                              </a:schemeClr>
                            </a:solidFill>
                            <a:ln w="12700">
                              <a:solidFill>
                                <a:schemeClr val="tx1"/>
                              </a:solidFill>
                            </a:ln>
                          </wps:spPr>
                          <wps:txbx>
                            <w:txbxContent>
                              <w:p w14:paraId="63BCFCAD" w14:textId="6AD261CA" w:rsidR="00F367BC" w:rsidRDefault="00F367BC" w:rsidP="00AF0035">
                                <w:pPr>
                                  <w:spacing w:line="360" w:lineRule="auto"/>
                                  <w:ind w:firstLine="0"/>
                                  <w:jc w:val="center"/>
                                  <w:rPr>
                                    <w:rFonts w:eastAsia="Calibri"/>
                                    <w:sz w:val="20"/>
                                    <w:szCs w:val="20"/>
                                  </w:rPr>
                                </w:pPr>
                                <w:r>
                                  <w:rPr>
                                    <w:rFonts w:eastAsia="Calibri"/>
                                    <w:sz w:val="20"/>
                                    <w:szCs w:val="20"/>
                                  </w:rPr>
                                  <w:t>Modelo de clasificación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Conector recto de flecha 240"/>
                          <wps:cNvCnPr/>
                          <wps:spPr>
                            <a:xfrm>
                              <a:off x="853440" y="2980985"/>
                              <a:ext cx="5105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41" name="Conector recto de flecha 241"/>
                          <wps:cNvCnPr/>
                          <wps:spPr>
                            <a:xfrm>
                              <a:off x="2476500" y="2980985"/>
                              <a:ext cx="5105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42" name="Conector recto de flecha 242"/>
                          <wps:cNvCnPr/>
                          <wps:spPr>
                            <a:xfrm>
                              <a:off x="3662045" y="2947330"/>
                              <a:ext cx="5105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43" name="Cuadro de texto 184"/>
                          <wps:cNvSpPr txBox="1"/>
                          <wps:spPr>
                            <a:xfrm>
                              <a:off x="342900" y="3316265"/>
                              <a:ext cx="678180" cy="259080"/>
                            </a:xfrm>
                            <a:prstGeom prst="rect">
                              <a:avLst/>
                            </a:prstGeom>
                            <a:solidFill>
                              <a:schemeClr val="lt1"/>
                            </a:solidFill>
                            <a:ln w="6350">
                              <a:noFill/>
                            </a:ln>
                          </wps:spPr>
                          <wps:txbx>
                            <w:txbxContent>
                              <w:p w14:paraId="461B7A32" w14:textId="4D78274C" w:rsidR="00F367BC" w:rsidRDefault="00F367BC" w:rsidP="00842A96">
                                <w:pPr>
                                  <w:spacing w:line="256" w:lineRule="auto"/>
                                  <w:ind w:firstLine="0"/>
                                  <w:rPr>
                                    <w:rFonts w:eastAsia="Calibri"/>
                                    <w:sz w:val="20"/>
                                    <w:szCs w:val="20"/>
                                  </w:rPr>
                                </w:pPr>
                                <w:r>
                                  <w:rPr>
                                    <w:rFonts w:eastAsia="Calibri"/>
                                    <w:sz w:val="20"/>
                                    <w:szCs w:val="20"/>
                                  </w:rPr>
                                  <w:t>Entrada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Conector recto de flecha 247"/>
                          <wps:cNvCnPr>
                            <a:stCxn id="239" idx="2"/>
                          </wps:cNvCnPr>
                          <wps:spPr>
                            <a:xfrm>
                              <a:off x="4634865" y="3264785"/>
                              <a:ext cx="0" cy="4149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48" name="Cuadro de texto 184"/>
                          <wps:cNvSpPr txBox="1"/>
                          <wps:spPr>
                            <a:xfrm>
                              <a:off x="4287180" y="3687310"/>
                              <a:ext cx="716280" cy="259080"/>
                            </a:xfrm>
                            <a:prstGeom prst="rect">
                              <a:avLst/>
                            </a:prstGeom>
                            <a:solidFill>
                              <a:schemeClr val="accent4">
                                <a:lumMod val="20000"/>
                                <a:lumOff val="80000"/>
                              </a:schemeClr>
                            </a:solidFill>
                            <a:ln w="12700">
                              <a:solidFill>
                                <a:schemeClr val="tx1"/>
                              </a:solidFill>
                            </a:ln>
                          </wps:spPr>
                          <wps:txbx>
                            <w:txbxContent>
                              <w:p w14:paraId="5270285C" w14:textId="77777777" w:rsidR="00F367BC" w:rsidRDefault="00F367BC" w:rsidP="0021586D">
                                <w:pPr>
                                  <w:spacing w:line="254" w:lineRule="auto"/>
                                  <w:ind w:firstLine="0"/>
                                  <w:jc w:val="center"/>
                                  <w:rPr>
                                    <w:rFonts w:eastAsia="Calibri"/>
                                    <w:sz w:val="20"/>
                                    <w:szCs w:val="20"/>
                                  </w:rPr>
                                </w:pPr>
                                <w:r>
                                  <w:rPr>
                                    <w:rFonts w:eastAsia="Calibri"/>
                                    <w:sz w:val="20"/>
                                    <w:szCs w:val="20"/>
                                  </w:rPr>
                                  <w:t>Etiqueta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Conector recto de flecha 249"/>
                          <wps:cNvCnPr>
                            <a:endCxn id="239" idx="0"/>
                          </wps:cNvCnPr>
                          <wps:spPr>
                            <a:xfrm>
                              <a:off x="4634865" y="1656420"/>
                              <a:ext cx="0" cy="9559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wpc:wpc>
                  </a:graphicData>
                </a:graphic>
              </wp:inline>
            </w:drawing>
          </mc:Choice>
          <mc:Fallback>
            <w:pict>
              <v:group w14:anchorId="1FB54042" id="Lienzo 175" o:spid="_x0000_s1126" editas="canvas" style="width:6in;height:327.6pt;mso-position-horizontal-relative:char;mso-position-vertical-relative:line" coordsize="54864,41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">
                <v:shape id="_x0000_s1127" type="#_x0000_t75" style="position:absolute;width:54864;height:41605;visibility:visible;mso-wrap-style:square" filled="t" stroked="t" strokecolor="#e7e6e6 [3214]">
                  <v:fill o:detectmouseclick="t"/>
                  <v:path o:connecttype="none"/>
                </v:shape>
                <v:roundrect id="Rectángulo: esquinas redondeadas 233" o:spid="_x0000_s1128" style="position:absolute;left:1600;top:1981;width:51968;height:178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" fillcolor="white [3201]" strokecolor="black [3200]" strokeweight="1pt">
                  <v:stroke joinstyle="miter"/>
                </v:roundrect>
                <v:shape id="Cuadro de texto 184" o:spid="_x0000_s1129" type="#_x0000_t202" style="position:absolute;left:2819;top:16078;width:6782;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" fillcolor="white [3201]" stroked="f" strokeweight=".5pt">
                  <v:textbox>
                    <w:txbxContent>
                      <w:p w14:paraId="60E38345" w14:textId="71671CC0" w:rsidR="00F367BC" w:rsidRPr="00D74C98" w:rsidRDefault="00F367BC" w:rsidP="00D74C98">
                        <w:pPr>
                          <w:ind w:firstLine="0"/>
                          <w:jc w:val="center"/>
                          <w:rPr>
                            <w:sz w:val="20"/>
                            <w:szCs w:val="20"/>
                          </w:rPr>
                        </w:pPr>
                        <w:r>
                          <w:rPr>
                            <w:sz w:val="20"/>
                            <w:szCs w:val="20"/>
                          </w:rPr>
                          <w:t>Entrada</w:t>
                        </w:r>
                      </w:p>
                    </w:txbxContent>
                  </v:textbox>
                </v:shape>
                <v:shape id="Cuadro de texto 232" o:spid="_x0000_s1130" type="#_x0000_t202" style="position:absolute;left:27584;top:16078;width:1097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1B20F119" w14:textId="107FFF33" w:rsidR="00F367BC" w:rsidRPr="00865337" w:rsidRDefault="00F367BC" w:rsidP="00865337">
                        <w:pPr>
                          <w:ind w:firstLine="0"/>
                          <w:jc w:val="center"/>
                          <w:rPr>
                            <w:sz w:val="20"/>
                            <w:szCs w:val="20"/>
                          </w:rPr>
                        </w:pPr>
                        <w:r>
                          <w:rPr>
                            <w:sz w:val="20"/>
                            <w:szCs w:val="20"/>
                          </w:rPr>
                          <w:t>características</w:t>
                        </w:r>
                      </w:p>
                    </w:txbxContent>
                  </v:textbox>
                </v:shape>
                <v:shape id="Cuadro de texto 232" o:spid="_x0000_s1131" type="#_x0000_t202" style="position:absolute;left:27889;top:33438;width:1097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5258253" w14:textId="73754F51" w:rsidR="00F367BC" w:rsidRDefault="00F367BC" w:rsidP="00847F87">
                        <w:pPr>
                          <w:spacing w:line="256" w:lineRule="auto"/>
                          <w:ind w:firstLine="0"/>
                          <w:jc w:val="center"/>
                          <w:rPr>
                            <w:rFonts w:eastAsia="Calibri"/>
                            <w:sz w:val="20"/>
                            <w:szCs w:val="20"/>
                          </w:rPr>
                        </w:pPr>
                        <w:r>
                          <w:rPr>
                            <w:rFonts w:eastAsia="Calibri"/>
                            <w:sz w:val="20"/>
                            <w:szCs w:val="20"/>
                          </w:rPr>
                          <w:t>características</w:t>
                        </w:r>
                      </w:p>
                    </w:txbxContent>
                  </v:textbox>
                </v:shape>
                <v:group id="Grupo 252" o:spid="_x0000_s1132" style="position:absolute;left:1600;top:3733;width:51968;height:36500" coordorigin="1600,3733" coordsize="51968,37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Gráfico 177" o:spid="_x0000_s1133" type="#_x0000_t75" alt="Documento contorno" style="position:absolute;left:2667;top:9525;width:6553;height:6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">
                    <v:imagedata r:id="rId33" o:title="Documento contorno"/>
                  </v:shape>
                  <v:shape id="Cuadro de texto 182" o:spid="_x0000_s1134" type="#_x0000_t202" style="position:absolute;left:13182;top:10118;width:11125;height:4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" fillcolor="#fff2cc [663]" strokecolor="black [3213]" strokeweight="1pt">
                    <v:textbox>
                      <w:txbxContent>
                        <w:p w14:paraId="1F6C5A89" w14:textId="138973F6" w:rsidR="00F367BC" w:rsidRPr="00562AD0" w:rsidRDefault="00F367BC" w:rsidP="00A87AF1">
                          <w:pPr>
                            <w:spacing w:line="360" w:lineRule="auto"/>
                            <w:ind w:firstLine="0"/>
                            <w:jc w:val="center"/>
                            <w:rPr>
                              <w:sz w:val="20"/>
                              <w:szCs w:val="20"/>
                            </w:rPr>
                          </w:pPr>
                          <w:r>
                            <w:rPr>
                              <w:sz w:val="20"/>
                              <w:szCs w:val="20"/>
                            </w:rPr>
                            <w:t>Extractor de características</w:t>
                          </w:r>
                        </w:p>
                      </w:txbxContent>
                    </v:textbox>
                  </v:shape>
                  <v:shape id="Gráfico 183" o:spid="_x0000_s1135" type="#_x0000_t75" alt="Ábaco contorno" style="position:absolute;left:28727;top:8763;width:8077;height:8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">
                    <v:imagedata r:id="rId34" o:title="Ábaco contorno"/>
                  </v:shape>
                  <v:shape id="Cuadro de texto 182" o:spid="_x0000_s1136" type="#_x0000_t202" style="position:absolute;left:41271;top:3733;width:9249;height:12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" fillcolor="#deeaf6 [664]" strokecolor="black [3213]" strokeweight="1pt">
                    <v:textbox>
                      <w:txbxContent>
                        <w:p w14:paraId="7104779D" w14:textId="1A135E09" w:rsidR="00F367BC" w:rsidRDefault="00F367BC" w:rsidP="00D74C98">
                          <w:pPr>
                            <w:spacing w:line="360" w:lineRule="auto"/>
                            <w:ind w:firstLine="0"/>
                            <w:jc w:val="center"/>
                            <w:rPr>
                              <w:rFonts w:eastAsia="Calibri"/>
                              <w:sz w:val="20"/>
                              <w:szCs w:val="20"/>
                            </w:rPr>
                          </w:pPr>
                          <w:r>
                            <w:rPr>
                              <w:rFonts w:eastAsia="Calibri"/>
                              <w:sz w:val="20"/>
                              <w:szCs w:val="20"/>
                            </w:rPr>
                            <w:t xml:space="preserve">Algoritmo de Machine </w:t>
                          </w:r>
                          <w:r>
                            <w:rPr>
                              <w:rFonts w:eastAsia="Calibri"/>
                              <w:sz w:val="20"/>
                              <w:szCs w:val="20"/>
                            </w:rPr>
                            <w:t>learning</w:t>
                          </w:r>
                        </w:p>
                      </w:txbxContent>
                    </v:textbox>
                  </v:shape>
                  <v:shape id="Cuadro de texto 184" o:spid="_x0000_s1137" type="#_x0000_t202" style="position:absolute;left:2819;top:4285;width:716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" fillcolor="#e2efd9 [665]" strokecolor="black [3213]" strokeweight="1pt">
                    <v:textbox>
                      <w:txbxContent>
                        <w:p w14:paraId="7CE434BA" w14:textId="65547A4D" w:rsidR="00F367BC" w:rsidRDefault="00F367BC" w:rsidP="00BB6CD0">
                          <w:pPr>
                            <w:spacing w:line="256" w:lineRule="auto"/>
                            <w:ind w:firstLine="0"/>
                            <w:jc w:val="center"/>
                            <w:rPr>
                              <w:rFonts w:eastAsia="Calibri"/>
                              <w:sz w:val="20"/>
                              <w:szCs w:val="20"/>
                            </w:rPr>
                          </w:pPr>
                          <w:r>
                            <w:rPr>
                              <w:rFonts w:eastAsia="Calibri"/>
                              <w:sz w:val="20"/>
                              <w:szCs w:val="20"/>
                            </w:rPr>
                            <w:t>Etiqueta</w:t>
                          </w:r>
                        </w:p>
                      </w:txbxContent>
                    </v:textbox>
                  </v:shape>
                  <v:shape id="Conector recto de flecha 192" o:spid="_x0000_s1138" type="#_x0000_t32" style="position:absolute;left:9982;top:5638;width:312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" strokecolor="black [3200]" strokeweight="1pt">
                    <v:stroke endarrow="block" joinstyle="miter"/>
                  </v:shape>
                  <v:shape id="Conector recto de flecha 228" o:spid="_x0000_s1139" type="#_x0000_t32" style="position:absolute;left:8077;top:12725;width:51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" strokecolor="black [3200]" strokeweight="1pt">
                    <v:stroke endarrow="block" joinstyle="miter"/>
                  </v:shape>
                  <v:shape id="Conector recto de flecha 230" o:spid="_x0000_s1140" type="#_x0000_t32" style="position:absolute;left:24307;top:12725;width:51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" strokecolor="black [3200]" strokeweight="1pt">
                    <v:stroke endarrow="block" joinstyle="miter"/>
                  </v:shape>
                  <v:shape id="Conector recto de flecha 231" o:spid="_x0000_s1141" type="#_x0000_t32" style="position:absolute;left:36166;top:12391;width:51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" strokecolor="black [3200]" strokeweight="1pt">
                    <v:stroke endarrow="block" joinstyle="miter"/>
                  </v:shape>
                  <v:roundrect id="Rectángulo: esquinas redondeadas 235" o:spid="_x0000_s1142" style="position:absolute;left:1600;top:22983;width:51968;height:179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" fillcolor="white [3201]" strokecolor="black [3200]" strokeweight="1pt">
                    <v:stroke joinstyle="miter"/>
                  </v:roundrect>
                  <v:shape id="Gráfico 177" o:spid="_x0000_s1143" type="#_x0000_t75" alt="Documento contorno" style="position:absolute;left:3124;top:26609;width:6553;height:6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">
                    <v:imagedata r:id="rId33" o:title="Documento contorno"/>
                  </v:shape>
                  <v:shape id="Cuadro de texto 182" o:spid="_x0000_s1144" type="#_x0000_t202" style="position:absolute;left:13639;top:27752;width:11126;height:4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" fillcolor="#fff2cc [663]" strokecolor="black [3213]" strokeweight="1pt">
                    <v:textbox>
                      <w:txbxContent>
                        <w:p w14:paraId="121E066E" w14:textId="77777777" w:rsidR="00F367BC" w:rsidRDefault="00F367BC" w:rsidP="00A87AF1">
                          <w:pPr>
                            <w:spacing w:line="360" w:lineRule="auto"/>
                            <w:ind w:firstLine="0"/>
                            <w:jc w:val="center"/>
                            <w:rPr>
                              <w:rFonts w:eastAsia="Calibri"/>
                              <w:sz w:val="20"/>
                              <w:szCs w:val="20"/>
                            </w:rPr>
                          </w:pPr>
                          <w:r>
                            <w:rPr>
                              <w:rFonts w:eastAsia="Calibri"/>
                              <w:sz w:val="20"/>
                              <w:szCs w:val="20"/>
                            </w:rPr>
                            <w:t>Extractor de características</w:t>
                          </w:r>
                        </w:p>
                      </w:txbxContent>
                    </v:textbox>
                  </v:shape>
                  <v:shape id="Gráfico 183" o:spid="_x0000_s1145" type="#_x0000_t75" alt="Ábaco contorno" style="position:absolute;left:29184;top:25847;width:8077;height:8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">
                    <v:imagedata r:id="rId34" o:title="Ábaco contorno"/>
                  </v:shape>
                  <v:shape id="Cuadro de texto 182" o:spid="_x0000_s1146" type="#_x0000_t202" style="position:absolute;left:41725;top:26123;width:9246;height:6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" fillcolor="#deeaf6 [664]" strokecolor="black [3213]" strokeweight="1pt">
                    <v:textbox>
                      <w:txbxContent>
                        <w:p w14:paraId="63BCFCAD" w14:textId="6AD261CA" w:rsidR="00F367BC" w:rsidRDefault="00F367BC" w:rsidP="00AF0035">
                          <w:pPr>
                            <w:spacing w:line="360" w:lineRule="auto"/>
                            <w:ind w:firstLine="0"/>
                            <w:jc w:val="center"/>
                            <w:rPr>
                              <w:rFonts w:eastAsia="Calibri"/>
                              <w:sz w:val="20"/>
                              <w:szCs w:val="20"/>
                            </w:rPr>
                          </w:pPr>
                          <w:r>
                            <w:rPr>
                              <w:rFonts w:eastAsia="Calibri"/>
                              <w:sz w:val="20"/>
                              <w:szCs w:val="20"/>
                            </w:rPr>
                            <w:t>Modelo de clasificación</w:t>
                          </w:r>
                        </w:p>
                      </w:txbxContent>
                    </v:textbox>
                  </v:shape>
                  <v:shape id="Conector recto de flecha 240" o:spid="_x0000_s1147" type="#_x0000_t32" style="position:absolute;left:8534;top:29809;width:51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" strokecolor="black [3200]" strokeweight="1pt">
                    <v:stroke endarrow="block" joinstyle="miter"/>
                  </v:shape>
                  <v:shape id="Conector recto de flecha 241" o:spid="_x0000_s1148" type="#_x0000_t32" style="position:absolute;left:24765;top:29809;width:51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" strokecolor="black [3200]" strokeweight="1pt">
                    <v:stroke endarrow="block" joinstyle="miter"/>
                  </v:shape>
                  <v:shape id="Conector recto de flecha 242" o:spid="_x0000_s1149" type="#_x0000_t32" style="position:absolute;left:36620;top:29473;width:51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" strokecolor="black [3200]" strokeweight="1pt">
                    <v:stroke endarrow="block" joinstyle="miter"/>
                  </v:shape>
                  <v:shape id="Cuadro de texto 184" o:spid="_x0000_s1150" type="#_x0000_t202" style="position:absolute;left:3429;top:33162;width:6781;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461B7A32" w14:textId="4D78274C" w:rsidR="00F367BC" w:rsidRDefault="00F367BC" w:rsidP="00842A96">
                          <w:pPr>
                            <w:spacing w:line="256" w:lineRule="auto"/>
                            <w:ind w:firstLine="0"/>
                            <w:rPr>
                              <w:rFonts w:eastAsia="Calibri"/>
                              <w:sz w:val="20"/>
                              <w:szCs w:val="20"/>
                            </w:rPr>
                          </w:pPr>
                          <w:r>
                            <w:rPr>
                              <w:rFonts w:eastAsia="Calibri"/>
                              <w:sz w:val="20"/>
                              <w:szCs w:val="20"/>
                            </w:rPr>
                            <w:t>Entrada</w:t>
                          </w:r>
                        </w:p>
                      </w:txbxContent>
                    </v:textbox>
                  </v:shape>
                  <v:shape id="Conector recto de flecha 247" o:spid="_x0000_s1151" type="#_x0000_t32" style="position:absolute;left:46348;top:32647;width:0;height:4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" strokecolor="black [3200]" strokeweight="1pt">
                    <v:stroke endarrow="block" joinstyle="miter"/>
                  </v:shape>
                  <v:shape id="Cuadro de texto 184" o:spid="_x0000_s1152" type="#_x0000_t202" style="position:absolute;left:42871;top:36873;width:7163;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" fillcolor="#fff2cc [663]" strokecolor="black [3213]" strokeweight="1pt">
                    <v:textbox>
                      <w:txbxContent>
                        <w:p w14:paraId="5270285C" w14:textId="77777777" w:rsidR="00F367BC" w:rsidRDefault="00F367BC" w:rsidP="0021586D">
                          <w:pPr>
                            <w:spacing w:line="254" w:lineRule="auto"/>
                            <w:ind w:firstLine="0"/>
                            <w:jc w:val="center"/>
                            <w:rPr>
                              <w:rFonts w:eastAsia="Calibri"/>
                              <w:sz w:val="20"/>
                              <w:szCs w:val="20"/>
                            </w:rPr>
                          </w:pPr>
                          <w:r>
                            <w:rPr>
                              <w:rFonts w:eastAsia="Calibri"/>
                              <w:sz w:val="20"/>
                              <w:szCs w:val="20"/>
                            </w:rPr>
                            <w:t>Etiqueta</w:t>
                          </w:r>
                        </w:p>
                      </w:txbxContent>
                    </v:textbox>
                  </v:shape>
                  <v:shape id="Conector recto de flecha 249" o:spid="_x0000_s1153" type="#_x0000_t32" style="position:absolute;left:46348;top:16564;width:0;height:9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" strokecolor="black [3200]" strokeweight="1pt">
                    <v:stroke endarrow="block" joinstyle="miter"/>
                  </v:shape>
                </v:group>
                <w10:anchorlock/>
              </v:group>
            </w:pict>
          </mc:Fallback>
        </mc:AlternateContent>
      </w:r>
    </w:p>
    <w:p w14:paraId="24FD5C94" w14:textId="7F2EEA35" w:rsidR="002A14FF" w:rsidRDefault="002A14FF" w:rsidP="002A14FF">
      <w:pPr>
        <w:ind w:firstLine="0"/>
        <w:rPr>
          <w:rFonts w:cs="Arial"/>
        </w:rPr>
      </w:pPr>
    </w:p>
    <w:p w14:paraId="26969012" w14:textId="7319380E" w:rsidR="0002678B" w:rsidRDefault="00F50051" w:rsidP="009F7363">
      <w:pPr>
        <w:rPr>
          <w:rFonts w:cs="Arial"/>
        </w:rPr>
      </w:pPr>
      <w:r>
        <w:rPr>
          <w:rFonts w:cs="Arial"/>
        </w:rPr>
        <w:lastRenderedPageBreak/>
        <w:t>E</w:t>
      </w:r>
      <w:r w:rsidR="005020A3">
        <w:rPr>
          <w:rFonts w:cs="Arial"/>
        </w:rPr>
        <w:t>l</w:t>
      </w:r>
      <w:r w:rsidR="0002678B">
        <w:rPr>
          <w:rFonts w:cs="Arial"/>
        </w:rPr>
        <w:t xml:space="preserve"> </w:t>
      </w:r>
      <w:r w:rsidR="00BE3CF4">
        <w:rPr>
          <w:rFonts w:cs="Arial"/>
        </w:rPr>
        <w:t>presente</w:t>
      </w:r>
      <w:r w:rsidR="0002678B">
        <w:rPr>
          <w:rFonts w:cs="Arial"/>
        </w:rPr>
        <w:t xml:space="preserve"> trabajo </w:t>
      </w:r>
      <w:r w:rsidR="005020A3">
        <w:rPr>
          <w:rFonts w:cs="Arial"/>
        </w:rPr>
        <w:t xml:space="preserve">consta de </w:t>
      </w:r>
      <w:r w:rsidR="00A92E33">
        <w:rPr>
          <w:rFonts w:cs="Arial"/>
        </w:rPr>
        <w:t>un</w:t>
      </w:r>
      <w:r w:rsidR="00766E4E">
        <w:rPr>
          <w:rFonts w:cs="Arial"/>
        </w:rPr>
        <w:t xml:space="preserve"> problema de clasificación</w:t>
      </w:r>
      <w:r w:rsidR="00FB1357">
        <w:rPr>
          <w:rFonts w:cs="Arial"/>
        </w:rPr>
        <w:t xml:space="preserve">, por este motivo </w:t>
      </w:r>
      <w:r w:rsidR="007D42D2">
        <w:rPr>
          <w:rFonts w:cs="Arial"/>
        </w:rPr>
        <w:t xml:space="preserve">en el siguiente punto se </w:t>
      </w:r>
      <w:r w:rsidR="004A4F0E">
        <w:rPr>
          <w:rFonts w:cs="Arial"/>
        </w:rPr>
        <w:t>analizarán</w:t>
      </w:r>
      <w:r w:rsidR="007D42D2">
        <w:rPr>
          <w:rFonts w:cs="Arial"/>
        </w:rPr>
        <w:t xml:space="preserve"> las principales técnicas </w:t>
      </w:r>
      <w:r w:rsidR="00C67031">
        <w:rPr>
          <w:rFonts w:cs="Arial"/>
        </w:rPr>
        <w:t xml:space="preserve">de </w:t>
      </w:r>
      <w:r w:rsidR="00827EEA">
        <w:rPr>
          <w:rFonts w:cs="Arial"/>
        </w:rPr>
        <w:t>aprendizaje automático</w:t>
      </w:r>
      <w:r w:rsidR="00D23136">
        <w:rPr>
          <w:rFonts w:cs="Arial"/>
        </w:rPr>
        <w:t xml:space="preserve"> supervisado</w:t>
      </w:r>
      <w:r w:rsidR="00827EEA">
        <w:rPr>
          <w:rFonts w:cs="Arial"/>
        </w:rPr>
        <w:t xml:space="preserve"> que se utilizan para la clasificación.</w:t>
      </w:r>
    </w:p>
    <w:p w14:paraId="6B10462B" w14:textId="08C6F8EA" w:rsidR="00417AE3" w:rsidRPr="00417AE3" w:rsidRDefault="00417AE3" w:rsidP="00AD64A0">
      <w:pPr>
        <w:pStyle w:val="Ttulo3"/>
        <w:numPr>
          <w:ilvl w:val="2"/>
          <w:numId w:val="1"/>
        </w:numPr>
        <w:ind w:left="709"/>
        <w:rPr>
          <w:rFonts w:ascii="Arial" w:hAnsi="Arial" w:cs="Arial"/>
          <w:b/>
          <w:bCs/>
          <w:iCs/>
          <w:color w:val="auto"/>
          <w:sz w:val="22"/>
          <w:szCs w:val="22"/>
          <w:lang w:val="es-ES"/>
        </w:rPr>
      </w:pPr>
      <w:r w:rsidRPr="00417AE3">
        <w:rPr>
          <w:rFonts w:ascii="Arial" w:hAnsi="Arial" w:cs="Arial"/>
          <w:b/>
          <w:bCs/>
          <w:iCs/>
          <w:color w:val="auto"/>
          <w:sz w:val="22"/>
          <w:szCs w:val="22"/>
          <w:lang w:val="es-ES"/>
        </w:rPr>
        <w:t>Clasifica</w:t>
      </w:r>
      <w:r w:rsidR="00BB51EB">
        <w:rPr>
          <w:rFonts w:ascii="Arial" w:hAnsi="Arial" w:cs="Arial"/>
          <w:b/>
          <w:bCs/>
          <w:iCs/>
          <w:color w:val="auto"/>
          <w:sz w:val="22"/>
          <w:szCs w:val="22"/>
          <w:lang w:val="es-ES"/>
        </w:rPr>
        <w:t>d</w:t>
      </w:r>
      <w:r w:rsidRPr="00417AE3">
        <w:rPr>
          <w:rFonts w:ascii="Arial" w:hAnsi="Arial" w:cs="Arial"/>
          <w:b/>
          <w:bCs/>
          <w:iCs/>
          <w:color w:val="auto"/>
          <w:sz w:val="22"/>
          <w:szCs w:val="22"/>
          <w:lang w:val="es-ES"/>
        </w:rPr>
        <w:t xml:space="preserve">or </w:t>
      </w:r>
      <w:proofErr w:type="spellStart"/>
      <w:r w:rsidRPr="00417AE3">
        <w:rPr>
          <w:rFonts w:ascii="Arial" w:hAnsi="Arial" w:cs="Arial"/>
          <w:b/>
          <w:bCs/>
          <w:iCs/>
          <w:color w:val="auto"/>
          <w:sz w:val="22"/>
          <w:szCs w:val="22"/>
        </w:rPr>
        <w:t>Naïve</w:t>
      </w:r>
      <w:proofErr w:type="spellEnd"/>
      <w:r w:rsidRPr="00417AE3">
        <w:rPr>
          <w:rFonts w:ascii="Arial" w:hAnsi="Arial" w:cs="Arial"/>
          <w:b/>
          <w:bCs/>
          <w:iCs/>
          <w:color w:val="auto"/>
          <w:sz w:val="22"/>
          <w:szCs w:val="22"/>
        </w:rPr>
        <w:t xml:space="preserve"> Bayes (</w:t>
      </w:r>
      <w:proofErr w:type="spellStart"/>
      <w:r w:rsidRPr="00417AE3">
        <w:rPr>
          <w:rFonts w:ascii="Arial" w:hAnsi="Arial" w:cs="Arial"/>
          <w:b/>
          <w:bCs/>
          <w:iCs/>
          <w:color w:val="auto"/>
          <w:sz w:val="22"/>
          <w:szCs w:val="22"/>
        </w:rPr>
        <w:t>Naïve</w:t>
      </w:r>
      <w:proofErr w:type="spellEnd"/>
      <w:r w:rsidRPr="00417AE3">
        <w:rPr>
          <w:rFonts w:ascii="Arial" w:hAnsi="Arial" w:cs="Arial"/>
          <w:b/>
          <w:bCs/>
          <w:iCs/>
          <w:color w:val="auto"/>
          <w:sz w:val="22"/>
          <w:szCs w:val="22"/>
        </w:rPr>
        <w:t xml:space="preserve"> Bayes </w:t>
      </w:r>
      <w:r w:rsidRPr="005148E0">
        <w:rPr>
          <w:rFonts w:ascii="Arial" w:hAnsi="Arial" w:cs="Arial"/>
          <w:b/>
          <w:bCs/>
          <w:iCs/>
          <w:color w:val="auto"/>
          <w:sz w:val="22"/>
          <w:szCs w:val="22"/>
          <w:lang w:val="en-US"/>
        </w:rPr>
        <w:t>Classifier</w:t>
      </w:r>
      <w:r w:rsidRPr="00417AE3">
        <w:rPr>
          <w:rFonts w:ascii="Arial" w:hAnsi="Arial" w:cs="Arial"/>
          <w:b/>
          <w:bCs/>
          <w:iCs/>
          <w:color w:val="auto"/>
          <w:sz w:val="22"/>
          <w:szCs w:val="22"/>
        </w:rPr>
        <w:t>)</w:t>
      </w:r>
    </w:p>
    <w:p w14:paraId="39E22684" w14:textId="6618D1B8" w:rsidR="00DA29EB" w:rsidRDefault="00B84FC4" w:rsidP="00CA45B1">
      <w:pPr>
        <w:rPr>
          <w:rFonts w:cs="Arial"/>
        </w:rPr>
      </w:pPr>
      <w:r>
        <w:rPr>
          <w:rFonts w:cs="Arial"/>
        </w:rPr>
        <w:t xml:space="preserve">Los </w:t>
      </w:r>
      <w:r w:rsidR="00766373">
        <w:rPr>
          <w:rFonts w:cs="Arial"/>
        </w:rPr>
        <w:t xml:space="preserve">modelos </w:t>
      </w:r>
      <w:proofErr w:type="spellStart"/>
      <w:r w:rsidR="00766373">
        <w:rPr>
          <w:rFonts w:cs="Arial"/>
        </w:rPr>
        <w:t>Na</w:t>
      </w:r>
      <w:r w:rsidR="00C1556A" w:rsidRPr="00C1556A">
        <w:rPr>
          <w:rFonts w:cs="Arial"/>
          <w:iCs/>
        </w:rPr>
        <w:t>ï</w:t>
      </w:r>
      <w:r w:rsidR="00766373">
        <w:rPr>
          <w:rFonts w:cs="Arial"/>
        </w:rPr>
        <w:t>ve</w:t>
      </w:r>
      <w:proofErr w:type="spellEnd"/>
      <w:r w:rsidR="00766373">
        <w:rPr>
          <w:rFonts w:cs="Arial"/>
        </w:rPr>
        <w:t xml:space="preserve"> Baye</w:t>
      </w:r>
      <w:r w:rsidR="00C1556A">
        <w:rPr>
          <w:rFonts w:cs="Arial"/>
        </w:rPr>
        <w:t>s</w:t>
      </w:r>
      <w:r w:rsidR="007947B0" w:rsidRPr="007947B0">
        <w:rPr>
          <w:rFonts w:cs="Arial"/>
        </w:rPr>
        <w:t xml:space="preserve"> </w:t>
      </w:r>
      <w:r w:rsidR="00766373">
        <w:rPr>
          <w:rFonts w:cs="Arial"/>
        </w:rPr>
        <w:t>son</w:t>
      </w:r>
      <w:r w:rsidR="007947B0" w:rsidRPr="007947B0">
        <w:rPr>
          <w:rFonts w:cs="Arial"/>
        </w:rPr>
        <w:t xml:space="preserve"> utilizado</w:t>
      </w:r>
      <w:r w:rsidR="00A9113C">
        <w:rPr>
          <w:rFonts w:cs="Arial"/>
        </w:rPr>
        <w:t>s</w:t>
      </w:r>
      <w:r w:rsidR="007947B0" w:rsidRPr="007947B0">
        <w:rPr>
          <w:rFonts w:cs="Arial"/>
        </w:rPr>
        <w:t xml:space="preserve"> en aplicaciones de clasificación de documentos c</w:t>
      </w:r>
      <w:r w:rsidR="00A9113C">
        <w:rPr>
          <w:rFonts w:cs="Arial"/>
        </w:rPr>
        <w:t>on el</w:t>
      </w:r>
      <w:r w:rsidR="007947B0" w:rsidRPr="007947B0">
        <w:rPr>
          <w:rFonts w:cs="Arial"/>
        </w:rPr>
        <w:t xml:space="preserve"> propósito </w:t>
      </w:r>
      <w:r w:rsidR="00A9113C">
        <w:rPr>
          <w:rFonts w:cs="Arial"/>
        </w:rPr>
        <w:t>de</w:t>
      </w:r>
      <w:r w:rsidR="007947B0" w:rsidRPr="007947B0">
        <w:rPr>
          <w:rFonts w:cs="Arial"/>
        </w:rPr>
        <w:t xml:space="preserve"> asignar automáticamente documentos electrónicos individuales a una o más categorías en función de sus contenidos.</w:t>
      </w:r>
    </w:p>
    <w:p w14:paraId="6B29B90E" w14:textId="680ED6D6" w:rsidR="00DA29EB" w:rsidRPr="007947B0" w:rsidRDefault="00DA29EB" w:rsidP="00C85FD9">
      <w:pPr>
        <w:rPr>
          <w:rFonts w:cs="Arial"/>
        </w:rPr>
      </w:pPr>
      <w:r>
        <w:rPr>
          <w:rFonts w:cs="Arial"/>
        </w:rPr>
        <w:fldChar w:fldCharType="begin" w:fldLock="1"/>
      </w:r>
      <w:r w:rsidR="00BB0F37">
        <w:rPr>
          <w:rFonts w:cs="Arial"/>
        </w:rPr>
        <w:instrText>ADDIN CSL_CITATION {"citationItems":[{"id":"ITEM-1","itemData":{"DOI":"10.1109/BIBMW.2011.6112503","ISBN":"9781457716133","abstract":"Retrieval of the information relevant to one's need from PubMed is becoming increasingly challenging due to its large volume and rapid growth. The traditional information search techniques based on keyword matching are insufficient for large databases such as PubMed. A personalized article retrieval system that is tailored to individual researcher's specific interests and selects only highly relevant articles can be a helpful tool in the field of Bioinformatics. The text classification methods developed in the text mining community have shown good results in differentiating relevant articles from the irrelevant ones. This study compares two text classification methods, Naïve Bayes and Support Vector Machines, in order to study the effectiveness of the two methods on classifying full text articles in the case when only a small set of training data is available. The comparison results show that the Naïve Bayes method is a better choice than Support Vector Machines in building a personalized article retrieval system which can learn (train) from a small set of full text articles. © 2011 IEEE.","author":[{"dropping-particle":"","family":"Pitigala","given":"Sachintha","non-dropping-particle":"","parse-names":false,"suffix":""},{"dropping-particle":"","family":"Li","given":"Cen","non-dropping-particle":"","parse-names":false,"suffix":""},{"dropping-particle":"","family":"Seo","given":"Suk","non-dropping-particle":"","parse-names":false,"suffix":""}],"container-title":"2011 IEEE International Conference on Bioinformatics and Biomedicine Workshops, BIBMW 2011","id":"ITEM-1","issued":{"date-parts":[["2011"]]},"page":"3","title":"A comparative study of text classification approaches for personalized retrieval in PubMed","type":"article-journal"},"uris":["http://www.mendeley.com/documents/?uuid=d2c6207f-b694-4cae-a3ae-be769525e772"]}],"mendeley":{"formattedCitation":"(Pitigala et al., 2011)","manualFormatting":"Pitigala et al. (2011)","plainTextFormattedCitation":"(Pitigala et al., 2011)","previouslyFormattedCitation":"(Pitigala et al., 2011)"},"properties":{"noteIndex":0},"schema":"https://github.com/citation-style-language/schema/raw/master/csl-citation.json"}</w:instrText>
      </w:r>
      <w:r>
        <w:rPr>
          <w:rFonts w:cs="Arial"/>
        </w:rPr>
        <w:fldChar w:fldCharType="separate"/>
      </w:r>
      <w:r w:rsidRPr="009B59B5">
        <w:rPr>
          <w:rFonts w:cs="Arial"/>
          <w:noProof/>
        </w:rPr>
        <w:t xml:space="preserve">Pitigala et al. </w:t>
      </w:r>
      <w:r>
        <w:rPr>
          <w:rFonts w:cs="Arial"/>
          <w:noProof/>
        </w:rPr>
        <w:t>(</w:t>
      </w:r>
      <w:r w:rsidRPr="009B59B5">
        <w:rPr>
          <w:rFonts w:cs="Arial"/>
          <w:noProof/>
        </w:rPr>
        <w:t>2011)</w:t>
      </w:r>
      <w:r>
        <w:rPr>
          <w:rFonts w:cs="Arial"/>
        </w:rPr>
        <w:fldChar w:fldCharType="end"/>
      </w:r>
      <w:r>
        <w:rPr>
          <w:rFonts w:cs="Arial"/>
        </w:rPr>
        <w:t xml:space="preserve"> dicen que </w:t>
      </w:r>
      <w:r w:rsidR="00766373">
        <w:rPr>
          <w:rFonts w:cs="Arial"/>
        </w:rPr>
        <w:t>los</w:t>
      </w:r>
      <w:r>
        <w:rPr>
          <w:rFonts w:cs="Arial"/>
        </w:rPr>
        <w:t xml:space="preserve"> modelo</w:t>
      </w:r>
      <w:r w:rsidR="00766373">
        <w:rPr>
          <w:rFonts w:cs="Arial"/>
        </w:rPr>
        <w:t>s</w:t>
      </w:r>
      <w:r>
        <w:rPr>
          <w:rFonts w:cs="Arial"/>
        </w:rPr>
        <w:t xml:space="preserve"> de clasificación </w:t>
      </w:r>
      <w:proofErr w:type="spellStart"/>
      <w:r>
        <w:rPr>
          <w:rFonts w:cs="Arial"/>
        </w:rPr>
        <w:t>Na</w:t>
      </w:r>
      <w:r w:rsidR="00C1556A" w:rsidRPr="00C1556A">
        <w:rPr>
          <w:rFonts w:cs="Arial"/>
          <w:iCs/>
        </w:rPr>
        <w:t>ï</w:t>
      </w:r>
      <w:r>
        <w:rPr>
          <w:rFonts w:cs="Arial"/>
        </w:rPr>
        <w:t>ve</w:t>
      </w:r>
      <w:proofErr w:type="spellEnd"/>
      <w:r>
        <w:rPr>
          <w:rFonts w:cs="Arial"/>
        </w:rPr>
        <w:t xml:space="preserve"> Bayes se basa</w:t>
      </w:r>
      <w:r w:rsidR="00766373">
        <w:rPr>
          <w:rFonts w:cs="Arial"/>
        </w:rPr>
        <w:t>n</w:t>
      </w:r>
      <w:r>
        <w:rPr>
          <w:rFonts w:cs="Arial"/>
        </w:rPr>
        <w:t xml:space="preserve"> en el modelo </w:t>
      </w:r>
      <w:r w:rsidR="00766373">
        <w:rPr>
          <w:rFonts w:cs="Arial"/>
        </w:rPr>
        <w:t xml:space="preserve">de </w:t>
      </w:r>
      <w:r>
        <w:rPr>
          <w:rFonts w:cs="Arial"/>
        </w:rPr>
        <w:t>probabilidad posterior</w:t>
      </w:r>
      <w:r w:rsidR="00766373">
        <w:rPr>
          <w:rFonts w:cs="Arial"/>
        </w:rPr>
        <w:t>,</w:t>
      </w:r>
      <w:r>
        <w:rPr>
          <w:rFonts w:cs="Arial"/>
        </w:rPr>
        <w:t xml:space="preserve"> además dicen que es un método rápido y robusto para la clasificación de texto. Dado un documento (d), ¿su probabilidad de pertenecer a una clase (c) es?. El objetivo de la clasificación de </w:t>
      </w:r>
      <w:proofErr w:type="spellStart"/>
      <w:r>
        <w:rPr>
          <w:rFonts w:cs="Arial"/>
        </w:rPr>
        <w:t>Na</w:t>
      </w:r>
      <w:r w:rsidR="00C1556A" w:rsidRPr="00C1556A">
        <w:rPr>
          <w:rFonts w:cs="Arial"/>
          <w:iCs/>
        </w:rPr>
        <w:t>ï</w:t>
      </w:r>
      <w:r>
        <w:rPr>
          <w:rFonts w:cs="Arial"/>
        </w:rPr>
        <w:t>ve</w:t>
      </w:r>
      <w:proofErr w:type="spellEnd"/>
      <w:r>
        <w:rPr>
          <w:rFonts w:cs="Arial"/>
        </w:rPr>
        <w:t xml:space="preserve"> Bayes</w:t>
      </w:r>
      <w:r w:rsidR="00536599">
        <w:rPr>
          <w:rFonts w:cs="Arial"/>
        </w:rPr>
        <w:t>,</w:t>
      </w:r>
      <w:r>
        <w:rPr>
          <w:rFonts w:cs="Arial"/>
        </w:rPr>
        <w:t xml:space="preserve"> es encontrar la clase óptima para un documento dado, es decir, la clase que ofrece la máxima probabilidad posterior</w:t>
      </w:r>
      <w:r w:rsidR="001C4CE1">
        <w:rPr>
          <w:rFonts w:cs="Arial"/>
        </w:rPr>
        <w:t>.</w:t>
      </w:r>
    </w:p>
    <w:p w14:paraId="1C138BEC" w14:textId="205E4805" w:rsidR="00A16380" w:rsidRDefault="00D12262" w:rsidP="00CA45B1">
      <w:pPr>
        <w:rPr>
          <w:rFonts w:cs="Arial"/>
        </w:rPr>
      </w:pPr>
      <w:r>
        <w:rPr>
          <w:rFonts w:cs="Arial"/>
          <w:b/>
          <w:bCs/>
        </w:rPr>
        <w:fldChar w:fldCharType="begin" w:fldLock="1"/>
      </w:r>
      <w:r w:rsidR="004036E7">
        <w:rPr>
          <w:rFonts w:cs="Arial"/>
          <w:b/>
          <w:bCs/>
        </w:rPr>
        <w:instrText>ADDIN CSL_CITATION {"citationItems":[{"id":"ITEM-1","itemData":{"abstract":"The amount of text that is generated every day is increasing dramatically. This tremendous volume of mostly unstructured text cannot be simply processed and perceived by computers. Therefore, efficient and effective techniques and algorithms are required to discover useful patterns. Text mining is the task of extracting meaningful information from text, which has gained significant attentions in recent years. In this paper, we describe several of the most fundamental text mining tasks and techniques including text pre-processing, classification and clustering. Additionally, we briefly explain text mining in biomedical and health care domains.","author":[{"dropping-particle":"","family":"Allahyari","given":"Mehdi","non-dropping-particle":"","parse-names":false,"suffix":""},{"dropping-particle":"","family":"Pouriyeh","given":"Seyedamin","non-dropping-particle":"","parse-names":false,"suffix":""},{"dropping-particle":"","family":"Assefi","given":"Mehdi","non-dropping-particle":"","parse-names":false,"suffix":""},{"dropping-particle":"","family":"Safaei","given":"Saied","non-dropping-particle":"","parse-names":false,"suffix":""},{"dropping-particle":"","family":"Trippe","given":"Elizabeth D.","non-dropping-particle":"","parse-names":false,"suffix":""},{"dropping-particle":"","family":"Gutierrez","given":"Juan B.","non-dropping-particle":"","parse-names":false,"suffix":""},{"dropping-particle":"","family":"Kochut","given":"Krys","non-dropping-particle":"","parse-names":false,"suffix":""}],"id":"ITEM-1","issued":{"date-parts":[["2017"]]},"title":"A Brief Survey of Text Mining: Classification, Clustering and Extraction Techniques","type":"article-journal"},"uris":["http://www.mendeley.com/documents/?uuid=12e30d48-cd03-425d-8ab1-244f1d1b3ec5"]}],"mendeley":{"formattedCitation":"(Allahyari et al., 2017)","manualFormatting":"Allahyari et al. (2017)","plainTextFormattedCitation":"(Allahyari et al., 2017)","previouslyFormattedCitation":"(Allahyari et al., 2017)"},"properties":{"noteIndex":0},"schema":"https://github.com/citation-style-language/schema/raw/master/csl-citation.json"}</w:instrText>
      </w:r>
      <w:r>
        <w:rPr>
          <w:rFonts w:cs="Arial"/>
          <w:b/>
          <w:bCs/>
        </w:rPr>
        <w:fldChar w:fldCharType="separate"/>
      </w:r>
      <w:r w:rsidRPr="00D12262">
        <w:rPr>
          <w:rFonts w:cs="Arial"/>
          <w:bCs/>
          <w:noProof/>
        </w:rPr>
        <w:t xml:space="preserve">Allahyari et al. </w:t>
      </w:r>
      <w:r>
        <w:rPr>
          <w:rFonts w:cs="Arial"/>
          <w:bCs/>
          <w:noProof/>
        </w:rPr>
        <w:t>(</w:t>
      </w:r>
      <w:r w:rsidRPr="00D12262">
        <w:rPr>
          <w:rFonts w:cs="Arial"/>
          <w:bCs/>
          <w:noProof/>
        </w:rPr>
        <w:t>2017)</w:t>
      </w:r>
      <w:r>
        <w:rPr>
          <w:rFonts w:cs="Arial"/>
          <w:b/>
          <w:bCs/>
        </w:rPr>
        <w:fldChar w:fldCharType="end"/>
      </w:r>
      <w:r>
        <w:rPr>
          <w:rFonts w:cs="Arial"/>
          <w:b/>
          <w:bCs/>
        </w:rPr>
        <w:t xml:space="preserve"> </w:t>
      </w:r>
      <w:r>
        <w:rPr>
          <w:rFonts w:cs="Arial"/>
        </w:rPr>
        <w:t xml:space="preserve"> dicen que e</w:t>
      </w:r>
      <w:r w:rsidRPr="00D12262">
        <w:rPr>
          <w:rFonts w:cs="Arial"/>
        </w:rPr>
        <w:t xml:space="preserve">l </w:t>
      </w:r>
      <w:r w:rsidR="000A3207">
        <w:rPr>
          <w:rFonts w:cs="Arial"/>
        </w:rPr>
        <w:t>modelo</w:t>
      </w:r>
      <w:r w:rsidRPr="00D12262">
        <w:rPr>
          <w:rFonts w:cs="Arial"/>
        </w:rPr>
        <w:t xml:space="preserve"> </w:t>
      </w:r>
      <w:proofErr w:type="spellStart"/>
      <w:r w:rsidRPr="00D12262">
        <w:rPr>
          <w:rFonts w:cs="Arial"/>
        </w:rPr>
        <w:t>Na</w:t>
      </w:r>
      <w:r w:rsidR="00C1556A" w:rsidRPr="00C1556A">
        <w:rPr>
          <w:rFonts w:cs="Arial"/>
          <w:iCs/>
        </w:rPr>
        <w:t>ï</w:t>
      </w:r>
      <w:r w:rsidRPr="00D12262">
        <w:rPr>
          <w:rFonts w:cs="Arial"/>
        </w:rPr>
        <w:t>ve</w:t>
      </w:r>
      <w:proofErr w:type="spellEnd"/>
      <w:r w:rsidRPr="00D12262">
        <w:rPr>
          <w:rFonts w:cs="Arial"/>
        </w:rPr>
        <w:t xml:space="preserve"> Bayes es quizás el clasificador más simple y más utilizado. Modela la distribución de documentos en cada clase usando un modelo probabilístico</w:t>
      </w:r>
      <w:r w:rsidR="00AA32EE">
        <w:rPr>
          <w:rFonts w:cs="Arial"/>
        </w:rPr>
        <w:t>,</w:t>
      </w:r>
      <w:r w:rsidRPr="00D12262">
        <w:rPr>
          <w:rFonts w:cs="Arial"/>
        </w:rPr>
        <w:t xml:space="preserve"> asumiendo que la distribución de diferentes términos </w:t>
      </w:r>
      <w:r w:rsidR="0038132E">
        <w:rPr>
          <w:rFonts w:cs="Arial"/>
        </w:rPr>
        <w:t>son</w:t>
      </w:r>
      <w:r w:rsidRPr="00D12262">
        <w:rPr>
          <w:rFonts w:cs="Arial"/>
        </w:rPr>
        <w:t xml:space="preserve"> independientes entre sí.</w:t>
      </w:r>
      <w:r w:rsidR="00160953">
        <w:rPr>
          <w:rFonts w:cs="Arial"/>
        </w:rPr>
        <w:t xml:space="preserve"> </w:t>
      </w:r>
      <w:r w:rsidR="00275D9A">
        <w:rPr>
          <w:rFonts w:cs="Arial"/>
        </w:rPr>
        <w:t xml:space="preserve">Dentro de la clasificación de texto, existen dos modelos </w:t>
      </w:r>
      <w:r w:rsidR="00AE23D0">
        <w:rPr>
          <w:rFonts w:cs="Arial"/>
        </w:rPr>
        <w:t>de clasificadores</w:t>
      </w:r>
      <w:r w:rsidR="00275D9A">
        <w:rPr>
          <w:rFonts w:cs="Arial"/>
        </w:rPr>
        <w:t xml:space="preserve"> </w:t>
      </w:r>
      <w:proofErr w:type="spellStart"/>
      <w:r w:rsidR="00275D9A">
        <w:rPr>
          <w:rFonts w:cs="Arial"/>
        </w:rPr>
        <w:t>Na</w:t>
      </w:r>
      <w:r w:rsidR="00C1556A" w:rsidRPr="00C1556A">
        <w:rPr>
          <w:rFonts w:cs="Arial"/>
          <w:iCs/>
        </w:rPr>
        <w:t>ï</w:t>
      </w:r>
      <w:r w:rsidR="00275D9A">
        <w:rPr>
          <w:rFonts w:cs="Arial"/>
        </w:rPr>
        <w:t>ve</w:t>
      </w:r>
      <w:proofErr w:type="spellEnd"/>
      <w:r w:rsidR="00275D9A">
        <w:rPr>
          <w:rFonts w:cs="Arial"/>
        </w:rPr>
        <w:t xml:space="preserve"> Bayes. </w:t>
      </w:r>
      <w:r w:rsidR="00633204">
        <w:rPr>
          <w:rFonts w:cs="Arial"/>
        </w:rPr>
        <w:t xml:space="preserve">El primero es el </w:t>
      </w:r>
      <w:r w:rsidR="00542EE5">
        <w:rPr>
          <w:rFonts w:cs="Arial"/>
        </w:rPr>
        <w:t>M</w:t>
      </w:r>
      <w:r w:rsidR="00633204">
        <w:rPr>
          <w:rFonts w:cs="Arial"/>
        </w:rPr>
        <w:t xml:space="preserve">odelo </w:t>
      </w:r>
      <w:r w:rsidR="00C902C6">
        <w:rPr>
          <w:rFonts w:cs="Arial"/>
        </w:rPr>
        <w:t>Bernoulli Multivariado (</w:t>
      </w:r>
      <w:r w:rsidR="00C902C6" w:rsidRPr="00C902C6">
        <w:rPr>
          <w:rFonts w:cs="Arial"/>
        </w:rPr>
        <w:t>Multi</w:t>
      </w:r>
      <w:r w:rsidR="00C1556A">
        <w:rPr>
          <w:rFonts w:cs="Arial"/>
        </w:rPr>
        <w:t xml:space="preserve"> </w:t>
      </w:r>
      <w:r w:rsidR="00C902C6" w:rsidRPr="00C902C6">
        <w:rPr>
          <w:rFonts w:cs="Arial"/>
        </w:rPr>
        <w:t>-</w:t>
      </w:r>
      <w:r w:rsidR="00C1556A">
        <w:rPr>
          <w:rFonts w:cs="Arial"/>
        </w:rPr>
        <w:t xml:space="preserve"> </w:t>
      </w:r>
      <w:r w:rsidR="006A04D3">
        <w:rPr>
          <w:rFonts w:cs="Arial"/>
        </w:rPr>
        <w:t>V</w:t>
      </w:r>
      <w:r w:rsidR="00C1556A" w:rsidRPr="00C902C6">
        <w:rPr>
          <w:rFonts w:cs="Arial"/>
        </w:rPr>
        <w:t>ariate</w:t>
      </w:r>
      <w:r w:rsidR="00C902C6" w:rsidRPr="00C902C6">
        <w:rPr>
          <w:rFonts w:cs="Arial"/>
        </w:rPr>
        <w:t xml:space="preserve"> Bernoulli </w:t>
      </w:r>
      <w:proofErr w:type="spellStart"/>
      <w:r w:rsidR="00C902C6" w:rsidRPr="001D0756">
        <w:rPr>
          <w:rFonts w:cs="Arial"/>
        </w:rPr>
        <w:t>Model</w:t>
      </w:r>
      <w:proofErr w:type="spellEnd"/>
      <w:r w:rsidR="00C902C6">
        <w:rPr>
          <w:rFonts w:cs="Arial"/>
        </w:rPr>
        <w:t xml:space="preserve">) </w:t>
      </w:r>
      <w:r w:rsidR="00854BF1">
        <w:rPr>
          <w:rFonts w:cs="Arial"/>
        </w:rPr>
        <w:t xml:space="preserve">en el cual un documento está representado </w:t>
      </w:r>
      <w:r w:rsidR="00674065">
        <w:rPr>
          <w:rFonts w:cs="Arial"/>
        </w:rPr>
        <w:t xml:space="preserve">por un vector de características binarias </w:t>
      </w:r>
      <w:r w:rsidR="00096BE0">
        <w:rPr>
          <w:rFonts w:cs="Arial"/>
        </w:rPr>
        <w:t xml:space="preserve">que indican la presencia o ausencia de palabras </w:t>
      </w:r>
      <w:r w:rsidR="00414432">
        <w:rPr>
          <w:rFonts w:cs="Arial"/>
        </w:rPr>
        <w:t xml:space="preserve">en el documento. </w:t>
      </w:r>
      <w:r w:rsidR="00BA46CE">
        <w:rPr>
          <w:rFonts w:cs="Arial"/>
        </w:rPr>
        <w:t>El otro</w:t>
      </w:r>
      <w:r w:rsidR="00101376">
        <w:rPr>
          <w:rFonts w:cs="Arial"/>
        </w:rPr>
        <w:t>,</w:t>
      </w:r>
      <w:r w:rsidR="00BA46CE">
        <w:rPr>
          <w:rFonts w:cs="Arial"/>
        </w:rPr>
        <w:t xml:space="preserve"> es el </w:t>
      </w:r>
      <w:r w:rsidR="00542EE5">
        <w:rPr>
          <w:rFonts w:cs="Arial"/>
        </w:rPr>
        <w:t xml:space="preserve">Modelo </w:t>
      </w:r>
      <w:r w:rsidR="009968BF">
        <w:rPr>
          <w:rFonts w:cs="Arial"/>
        </w:rPr>
        <w:t>M</w:t>
      </w:r>
      <w:r w:rsidR="00542EE5">
        <w:rPr>
          <w:rFonts w:cs="Arial"/>
        </w:rPr>
        <w:t xml:space="preserve">ultinomial </w:t>
      </w:r>
      <w:r w:rsidR="000572AC">
        <w:rPr>
          <w:rFonts w:cs="Arial"/>
        </w:rPr>
        <w:t>(</w:t>
      </w:r>
      <w:r w:rsidR="000572AC" w:rsidRPr="000572AC">
        <w:rPr>
          <w:rFonts w:cs="Arial"/>
        </w:rPr>
        <w:t xml:space="preserve">Multinomial </w:t>
      </w:r>
      <w:proofErr w:type="spellStart"/>
      <w:r w:rsidR="000572AC" w:rsidRPr="001D0756">
        <w:rPr>
          <w:rFonts w:cs="Arial"/>
        </w:rPr>
        <w:t>Model</w:t>
      </w:r>
      <w:proofErr w:type="spellEnd"/>
      <w:r w:rsidR="000572AC">
        <w:rPr>
          <w:rFonts w:cs="Arial"/>
        </w:rPr>
        <w:t xml:space="preserve">) </w:t>
      </w:r>
      <w:r w:rsidR="00542EE5">
        <w:rPr>
          <w:rFonts w:cs="Arial"/>
        </w:rPr>
        <w:t xml:space="preserve">en el </w:t>
      </w:r>
      <w:r w:rsidR="00103115">
        <w:rPr>
          <w:rFonts w:cs="Arial"/>
        </w:rPr>
        <w:t>qu</w:t>
      </w:r>
      <w:r w:rsidR="00101376">
        <w:rPr>
          <w:rFonts w:cs="Arial"/>
        </w:rPr>
        <w:t>e</w:t>
      </w:r>
      <w:r w:rsidR="00542EE5">
        <w:rPr>
          <w:rFonts w:cs="Arial"/>
        </w:rPr>
        <w:t xml:space="preserve"> </w:t>
      </w:r>
      <w:r w:rsidR="0006272D">
        <w:rPr>
          <w:rFonts w:cs="Arial"/>
        </w:rPr>
        <w:t xml:space="preserve">previamente </w:t>
      </w:r>
      <w:r w:rsidR="008F0E8B">
        <w:rPr>
          <w:rFonts w:cs="Arial"/>
        </w:rPr>
        <w:t xml:space="preserve">un documento </w:t>
      </w:r>
      <w:r w:rsidR="0006272D">
        <w:rPr>
          <w:rFonts w:cs="Arial"/>
        </w:rPr>
        <w:t>tiene que ser</w:t>
      </w:r>
      <w:r w:rsidR="008F0E8B">
        <w:rPr>
          <w:rFonts w:cs="Arial"/>
        </w:rPr>
        <w:t xml:space="preserve"> representado como una bolsa de palabras (</w:t>
      </w:r>
      <w:r w:rsidR="008F0E8B" w:rsidRPr="001D0756">
        <w:rPr>
          <w:rFonts w:cs="Arial"/>
        </w:rPr>
        <w:t xml:space="preserve">Bag </w:t>
      </w:r>
      <w:proofErr w:type="spellStart"/>
      <w:r w:rsidR="008F0E8B" w:rsidRPr="001D0756">
        <w:rPr>
          <w:rFonts w:cs="Arial"/>
        </w:rPr>
        <w:t>of</w:t>
      </w:r>
      <w:proofErr w:type="spellEnd"/>
      <w:r w:rsidR="008F0E8B" w:rsidRPr="001D0756">
        <w:rPr>
          <w:rFonts w:cs="Arial"/>
        </w:rPr>
        <w:t xml:space="preserve"> </w:t>
      </w:r>
      <w:proofErr w:type="spellStart"/>
      <w:r w:rsidR="008F0E8B" w:rsidRPr="001D0756">
        <w:rPr>
          <w:rFonts w:cs="Arial"/>
        </w:rPr>
        <w:t>Words</w:t>
      </w:r>
      <w:proofErr w:type="spellEnd"/>
      <w:r w:rsidR="008F0E8B">
        <w:rPr>
          <w:rFonts w:cs="Arial"/>
        </w:rPr>
        <w:t xml:space="preserve">) </w:t>
      </w:r>
      <w:r w:rsidR="00F023E6">
        <w:rPr>
          <w:rFonts w:cs="Arial"/>
        </w:rPr>
        <w:t>y el modelo se encarga de capturar la frecuencia de las palabras o términos</w:t>
      </w:r>
      <w:r w:rsidR="000572AC">
        <w:rPr>
          <w:rFonts w:cs="Arial"/>
        </w:rPr>
        <w:t>.</w:t>
      </w:r>
      <w:r w:rsidR="004A5D00">
        <w:rPr>
          <w:rFonts w:cs="Arial"/>
        </w:rPr>
        <w:t xml:space="preserve"> El objetivo de ambos modelos es encontrar la probabili</w:t>
      </w:r>
      <w:r w:rsidR="000A48C5">
        <w:rPr>
          <w:rFonts w:cs="Arial"/>
        </w:rPr>
        <w:t>dad posterior de una clase</w:t>
      </w:r>
      <w:r w:rsidR="006F38FA">
        <w:rPr>
          <w:rFonts w:cs="Arial"/>
        </w:rPr>
        <w:t xml:space="preserve"> basada en la distribución de las palabras en el documento. La diferencia</w:t>
      </w:r>
      <w:r w:rsidR="003B0289">
        <w:rPr>
          <w:rFonts w:cs="Arial"/>
        </w:rPr>
        <w:t xml:space="preserve"> entre los dos modelos</w:t>
      </w:r>
      <w:r w:rsidR="006F38FA">
        <w:rPr>
          <w:rFonts w:cs="Arial"/>
        </w:rPr>
        <w:t xml:space="preserve"> es que </w:t>
      </w:r>
      <w:r w:rsidR="00414630">
        <w:rPr>
          <w:rFonts w:cs="Arial"/>
        </w:rPr>
        <w:t xml:space="preserve">en </w:t>
      </w:r>
      <w:r w:rsidR="006F38FA">
        <w:rPr>
          <w:rFonts w:cs="Arial"/>
        </w:rPr>
        <w:t xml:space="preserve">el Modelo Bernoulli Multivariado </w:t>
      </w:r>
      <w:r w:rsidR="00414630">
        <w:rPr>
          <w:rFonts w:cs="Arial"/>
        </w:rPr>
        <w:t>no se toma en cuenta la frecuencia de las palabras</w:t>
      </w:r>
      <w:r w:rsidR="00E03CD3">
        <w:rPr>
          <w:rFonts w:cs="Arial"/>
        </w:rPr>
        <w:t>;</w:t>
      </w:r>
      <w:r w:rsidR="00414630">
        <w:rPr>
          <w:rFonts w:cs="Arial"/>
        </w:rPr>
        <w:t xml:space="preserve"> </w:t>
      </w:r>
      <w:r w:rsidR="009968BF">
        <w:rPr>
          <w:rFonts w:cs="Arial"/>
        </w:rPr>
        <w:t>mientras que</w:t>
      </w:r>
      <w:r w:rsidR="00E03CD3">
        <w:rPr>
          <w:rFonts w:cs="Arial"/>
        </w:rPr>
        <w:t>,</w:t>
      </w:r>
      <w:r w:rsidR="009968BF">
        <w:rPr>
          <w:rFonts w:cs="Arial"/>
        </w:rPr>
        <w:t xml:space="preserve"> en el Modelo Multinomial </w:t>
      </w:r>
      <w:r w:rsidR="003A74C0">
        <w:rPr>
          <w:rFonts w:cs="Arial"/>
        </w:rPr>
        <w:t>sí</w:t>
      </w:r>
      <w:r w:rsidR="009968BF">
        <w:rPr>
          <w:rFonts w:cs="Arial"/>
        </w:rPr>
        <w:t>.</w:t>
      </w:r>
    </w:p>
    <w:p w14:paraId="09453581" w14:textId="66251582" w:rsidR="00432A5D" w:rsidRDefault="00432A5D" w:rsidP="009F7363">
      <w:pPr>
        <w:rPr>
          <w:rFonts w:cs="Arial"/>
        </w:rPr>
      </w:pPr>
      <w:r>
        <w:rPr>
          <w:rFonts w:cs="Arial"/>
        </w:rPr>
        <w:t xml:space="preserve">Un ejemplo </w:t>
      </w:r>
      <w:r w:rsidR="00F80352">
        <w:rPr>
          <w:rFonts w:cs="Arial"/>
        </w:rPr>
        <w:t xml:space="preserve">se </w:t>
      </w:r>
      <w:r w:rsidR="00700D4C">
        <w:rPr>
          <w:rFonts w:cs="Arial"/>
        </w:rPr>
        <w:t>enc</w:t>
      </w:r>
      <w:r w:rsidR="007914F0">
        <w:rPr>
          <w:rFonts w:cs="Arial"/>
        </w:rPr>
        <w:t>uen</w:t>
      </w:r>
      <w:r w:rsidR="00700D4C">
        <w:rPr>
          <w:rFonts w:cs="Arial"/>
        </w:rPr>
        <w:t>tr</w:t>
      </w:r>
      <w:r w:rsidR="00F80352">
        <w:rPr>
          <w:rFonts w:cs="Arial"/>
        </w:rPr>
        <w:t>a</w:t>
      </w:r>
      <w:r w:rsidR="00700D4C">
        <w:rPr>
          <w:rFonts w:cs="Arial"/>
        </w:rPr>
        <w:t xml:space="preserve"> en el artículo de </w:t>
      </w:r>
      <w:r w:rsidR="00700D4C">
        <w:rPr>
          <w:rFonts w:cs="Arial"/>
        </w:rPr>
        <w:fldChar w:fldCharType="begin" w:fldLock="1"/>
      </w:r>
      <w:r w:rsidR="00AC34A8">
        <w:rPr>
          <w:rFonts w:cs="Arial"/>
        </w:rPr>
        <w:instrText>ADDIN CSL_CITATION {"citationItems":[{"id":"ITEM-1","itemData":{"ISSN":"1994-1536","abstract":"In the field of education, the document plagiarism is a problem with tendency to go up. In the field of scientific research, has been demonstrated that the plagiarized research papers has been spreading, so it has become necessary to find a solution to counteract this problem. In particular the University of Informatics Sciences decided to implement a computerized system to check for plagiarism in scientific articles for publishing in the academic information systems of the university such as: Scientific Series, Cuban Journal of Computer Science and the Institutional Repository fundamentally. The aim of this paper is to propose the use of various techniques for the plagiarism detection system to be developed, and the use of a machine learning method for the classification of suspicious documents. (English) [ABSTRACT FROM AUTHOR]","author":[{"dropping-particle":"","family":"Reyes","given":"Grethell Castillo","non-dropping-particle":"","parse-names":false,"suffix":""},{"dropping-particle":"","family":"González","given":"Yanisley González","non-dropping-particle":"","parse-names":false,"suffix":""},{"dropping-particle":"","family":"Farias","given":"Guillermo Luzua","non-dropping-particle":"","parse-names":false,"suffix":""}],"container-title":"Revista Cubana de Ciencias Informáticas","id":"ITEM-1","issue":"4","issued":{"date-parts":[["2014"]]},"page":"130-144","title":"Técnica de clasificación bayesiana para identificar posible plagio en información textual","type":"article-journal","volume":"8"},"uris":["http://www.mendeley.com/documents/?uuid=9d6df617-5705-4262-818c-cccca03bdcb1"]}],"mendeley":{"formattedCitation":"(Reyes et al., 2014)","manualFormatting":"Reyes et al. (2014)","plainTextFormattedCitation":"(Reyes et al., 2014)","previouslyFormattedCitation":"(Reyes et al., 2014)"},"properties":{"noteIndex":0},"schema":"https://github.com/citation-style-language/schema/raw/master/csl-citation.json"}</w:instrText>
      </w:r>
      <w:r w:rsidR="00700D4C">
        <w:rPr>
          <w:rFonts w:cs="Arial"/>
        </w:rPr>
        <w:fldChar w:fldCharType="separate"/>
      </w:r>
      <w:r w:rsidR="00700D4C" w:rsidRPr="00700D4C">
        <w:rPr>
          <w:rFonts w:cs="Arial"/>
          <w:noProof/>
        </w:rPr>
        <w:t xml:space="preserve">Reyes </w:t>
      </w:r>
      <w:r w:rsidR="00700D4C" w:rsidRPr="007B6B74">
        <w:rPr>
          <w:rFonts w:cs="Arial"/>
          <w:i/>
          <w:iCs/>
          <w:noProof/>
        </w:rPr>
        <w:t>et al</w:t>
      </w:r>
      <w:r w:rsidR="00700D4C" w:rsidRPr="00700D4C">
        <w:rPr>
          <w:rFonts w:cs="Arial"/>
          <w:noProof/>
        </w:rPr>
        <w:t xml:space="preserve">. </w:t>
      </w:r>
      <w:r w:rsidR="007B6B74">
        <w:rPr>
          <w:rFonts w:cs="Arial"/>
          <w:noProof/>
        </w:rPr>
        <w:t>(</w:t>
      </w:r>
      <w:r w:rsidR="00700D4C" w:rsidRPr="00700D4C">
        <w:rPr>
          <w:rFonts w:cs="Arial"/>
          <w:noProof/>
        </w:rPr>
        <w:t>2014)</w:t>
      </w:r>
      <w:r w:rsidR="00700D4C">
        <w:rPr>
          <w:rFonts w:cs="Arial"/>
        </w:rPr>
        <w:fldChar w:fldCharType="end"/>
      </w:r>
      <w:r w:rsidR="007B6B74">
        <w:rPr>
          <w:rFonts w:cs="Arial"/>
        </w:rPr>
        <w:t xml:space="preserve"> en el cual se utiliza </w:t>
      </w:r>
      <w:r w:rsidR="00660656">
        <w:rPr>
          <w:rFonts w:cs="Arial"/>
        </w:rPr>
        <w:t xml:space="preserve">un modelo de clasificación bayesiana para determinar </w:t>
      </w:r>
      <w:r w:rsidR="003A7E8B">
        <w:rPr>
          <w:rFonts w:cs="Arial"/>
        </w:rPr>
        <w:t xml:space="preserve">posibles plagios en </w:t>
      </w:r>
      <w:r w:rsidR="00E65A6F">
        <w:rPr>
          <w:rFonts w:cs="Arial"/>
        </w:rPr>
        <w:t>textos científicos</w:t>
      </w:r>
      <w:r w:rsidR="003A7E8B">
        <w:rPr>
          <w:rFonts w:cs="Arial"/>
        </w:rPr>
        <w:t>.</w:t>
      </w:r>
      <w:r w:rsidR="00CC21E2">
        <w:rPr>
          <w:rFonts w:cs="Arial"/>
        </w:rPr>
        <w:t xml:space="preserve"> En la figura</w:t>
      </w:r>
      <w:r w:rsidR="009D6E8D">
        <w:rPr>
          <w:rFonts w:cs="Arial"/>
        </w:rPr>
        <w:t xml:space="preserve"> 7</w:t>
      </w:r>
      <w:r w:rsidR="00CC21E2">
        <w:rPr>
          <w:rFonts w:cs="Arial"/>
        </w:rPr>
        <w:t xml:space="preserve"> </w:t>
      </w:r>
      <w:r w:rsidR="00BB5C25">
        <w:rPr>
          <w:rFonts w:cs="Arial"/>
        </w:rPr>
        <w:t>se presenta</w:t>
      </w:r>
      <w:r w:rsidR="002C366C">
        <w:rPr>
          <w:rFonts w:cs="Arial"/>
        </w:rPr>
        <w:t xml:space="preserve"> el flujo de su propuesta de solución.</w:t>
      </w:r>
    </w:p>
    <w:p w14:paraId="19421B3A" w14:textId="3B4AC595" w:rsidR="00673D2B" w:rsidRPr="00060F63" w:rsidRDefault="00673D2B" w:rsidP="00DA65D4">
      <w:pPr>
        <w:pStyle w:val="Descripcin"/>
        <w:spacing w:after="0" w:line="480" w:lineRule="auto"/>
        <w:ind w:firstLine="0"/>
        <w:jc w:val="left"/>
        <w:rPr>
          <w:rFonts w:cs="Arial"/>
          <w:i w:val="0"/>
          <w:iCs w:val="0"/>
          <w:color w:val="auto"/>
          <w:sz w:val="20"/>
          <w:szCs w:val="20"/>
        </w:rPr>
      </w:pPr>
      <w:bookmarkStart w:id="43" w:name="_Toc61912202"/>
      <w:r w:rsidRPr="00060F63">
        <w:rPr>
          <w:b/>
          <w:bCs/>
          <w:i w:val="0"/>
          <w:iCs w:val="0"/>
          <w:color w:val="auto"/>
          <w:sz w:val="20"/>
          <w:szCs w:val="20"/>
        </w:rPr>
        <w:lastRenderedPageBreak/>
        <w:t xml:space="preserve">Figura </w:t>
      </w:r>
      <w:r w:rsidRPr="00060F63">
        <w:rPr>
          <w:b/>
          <w:bCs/>
          <w:i w:val="0"/>
          <w:iCs w:val="0"/>
          <w:color w:val="auto"/>
          <w:sz w:val="20"/>
          <w:szCs w:val="20"/>
        </w:rPr>
        <w:fldChar w:fldCharType="begin"/>
      </w:r>
      <w:r w:rsidRPr="00060F63">
        <w:rPr>
          <w:b/>
          <w:bCs/>
          <w:i w:val="0"/>
          <w:iCs w:val="0"/>
          <w:color w:val="auto"/>
          <w:sz w:val="20"/>
          <w:szCs w:val="20"/>
        </w:rPr>
        <w:instrText xml:space="preserve"> SEQ Figura \* ARABIC </w:instrText>
      </w:r>
      <w:r w:rsidRPr="00060F63">
        <w:rPr>
          <w:b/>
          <w:bCs/>
          <w:i w:val="0"/>
          <w:iCs w:val="0"/>
          <w:color w:val="auto"/>
          <w:sz w:val="20"/>
          <w:szCs w:val="20"/>
        </w:rPr>
        <w:fldChar w:fldCharType="separate"/>
      </w:r>
      <w:r w:rsidR="00DA65D4">
        <w:rPr>
          <w:b/>
          <w:bCs/>
          <w:i w:val="0"/>
          <w:iCs w:val="0"/>
          <w:noProof/>
          <w:color w:val="auto"/>
          <w:sz w:val="20"/>
          <w:szCs w:val="20"/>
        </w:rPr>
        <w:t>7</w:t>
      </w:r>
      <w:r w:rsidRPr="00060F63">
        <w:rPr>
          <w:b/>
          <w:bCs/>
          <w:i w:val="0"/>
          <w:iCs w:val="0"/>
          <w:color w:val="auto"/>
          <w:sz w:val="20"/>
          <w:szCs w:val="20"/>
        </w:rPr>
        <w:fldChar w:fldCharType="end"/>
      </w:r>
      <w:r w:rsidRPr="00060F63">
        <w:rPr>
          <w:b/>
          <w:bCs/>
          <w:i w:val="0"/>
          <w:iCs w:val="0"/>
          <w:color w:val="auto"/>
          <w:sz w:val="20"/>
          <w:szCs w:val="20"/>
        </w:rPr>
        <w:t>.</w:t>
      </w:r>
      <w:r w:rsidRPr="00060F63">
        <w:rPr>
          <w:b/>
          <w:bCs/>
          <w:i w:val="0"/>
          <w:iCs w:val="0"/>
          <w:color w:val="auto"/>
          <w:sz w:val="20"/>
          <w:szCs w:val="20"/>
        </w:rPr>
        <w:br/>
      </w:r>
      <w:r w:rsidRPr="00DA65D4">
        <w:rPr>
          <w:color w:val="auto"/>
          <w:sz w:val="20"/>
          <w:szCs w:val="20"/>
        </w:rPr>
        <w:t>Propuesta de solución</w:t>
      </w:r>
      <w:bookmarkEnd w:id="43"/>
    </w:p>
    <w:p w14:paraId="1CB15EB4" w14:textId="0873F643" w:rsidR="00AA39B2" w:rsidRDefault="007A5613" w:rsidP="007A5613">
      <w:pPr>
        <w:ind w:firstLine="0"/>
      </w:pPr>
      <w:r w:rsidRPr="007A5613">
        <w:rPr>
          <w:noProof/>
          <w:sz w:val="20"/>
          <w:szCs w:val="20"/>
        </w:rPr>
        <mc:AlternateContent>
          <mc:Choice Requires="wpc">
            <w:drawing>
              <wp:inline distT="0" distB="0" distL="0" distR="0" wp14:anchorId="0351A443" wp14:editId="76F35FE9">
                <wp:extent cx="5486400" cy="2639291"/>
                <wp:effectExtent l="0" t="0" r="19050" b="27940"/>
                <wp:docPr id="22" name="Lienzo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2"/>
                          </a:solidFill>
                        </a:ln>
                      </wpc:whole>
                      <wpg:wgp>
                        <wpg:cNvPr id="102" name="Grupo 102"/>
                        <wpg:cNvGrpSpPr/>
                        <wpg:grpSpPr>
                          <a:xfrm>
                            <a:off x="55880" y="220850"/>
                            <a:ext cx="5349240" cy="2258190"/>
                            <a:chOff x="0" y="220850"/>
                            <a:chExt cx="5478780" cy="2267387"/>
                          </a:xfrm>
                        </wpg:grpSpPr>
                        <wps:wsp>
                          <wps:cNvPr id="23" name="Rectángulo: una sola esquina cortada 23"/>
                          <wps:cNvSpPr/>
                          <wps:spPr>
                            <a:xfrm>
                              <a:off x="0" y="821146"/>
                              <a:ext cx="1005840" cy="1022164"/>
                            </a:xfrm>
                            <a:prstGeom prst="snip1Rect">
                              <a:avLst>
                                <a:gd name="adj" fmla="val 16940"/>
                              </a:avLst>
                            </a:prstGeom>
                            <a:ln w="12700">
                              <a:solidFill>
                                <a:schemeClr val="dk1"/>
                              </a:solidFill>
                            </a:ln>
                          </wps:spPr>
                          <wps:style>
                            <a:lnRef idx="2">
                              <a:schemeClr val="dk1"/>
                            </a:lnRef>
                            <a:fillRef idx="1">
                              <a:schemeClr val="lt1"/>
                            </a:fillRef>
                            <a:effectRef idx="0">
                              <a:schemeClr val="dk1"/>
                            </a:effectRef>
                            <a:fontRef idx="minor">
                              <a:schemeClr val="dk1"/>
                            </a:fontRef>
                          </wps:style>
                          <wps:txbx>
                            <w:txbxContent>
                              <w:p w14:paraId="5CDBD9D7" w14:textId="3B469336" w:rsidR="00F367BC" w:rsidRPr="00686170" w:rsidRDefault="00F367BC" w:rsidP="00C50642">
                                <w:pPr>
                                  <w:spacing w:line="360" w:lineRule="auto"/>
                                  <w:ind w:firstLine="0"/>
                                  <w:jc w:val="center"/>
                                  <w:rPr>
                                    <w:sz w:val="20"/>
                                    <w:szCs w:val="20"/>
                                  </w:rPr>
                                </w:pPr>
                                <w:r w:rsidRPr="00686170">
                                  <w:rPr>
                                    <w:sz w:val="20"/>
                                    <w:szCs w:val="20"/>
                                  </w:rPr>
                                  <w:t>Documento para analizar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ángulo 39"/>
                          <wps:cNvSpPr/>
                          <wps:spPr>
                            <a:xfrm>
                              <a:off x="1505880" y="220850"/>
                              <a:ext cx="1402080" cy="472455"/>
                            </a:xfrm>
                            <a:prstGeom prst="rect">
                              <a:avLst/>
                            </a:prstGeom>
                            <a:ln w="12700">
                              <a:solidFill>
                                <a:schemeClr val="dk1"/>
                              </a:solidFill>
                            </a:ln>
                          </wps:spPr>
                          <wps:style>
                            <a:lnRef idx="2">
                              <a:schemeClr val="dk1"/>
                            </a:lnRef>
                            <a:fillRef idx="1">
                              <a:schemeClr val="lt1"/>
                            </a:fillRef>
                            <a:effectRef idx="0">
                              <a:schemeClr val="dk1"/>
                            </a:effectRef>
                            <a:fontRef idx="minor">
                              <a:schemeClr val="dk1"/>
                            </a:fontRef>
                          </wps:style>
                          <wps:txbx>
                            <w:txbxContent>
                              <w:p w14:paraId="75C44760" w14:textId="4B22F870" w:rsidR="00F367BC" w:rsidRPr="00686170" w:rsidRDefault="00F367BC" w:rsidP="00D601CB">
                                <w:pPr>
                                  <w:spacing w:line="360" w:lineRule="auto"/>
                                  <w:ind w:firstLine="0"/>
                                  <w:jc w:val="center"/>
                                  <w:rPr>
                                    <w:sz w:val="20"/>
                                    <w:szCs w:val="20"/>
                                  </w:rPr>
                                </w:pPr>
                                <w:r w:rsidRPr="00686170">
                                  <w:rPr>
                                    <w:sz w:val="20"/>
                                    <w:szCs w:val="20"/>
                                  </w:rPr>
                                  <w:t>Análisis basado en</w:t>
                                </w:r>
                              </w:p>
                              <w:p w14:paraId="77F2F40D" w14:textId="15E25D89" w:rsidR="00F367BC" w:rsidRPr="00686170" w:rsidRDefault="00F367BC" w:rsidP="00D601CB">
                                <w:pPr>
                                  <w:spacing w:line="360" w:lineRule="auto"/>
                                  <w:ind w:firstLine="0"/>
                                  <w:jc w:val="center"/>
                                  <w:rPr>
                                    <w:sz w:val="20"/>
                                    <w:szCs w:val="20"/>
                                  </w:rPr>
                                </w:pPr>
                                <w:r w:rsidRPr="00686170">
                                  <w:rPr>
                                    <w:sz w:val="20"/>
                                    <w:szCs w:val="20"/>
                                  </w:rPr>
                                  <w:t>n - gramas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ángulo 103"/>
                          <wps:cNvSpPr/>
                          <wps:spPr>
                            <a:xfrm>
                              <a:off x="1505880" y="1086592"/>
                              <a:ext cx="1389720" cy="497125"/>
                            </a:xfrm>
                            <a:prstGeom prst="rect">
                              <a:avLst/>
                            </a:prstGeom>
                            <a:ln w="12700">
                              <a:solidFill>
                                <a:schemeClr val="dk1"/>
                              </a:solidFill>
                            </a:ln>
                          </wps:spPr>
                          <wps:style>
                            <a:lnRef idx="2">
                              <a:schemeClr val="dk1"/>
                            </a:lnRef>
                            <a:fillRef idx="1">
                              <a:schemeClr val="lt1"/>
                            </a:fillRef>
                            <a:effectRef idx="0">
                              <a:schemeClr val="dk1"/>
                            </a:effectRef>
                            <a:fontRef idx="minor">
                              <a:schemeClr val="dk1"/>
                            </a:fontRef>
                          </wps:style>
                          <wps:txbx>
                            <w:txbxContent>
                              <w:p w14:paraId="2894142F" w14:textId="490B1BD8" w:rsidR="00F367BC" w:rsidRPr="00686170" w:rsidRDefault="00F367BC" w:rsidP="00D601CB">
                                <w:pPr>
                                  <w:spacing w:line="360" w:lineRule="auto"/>
                                  <w:ind w:firstLine="0"/>
                                  <w:jc w:val="center"/>
                                  <w:rPr>
                                    <w:sz w:val="20"/>
                                    <w:szCs w:val="20"/>
                                  </w:rPr>
                                </w:pPr>
                                <w:r w:rsidRPr="00686170">
                                  <w:rPr>
                                    <w:rFonts w:eastAsia="Calibri"/>
                                    <w:sz w:val="20"/>
                                    <w:szCs w:val="20"/>
                                  </w:rPr>
                                  <w:t>Modelo de espacio vectorial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Rectángulo 104"/>
                          <wps:cNvSpPr/>
                          <wps:spPr>
                            <a:xfrm>
                              <a:off x="1518239" y="1982259"/>
                              <a:ext cx="1452685" cy="505978"/>
                            </a:xfrm>
                            <a:prstGeom prst="rect">
                              <a:avLst/>
                            </a:prstGeom>
                            <a:ln w="12700">
                              <a:solidFill>
                                <a:schemeClr val="dk1"/>
                              </a:solidFill>
                            </a:ln>
                          </wps:spPr>
                          <wps:style>
                            <a:lnRef idx="2">
                              <a:schemeClr val="dk1"/>
                            </a:lnRef>
                            <a:fillRef idx="1">
                              <a:schemeClr val="lt1"/>
                            </a:fillRef>
                            <a:effectRef idx="0">
                              <a:schemeClr val="dk1"/>
                            </a:effectRef>
                            <a:fontRef idx="minor">
                              <a:schemeClr val="dk1"/>
                            </a:fontRef>
                          </wps:style>
                          <wps:txbx>
                            <w:txbxContent>
                              <w:p w14:paraId="216069E1" w14:textId="739C1993" w:rsidR="00F367BC" w:rsidRPr="00686170" w:rsidRDefault="00F367BC" w:rsidP="00D601CB">
                                <w:pPr>
                                  <w:spacing w:line="360" w:lineRule="auto"/>
                                  <w:ind w:firstLine="0"/>
                                  <w:jc w:val="center"/>
                                  <w:rPr>
                                    <w:sz w:val="20"/>
                                    <w:szCs w:val="20"/>
                                  </w:rPr>
                                </w:pPr>
                                <w:r w:rsidRPr="00686170">
                                  <w:rPr>
                                    <w:sz w:val="20"/>
                                    <w:szCs w:val="20"/>
                                  </w:rPr>
                                  <w:t>Máxima subsecuencia común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Elipse 40"/>
                          <wps:cNvSpPr/>
                          <wps:spPr>
                            <a:xfrm>
                              <a:off x="3165180" y="903048"/>
                              <a:ext cx="1382259" cy="831808"/>
                            </a:xfrm>
                            <a:prstGeom prst="ellipse">
                              <a:avLst/>
                            </a:prstGeom>
                            <a:ln w="12700">
                              <a:solidFill>
                                <a:schemeClr val="dk1"/>
                              </a:solidFill>
                            </a:ln>
                          </wps:spPr>
                          <wps:style>
                            <a:lnRef idx="2">
                              <a:schemeClr val="dk1"/>
                            </a:lnRef>
                            <a:fillRef idx="1">
                              <a:schemeClr val="lt1"/>
                            </a:fillRef>
                            <a:effectRef idx="0">
                              <a:schemeClr val="dk1"/>
                            </a:effectRef>
                            <a:fontRef idx="minor">
                              <a:schemeClr val="dk1"/>
                            </a:fontRef>
                          </wps:style>
                          <wps:txbx>
                            <w:txbxContent>
                              <w:p w14:paraId="2113A8E6" w14:textId="7655D2E7" w:rsidR="00F367BC" w:rsidRPr="00065BF7" w:rsidRDefault="00F367BC" w:rsidP="00380336">
                                <w:pPr>
                                  <w:spacing w:line="360" w:lineRule="auto"/>
                                  <w:ind w:firstLine="0"/>
                                  <w:jc w:val="center"/>
                                  <w:rPr>
                                    <w:sz w:val="20"/>
                                    <w:szCs w:val="20"/>
                                    <w:lang w:val="en-US"/>
                                  </w:rPr>
                                </w:pPr>
                                <w:r w:rsidRPr="005148E0">
                                  <w:rPr>
                                    <w:sz w:val="20"/>
                                    <w:szCs w:val="20"/>
                                  </w:rPr>
                                  <w:t>Clasificador</w:t>
                                </w:r>
                                <w:r>
                                  <w:rPr>
                                    <w:sz w:val="20"/>
                                    <w:szCs w:val="20"/>
                                  </w:rPr>
                                  <w:t xml:space="preserve"> </w:t>
                                </w:r>
                                <w:r w:rsidRPr="005148E0">
                                  <w:rPr>
                                    <w:sz w:val="20"/>
                                    <w:szCs w:val="20"/>
                                  </w:rPr>
                                  <w:t>Na</w:t>
                                </w:r>
                                <w:r w:rsidRPr="00C1556A">
                                  <w:rPr>
                                    <w:rFonts w:cs="Arial"/>
                                    <w:iCs/>
                                  </w:rPr>
                                  <w:t>ï</w:t>
                                </w:r>
                                <w:r w:rsidRPr="005148E0">
                                  <w:rPr>
                                    <w:sz w:val="20"/>
                                    <w:szCs w:val="20"/>
                                  </w:rPr>
                                  <w:t>ve</w:t>
                                </w:r>
                                <w:r w:rsidRPr="00065BF7">
                                  <w:rPr>
                                    <w:sz w:val="20"/>
                                    <w:szCs w:val="20"/>
                                    <w:lang w:val="en-US"/>
                                  </w:rPr>
                                  <w:t xml:space="preserve"> Bayes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ángulo: esquinas redondeadas 107"/>
                          <wps:cNvSpPr/>
                          <wps:spPr>
                            <a:xfrm>
                              <a:off x="4495800" y="1908223"/>
                              <a:ext cx="982980" cy="357505"/>
                            </a:xfrm>
                            <a:prstGeom prst="roundRect">
                              <a:avLst/>
                            </a:prstGeom>
                            <a:ln w="12700">
                              <a:solidFill>
                                <a:schemeClr val="dk1"/>
                              </a:solidFill>
                            </a:ln>
                          </wps:spPr>
                          <wps:style>
                            <a:lnRef idx="2">
                              <a:schemeClr val="dk1"/>
                            </a:lnRef>
                            <a:fillRef idx="1">
                              <a:schemeClr val="lt1"/>
                            </a:fillRef>
                            <a:effectRef idx="0">
                              <a:schemeClr val="dk1"/>
                            </a:effectRef>
                            <a:fontRef idx="minor">
                              <a:schemeClr val="dk1"/>
                            </a:fontRef>
                          </wps:style>
                          <wps:txbx>
                            <w:txbxContent>
                              <w:p w14:paraId="6B8EFDAF" w14:textId="65F7DAC3" w:rsidR="00F367BC" w:rsidRPr="00686170" w:rsidRDefault="00F367BC" w:rsidP="000C398F">
                                <w:pPr>
                                  <w:spacing w:line="256" w:lineRule="auto"/>
                                  <w:ind w:firstLine="0"/>
                                  <w:jc w:val="center"/>
                                  <w:rPr>
                                    <w:sz w:val="24"/>
                                    <w:szCs w:val="24"/>
                                  </w:rPr>
                                </w:pPr>
                                <w:r w:rsidRPr="00686170">
                                  <w:rPr>
                                    <w:rFonts w:eastAsia="Calibri"/>
                                    <w:sz w:val="20"/>
                                    <w:szCs w:val="20"/>
                                  </w:rPr>
                                  <w:t>Plagiado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Conector recto de flecha 43"/>
                          <wps:cNvCnPr>
                            <a:stCxn id="23" idx="0"/>
                            <a:endCxn id="103" idx="1"/>
                          </wps:cNvCnPr>
                          <wps:spPr>
                            <a:xfrm>
                              <a:off x="1005840" y="1332228"/>
                              <a:ext cx="500040" cy="2927"/>
                            </a:xfrm>
                            <a:prstGeom prst="straightConnector1">
                              <a:avLst/>
                            </a:prstGeom>
                            <a:ln w="12700">
                              <a:solidFill>
                                <a:schemeClr val="dk1"/>
                              </a:solidFill>
                              <a:tailEnd type="triangle"/>
                            </a:ln>
                          </wps:spPr>
                          <wps:style>
                            <a:lnRef idx="1">
                              <a:schemeClr val="dk1"/>
                            </a:lnRef>
                            <a:fillRef idx="0">
                              <a:schemeClr val="dk1"/>
                            </a:fillRef>
                            <a:effectRef idx="0">
                              <a:schemeClr val="dk1"/>
                            </a:effectRef>
                            <a:fontRef idx="minor">
                              <a:schemeClr val="tx1"/>
                            </a:fontRef>
                          </wps:style>
                          <wps:bodyPr/>
                        </wps:wsp>
                        <wps:wsp>
                          <wps:cNvPr id="44" name="Conector: angular 44"/>
                          <wps:cNvCnPr/>
                          <wps:spPr>
                            <a:xfrm rot="5400000" flipH="1" flipV="1">
                              <a:off x="898357" y="760408"/>
                              <a:ext cx="935988" cy="279060"/>
                            </a:xfrm>
                            <a:prstGeom prst="bentConnector3">
                              <a:avLst>
                                <a:gd name="adj1" fmla="val 99931"/>
                              </a:avLst>
                            </a:prstGeom>
                            <a:ln w="12700">
                              <a:solidFill>
                                <a:schemeClr val="dk1"/>
                              </a:solidFill>
                              <a:tailEnd type="triangle"/>
                            </a:ln>
                          </wps:spPr>
                          <wps:style>
                            <a:lnRef idx="1">
                              <a:schemeClr val="dk1"/>
                            </a:lnRef>
                            <a:fillRef idx="0">
                              <a:schemeClr val="dk1"/>
                            </a:fillRef>
                            <a:effectRef idx="0">
                              <a:schemeClr val="dk1"/>
                            </a:effectRef>
                            <a:fontRef idx="minor">
                              <a:schemeClr val="tx1"/>
                            </a:fontRef>
                          </wps:style>
                          <wps:bodyPr/>
                        </wps:wsp>
                        <wps:wsp>
                          <wps:cNvPr id="45" name="Conector: angular 45"/>
                          <wps:cNvCnPr>
                            <a:endCxn id="104" idx="1"/>
                          </wps:cNvCnPr>
                          <wps:spPr>
                            <a:xfrm rot="16200000" flipH="1">
                              <a:off x="922481" y="1639490"/>
                              <a:ext cx="900093" cy="291422"/>
                            </a:xfrm>
                            <a:prstGeom prst="bentConnector2">
                              <a:avLst/>
                            </a:prstGeom>
                            <a:ln w="12700">
                              <a:solidFill>
                                <a:schemeClr val="dk1"/>
                              </a:solidFill>
                              <a:tailEnd type="triangle"/>
                            </a:ln>
                          </wps:spPr>
                          <wps:style>
                            <a:lnRef idx="1">
                              <a:schemeClr val="dk1"/>
                            </a:lnRef>
                            <a:fillRef idx="0">
                              <a:schemeClr val="dk1"/>
                            </a:fillRef>
                            <a:effectRef idx="0">
                              <a:schemeClr val="dk1"/>
                            </a:effectRef>
                            <a:fontRef idx="minor">
                              <a:schemeClr val="tx1"/>
                            </a:fontRef>
                          </wps:style>
                          <wps:bodyPr/>
                        </wps:wsp>
                        <wps:wsp>
                          <wps:cNvPr id="94" name="Conector recto de flecha 94"/>
                          <wps:cNvCnPr>
                            <a:stCxn id="103" idx="3"/>
                          </wps:cNvCnPr>
                          <wps:spPr>
                            <a:xfrm>
                              <a:off x="2895600" y="1335155"/>
                              <a:ext cx="269580" cy="0"/>
                            </a:xfrm>
                            <a:prstGeom prst="straightConnector1">
                              <a:avLst/>
                            </a:prstGeom>
                            <a:ln w="12700">
                              <a:solidFill>
                                <a:schemeClr val="dk1"/>
                              </a:solidFill>
                              <a:tailEnd type="triangle"/>
                            </a:ln>
                          </wps:spPr>
                          <wps:style>
                            <a:lnRef idx="1">
                              <a:schemeClr val="dk1"/>
                            </a:lnRef>
                            <a:fillRef idx="0">
                              <a:schemeClr val="dk1"/>
                            </a:fillRef>
                            <a:effectRef idx="0">
                              <a:schemeClr val="dk1"/>
                            </a:effectRef>
                            <a:fontRef idx="minor">
                              <a:schemeClr val="tx1"/>
                            </a:fontRef>
                          </wps:style>
                          <wps:bodyPr/>
                        </wps:wsp>
                        <wps:wsp>
                          <wps:cNvPr id="96" name="Conector: angular 96"/>
                          <wps:cNvCnPr>
                            <a:stCxn id="40" idx="0"/>
                          </wps:cNvCnPr>
                          <wps:spPr>
                            <a:xfrm rot="5400000" flipH="1" flipV="1">
                              <a:off x="3979113" y="386367"/>
                              <a:ext cx="393799" cy="639405"/>
                            </a:xfrm>
                            <a:prstGeom prst="bentConnector2">
                              <a:avLst/>
                            </a:prstGeom>
                            <a:ln w="12700">
                              <a:solidFill>
                                <a:schemeClr val="dk1"/>
                              </a:solidFill>
                              <a:tailEnd type="triangle"/>
                            </a:ln>
                          </wps:spPr>
                          <wps:style>
                            <a:lnRef idx="1">
                              <a:schemeClr val="dk1"/>
                            </a:lnRef>
                            <a:fillRef idx="0">
                              <a:schemeClr val="dk1"/>
                            </a:fillRef>
                            <a:effectRef idx="0">
                              <a:schemeClr val="dk1"/>
                            </a:effectRef>
                            <a:fontRef idx="minor">
                              <a:schemeClr val="tx1"/>
                            </a:fontRef>
                          </wps:style>
                          <wps:bodyPr/>
                        </wps:wsp>
                        <wps:wsp>
                          <wps:cNvPr id="124" name="Conector: angular 124"/>
                          <wps:cNvCnPr>
                            <a:stCxn id="40" idx="4"/>
                          </wps:cNvCnPr>
                          <wps:spPr>
                            <a:xfrm rot="16200000" flipH="1">
                              <a:off x="3993464" y="1597629"/>
                              <a:ext cx="365123" cy="639431"/>
                            </a:xfrm>
                            <a:prstGeom prst="bentConnector2">
                              <a:avLst/>
                            </a:prstGeom>
                            <a:ln w="12700">
                              <a:solidFill>
                                <a:schemeClr val="dk1"/>
                              </a:solidFill>
                              <a:tailEnd type="triangle"/>
                            </a:ln>
                          </wps:spPr>
                          <wps:style>
                            <a:lnRef idx="1">
                              <a:schemeClr val="dk1"/>
                            </a:lnRef>
                            <a:fillRef idx="0">
                              <a:schemeClr val="dk1"/>
                            </a:fillRef>
                            <a:effectRef idx="0">
                              <a:schemeClr val="dk1"/>
                            </a:effectRef>
                            <a:fontRef idx="minor">
                              <a:schemeClr val="tx1"/>
                            </a:fontRef>
                          </wps:style>
                          <wps:bodyPr/>
                        </wps:wsp>
                      </wpg:wgp>
                      <wps:wsp>
                        <wps:cNvPr id="307" name="Rectángulo: esquinas redondeadas 307"/>
                        <wps:cNvSpPr/>
                        <wps:spPr>
                          <a:xfrm>
                            <a:off x="4445635" y="335796"/>
                            <a:ext cx="959485" cy="355600"/>
                          </a:xfrm>
                          <a:prstGeom prst="roundRect">
                            <a:avLst/>
                          </a:prstGeom>
                          <a:ln w="12700">
                            <a:solidFill>
                              <a:schemeClr val="dk1"/>
                            </a:solidFill>
                          </a:ln>
                        </wps:spPr>
                        <wps:style>
                          <a:lnRef idx="2">
                            <a:schemeClr val="dk1"/>
                          </a:lnRef>
                          <a:fillRef idx="1">
                            <a:schemeClr val="lt1"/>
                          </a:fillRef>
                          <a:effectRef idx="0">
                            <a:schemeClr val="dk1"/>
                          </a:effectRef>
                          <a:fontRef idx="minor">
                            <a:schemeClr val="dk1"/>
                          </a:fontRef>
                        </wps:style>
                        <wps:txbx>
                          <w:txbxContent>
                            <w:p w14:paraId="71F46DD8" w14:textId="4066CA3E" w:rsidR="00F367BC" w:rsidRDefault="00F367BC" w:rsidP="002356A8">
                              <w:pPr>
                                <w:spacing w:line="254" w:lineRule="auto"/>
                                <w:ind w:firstLine="0"/>
                                <w:jc w:val="center"/>
                                <w:rPr>
                                  <w:rFonts w:eastAsia="Calibri"/>
                                  <w:sz w:val="20"/>
                                  <w:szCs w:val="20"/>
                                </w:rPr>
                              </w:pPr>
                              <w:r>
                                <w:rPr>
                                  <w:rFonts w:eastAsia="Calibri"/>
                                  <w:sz w:val="20"/>
                                  <w:szCs w:val="20"/>
                                </w:rPr>
                                <w:t>No plagiado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351A443" id="Lienzo 22" o:spid="_x0000_s1154" editas="canvas" style="width:6in;height:207.8pt;mso-position-horizontal-relative:char;mso-position-vertical-relative:line" coordsize="54864,26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">
                <v:shape id="_x0000_s1155" type="#_x0000_t75" style="position:absolute;width:54864;height:26390;visibility:visible;mso-wrap-style:square" filled="t" stroked="t" strokecolor="#e7e6e6 [3214]">
                  <v:fill o:detectmouseclick="t"/>
                  <v:path o:connecttype="none"/>
                </v:shape>
                <v:group id="Grupo 102" o:spid="_x0000_s1156" style="position:absolute;left:558;top:2208;width:53493;height:22582" coordorigin=",2208" coordsize="54787,2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Rectángulo: una sola esquina cortada 23" o:spid="_x0000_s1157" style="position:absolute;top:8211;width:10058;height:10222;visibility:visible;mso-wrap-style:square;v-text-anchor:middle" coordsize="1005840,10221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" adj="-11796480,,5400" path="m,l835451,r170389,170389l1005840,1022164,,1022164,,xe" fillcolor="white [3201]" strokecolor="black [3200]" strokeweight="1pt">
                    <v:stroke joinstyle="miter"/>
                    <v:formulas/>
                    <v:path arrowok="t" o:connecttype="custom" o:connectlocs="0,0;835451,0;1005840,170389;1005840,1022164;0,1022164;0,0" o:connectangles="0,0,0,0,0,0" textboxrect="0,0,1005840,1022164"/>
                    <v:textbox>
                      <w:txbxContent>
                        <w:p w14:paraId="5CDBD9D7" w14:textId="3B469336" w:rsidR="00F367BC" w:rsidRPr="00686170" w:rsidRDefault="00F367BC" w:rsidP="00C50642">
                          <w:pPr>
                            <w:spacing w:line="360" w:lineRule="auto"/>
                            <w:ind w:firstLine="0"/>
                            <w:jc w:val="center"/>
                            <w:rPr>
                              <w:sz w:val="20"/>
                              <w:szCs w:val="20"/>
                            </w:rPr>
                          </w:pPr>
                          <w:r w:rsidRPr="00686170">
                            <w:rPr>
                              <w:sz w:val="20"/>
                              <w:szCs w:val="20"/>
                            </w:rPr>
                            <w:t>Documento para analizar</w:t>
                          </w:r>
                        </w:p>
                      </w:txbxContent>
                    </v:textbox>
                  </v:shape>
                  <v:rect id="Rectángulo 39" o:spid="_x0000_s1158" style="position:absolute;left:15058;top:2208;width:1402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cYhxAAAANsAAAAPAAAAZHJzL2Rvd25yZXYueG1sRI9Ba8JA&#10;FITvQv/D8gredNMK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KU9xiHEAAAA2wAAAA8A&#10;AAAAAAAAAAAAAAAABwIAAGRycy9kb3ducmV2LnhtbFBLBQYAAAAAAwADALcAAAD4AgAAAAA=&#10;" fillcolor="white [3201]" strokecolor="black [3200]" strokeweight="1pt">
                    <v:textbox>
                      <w:txbxContent>
                        <w:p w14:paraId="75C44760" w14:textId="4B22F870" w:rsidR="00F367BC" w:rsidRPr="00686170" w:rsidRDefault="00F367BC" w:rsidP="00D601CB">
                          <w:pPr>
                            <w:spacing w:line="360" w:lineRule="auto"/>
                            <w:ind w:firstLine="0"/>
                            <w:jc w:val="center"/>
                            <w:rPr>
                              <w:sz w:val="20"/>
                              <w:szCs w:val="20"/>
                            </w:rPr>
                          </w:pPr>
                          <w:r w:rsidRPr="00686170">
                            <w:rPr>
                              <w:sz w:val="20"/>
                              <w:szCs w:val="20"/>
                            </w:rPr>
                            <w:t>Análisis basado en</w:t>
                          </w:r>
                        </w:p>
                        <w:p w14:paraId="77F2F40D" w14:textId="15E25D89" w:rsidR="00F367BC" w:rsidRPr="00686170" w:rsidRDefault="00F367BC" w:rsidP="00D601CB">
                          <w:pPr>
                            <w:spacing w:line="360" w:lineRule="auto"/>
                            <w:ind w:firstLine="0"/>
                            <w:jc w:val="center"/>
                            <w:rPr>
                              <w:sz w:val="20"/>
                              <w:szCs w:val="20"/>
                            </w:rPr>
                          </w:pPr>
                          <w:r w:rsidRPr="00686170">
                            <w:rPr>
                              <w:sz w:val="20"/>
                              <w:szCs w:val="20"/>
                            </w:rPr>
                            <w:t>n - gramas</w:t>
                          </w:r>
                        </w:p>
                      </w:txbxContent>
                    </v:textbox>
                  </v:rect>
                  <v:rect id="Rectángulo 103" o:spid="_x0000_s1159" style="position:absolute;left:15058;top:10865;width:13898;height:4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" fillcolor="white [3201]" strokecolor="black [3200]" strokeweight="1pt">
                    <v:textbox>
                      <w:txbxContent>
                        <w:p w14:paraId="2894142F" w14:textId="490B1BD8" w:rsidR="00F367BC" w:rsidRPr="00686170" w:rsidRDefault="00F367BC" w:rsidP="00D601CB">
                          <w:pPr>
                            <w:spacing w:line="360" w:lineRule="auto"/>
                            <w:ind w:firstLine="0"/>
                            <w:jc w:val="center"/>
                            <w:rPr>
                              <w:sz w:val="20"/>
                              <w:szCs w:val="20"/>
                            </w:rPr>
                          </w:pPr>
                          <w:r w:rsidRPr="00686170">
                            <w:rPr>
                              <w:rFonts w:eastAsia="Calibri"/>
                              <w:sz w:val="20"/>
                              <w:szCs w:val="20"/>
                            </w:rPr>
                            <w:t>Modelo de espacio vectorial</w:t>
                          </w:r>
                        </w:p>
                      </w:txbxContent>
                    </v:textbox>
                  </v:rect>
                  <v:rect id="Rectángulo 104" o:spid="_x0000_s1160" style="position:absolute;left:15182;top:19822;width:14527;height:5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" fillcolor="white [3201]" strokecolor="black [3200]" strokeweight="1pt">
                    <v:textbox>
                      <w:txbxContent>
                        <w:p w14:paraId="216069E1" w14:textId="739C1993" w:rsidR="00F367BC" w:rsidRPr="00686170" w:rsidRDefault="00F367BC" w:rsidP="00D601CB">
                          <w:pPr>
                            <w:spacing w:line="360" w:lineRule="auto"/>
                            <w:ind w:firstLine="0"/>
                            <w:jc w:val="center"/>
                            <w:rPr>
                              <w:sz w:val="20"/>
                              <w:szCs w:val="20"/>
                            </w:rPr>
                          </w:pPr>
                          <w:r w:rsidRPr="00686170">
                            <w:rPr>
                              <w:sz w:val="20"/>
                              <w:szCs w:val="20"/>
                            </w:rPr>
                            <w:t>Máxima subsecuencia común</w:t>
                          </w:r>
                        </w:p>
                      </w:txbxContent>
                    </v:textbox>
                  </v:rect>
                  <v:oval id="Elipse 40" o:spid="_x0000_s1161" style="position:absolute;left:31651;top:9030;width:13823;height:8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" fillcolor="white [3201]" strokecolor="black [3200]" strokeweight="1pt">
                    <v:stroke joinstyle="miter"/>
                    <v:textbox>
                      <w:txbxContent>
                        <w:p w14:paraId="2113A8E6" w14:textId="7655D2E7" w:rsidR="00F367BC" w:rsidRPr="00065BF7" w:rsidRDefault="00F367BC" w:rsidP="00380336">
                          <w:pPr>
                            <w:spacing w:line="360" w:lineRule="auto"/>
                            <w:ind w:firstLine="0"/>
                            <w:jc w:val="center"/>
                            <w:rPr>
                              <w:sz w:val="20"/>
                              <w:szCs w:val="20"/>
                              <w:lang w:val="en-US"/>
                            </w:rPr>
                          </w:pPr>
                          <w:r w:rsidRPr="005148E0">
                            <w:rPr>
                              <w:sz w:val="20"/>
                              <w:szCs w:val="20"/>
                            </w:rPr>
                            <w:t>Clasificador</w:t>
                          </w:r>
                          <w:r>
                            <w:rPr>
                              <w:sz w:val="20"/>
                              <w:szCs w:val="20"/>
                            </w:rPr>
                            <w:t xml:space="preserve"> </w:t>
                          </w:r>
                          <w:r w:rsidRPr="005148E0">
                            <w:rPr>
                              <w:sz w:val="20"/>
                              <w:szCs w:val="20"/>
                            </w:rPr>
                            <w:t>Na</w:t>
                          </w:r>
                          <w:r w:rsidRPr="00C1556A">
                            <w:rPr>
                              <w:rFonts w:cs="Arial"/>
                              <w:iCs/>
                            </w:rPr>
                            <w:t>ï</w:t>
                          </w:r>
                          <w:r w:rsidRPr="005148E0">
                            <w:rPr>
                              <w:sz w:val="20"/>
                              <w:szCs w:val="20"/>
                            </w:rPr>
                            <w:t>ve</w:t>
                          </w:r>
                          <w:r w:rsidRPr="00065BF7">
                            <w:rPr>
                              <w:sz w:val="20"/>
                              <w:szCs w:val="20"/>
                              <w:lang w:val="en-US"/>
                            </w:rPr>
                            <w:t xml:space="preserve"> Bayes</w:t>
                          </w:r>
                        </w:p>
                      </w:txbxContent>
                    </v:textbox>
                  </v:oval>
                  <v:roundrect id="Rectángulo: esquinas redondeadas 107" o:spid="_x0000_s1162" style="position:absolute;left:44958;top:19082;width:9829;height:35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" fillcolor="white [3201]" strokecolor="black [3200]" strokeweight="1pt">
                    <v:stroke joinstyle="miter"/>
                    <v:textbox>
                      <w:txbxContent>
                        <w:p w14:paraId="6B8EFDAF" w14:textId="65F7DAC3" w:rsidR="00F367BC" w:rsidRPr="00686170" w:rsidRDefault="00F367BC" w:rsidP="000C398F">
                          <w:pPr>
                            <w:spacing w:line="256" w:lineRule="auto"/>
                            <w:ind w:firstLine="0"/>
                            <w:jc w:val="center"/>
                            <w:rPr>
                              <w:sz w:val="24"/>
                              <w:szCs w:val="24"/>
                            </w:rPr>
                          </w:pPr>
                          <w:r w:rsidRPr="00686170">
                            <w:rPr>
                              <w:rFonts w:eastAsia="Calibri"/>
                              <w:sz w:val="20"/>
                              <w:szCs w:val="20"/>
                            </w:rPr>
                            <w:t>Plagiado</w:t>
                          </w:r>
                        </w:p>
                      </w:txbxContent>
                    </v:textbox>
                  </v:roundrect>
                  <v:shape id="Conector recto de flecha 43" o:spid="_x0000_s1163" type="#_x0000_t32" style="position:absolute;left:10058;top:13322;width:5000;height: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" strokecolor="black [3200]" strokeweight="1pt">
                    <v:stroke endarrow="block" joinstyle="miter"/>
                  </v:shape>
                  <v:shape id="Conector: angular 44" o:spid="_x0000_s1164" type="#_x0000_t34" style="position:absolute;left:8983;top:7604;width:9360;height:279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" adj="21585" strokecolor="black [3200]" strokeweight="1pt">
                    <v:stroke endarrow="block"/>
                  </v:shape>
                  <v:shapetype id="_x0000_t33" coordsize="21600,21600" o:spt="33" o:oned="t" path="m,l21600,r,21600e" filled="f">
                    <v:stroke joinstyle="miter"/>
                    <v:path arrowok="t" fillok="f" o:connecttype="none"/>
                    <o:lock v:ext="edit" shapetype="t"/>
                  </v:shapetype>
                  <v:shape id="Conector: angular 45" o:spid="_x0000_s1165" type="#_x0000_t33" style="position:absolute;left:9224;top:16395;width:9001;height:291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" strokecolor="black [3200]" strokeweight="1pt">
                    <v:stroke endarrow="block"/>
                  </v:shape>
                  <v:shape id="Conector recto de flecha 94" o:spid="_x0000_s1166" type="#_x0000_t32" style="position:absolute;left:28956;top:13351;width:26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" strokecolor="black [3200]" strokeweight="1pt">
                    <v:stroke endarrow="block" joinstyle="miter"/>
                  </v:shape>
                  <v:shape id="Conector: angular 96" o:spid="_x0000_s1167" type="#_x0000_t33" style="position:absolute;left:39791;top:3863;width:3938;height:639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" strokecolor="black [3200]" strokeweight="1pt">
                    <v:stroke endarrow="block"/>
                  </v:shape>
                  <v:shape id="Conector: angular 124" o:spid="_x0000_s1168" type="#_x0000_t33" style="position:absolute;left:39934;top:15976;width:3652;height:6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" strokecolor="black [3200]" strokeweight="1pt">
                    <v:stroke endarrow="block"/>
                  </v:shape>
                </v:group>
                <v:roundrect id="Rectángulo: esquinas redondeadas 307" o:spid="_x0000_s1169" style="position:absolute;left:44456;top:3357;width:9595;height:35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" fillcolor="white [3201]" strokecolor="black [3200]" strokeweight="1pt">
                  <v:stroke joinstyle="miter"/>
                  <v:textbox>
                    <w:txbxContent>
                      <w:p w14:paraId="71F46DD8" w14:textId="4066CA3E" w:rsidR="00F367BC" w:rsidRDefault="00F367BC" w:rsidP="002356A8">
                        <w:pPr>
                          <w:spacing w:line="254" w:lineRule="auto"/>
                          <w:ind w:firstLine="0"/>
                          <w:jc w:val="center"/>
                          <w:rPr>
                            <w:rFonts w:eastAsia="Calibri"/>
                            <w:sz w:val="20"/>
                            <w:szCs w:val="20"/>
                          </w:rPr>
                        </w:pPr>
                        <w:r>
                          <w:rPr>
                            <w:rFonts w:eastAsia="Calibri"/>
                            <w:sz w:val="20"/>
                            <w:szCs w:val="20"/>
                          </w:rPr>
                          <w:t>No plagiado</w:t>
                        </w:r>
                      </w:p>
                    </w:txbxContent>
                  </v:textbox>
                </v:roundrect>
                <w10:anchorlock/>
              </v:group>
            </w:pict>
          </mc:Fallback>
        </mc:AlternateContent>
      </w:r>
    </w:p>
    <w:p w14:paraId="5E163AE1" w14:textId="63BB17F4" w:rsidR="00AD64A0" w:rsidRDefault="00BB3533" w:rsidP="007A5613">
      <w:pPr>
        <w:ind w:firstLine="0"/>
      </w:pPr>
      <w:r>
        <w:rPr>
          <w:noProof/>
        </w:rPr>
        <mc:AlternateContent>
          <mc:Choice Requires="wps">
            <w:drawing>
              <wp:anchor distT="0" distB="0" distL="114300" distR="114300" simplePos="0" relativeHeight="251722767" behindDoc="0" locked="0" layoutInCell="1" allowOverlap="1" wp14:anchorId="7CDBFE03" wp14:editId="2DCC29F4">
                <wp:simplePos x="0" y="0"/>
                <wp:positionH relativeFrom="column">
                  <wp:posOffset>0</wp:posOffset>
                </wp:positionH>
                <wp:positionV relativeFrom="paragraph">
                  <wp:posOffset>5715</wp:posOffset>
                </wp:positionV>
                <wp:extent cx="5465445" cy="461010"/>
                <wp:effectExtent l="0" t="0" r="1905" b="0"/>
                <wp:wrapNone/>
                <wp:docPr id="105" name="Cuadro de texto 105"/>
                <wp:cNvGraphicFramePr/>
                <a:graphic xmlns:a="http://schemas.openxmlformats.org/drawingml/2006/main">
                  <a:graphicData uri="http://schemas.microsoft.com/office/word/2010/wordprocessingShape">
                    <wps:wsp>
                      <wps:cNvSpPr txBox="1"/>
                      <wps:spPr>
                        <a:xfrm>
                          <a:off x="0" y="0"/>
                          <a:ext cx="5465445" cy="461010"/>
                        </a:xfrm>
                        <a:prstGeom prst="rect">
                          <a:avLst/>
                        </a:prstGeom>
                        <a:solidFill>
                          <a:prstClr val="white"/>
                        </a:solidFill>
                        <a:ln>
                          <a:noFill/>
                        </a:ln>
                      </wps:spPr>
                      <wps:txbx>
                        <w:txbxContent>
                          <w:p w14:paraId="755534F3" w14:textId="3CC12081" w:rsidR="00F367BC" w:rsidRPr="00C27B39" w:rsidRDefault="00F367BC" w:rsidP="00AD64A0">
                            <w:pPr>
                              <w:ind w:firstLine="0"/>
                              <w:rPr>
                                <w:sz w:val="20"/>
                                <w:szCs w:val="20"/>
                                <w:lang w:val="es-419" w:eastAsia="es-419"/>
                              </w:rPr>
                            </w:pPr>
                            <w:r w:rsidRPr="00C27B39">
                              <w:rPr>
                                <w:i/>
                                <w:iCs/>
                                <w:sz w:val="20"/>
                                <w:szCs w:val="20"/>
                                <w:lang w:val="es-419" w:eastAsia="es-419"/>
                              </w:rPr>
                              <w:t xml:space="preserve">Nota. </w:t>
                            </w:r>
                            <w:r w:rsidRPr="00C27B39">
                              <w:rPr>
                                <w:sz w:val="20"/>
                                <w:szCs w:val="20"/>
                                <w:lang w:val="es-419" w:eastAsia="es-419"/>
                              </w:rPr>
                              <w:t xml:space="preserve">Adaptado de </w:t>
                            </w:r>
                            <w:r w:rsidRPr="00C27B39">
                              <w:rPr>
                                <w:i/>
                                <w:iCs/>
                                <w:sz w:val="20"/>
                                <w:szCs w:val="20"/>
                                <w:lang w:val="es-419" w:eastAsia="es-419"/>
                              </w:rPr>
                              <w:t>Técnica de clasificación bayesiana para identificar posible plagio en información textual</w:t>
                            </w:r>
                            <w:r w:rsidRPr="00C27B39">
                              <w:rPr>
                                <w:sz w:val="20"/>
                                <w:szCs w:val="20"/>
                                <w:lang w:val="es-419" w:eastAsia="es-419"/>
                              </w:rPr>
                              <w:t xml:space="preserve"> [Diagrama de flujo], por Reyes et al., 2014, (https://bit.ly/2ViGoKw).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BFE03" id="Cuadro de texto 105" o:spid="_x0000_s1170" type="#_x0000_t202" style="position:absolute;left:0;text-align:left;margin-left:0;margin-top:.45pt;width:430.35pt;height:36.3pt;z-index:2517227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" stroked="f">
                <v:textbox inset="0,0,0,0">
                  <w:txbxContent>
                    <w:p w14:paraId="755534F3" w14:textId="3CC12081" w:rsidR="00F367BC" w:rsidRPr="00C27B39" w:rsidRDefault="00F367BC" w:rsidP="00AD64A0">
                      <w:pPr>
                        <w:ind w:firstLine="0"/>
                        <w:rPr>
                          <w:sz w:val="20"/>
                          <w:szCs w:val="20"/>
                          <w:lang w:val="es-419" w:eastAsia="es-419"/>
                        </w:rPr>
                      </w:pPr>
                      <w:r w:rsidRPr="00C27B39">
                        <w:rPr>
                          <w:i/>
                          <w:iCs/>
                          <w:sz w:val="20"/>
                          <w:szCs w:val="20"/>
                          <w:lang w:val="es-419" w:eastAsia="es-419"/>
                        </w:rPr>
                        <w:t xml:space="preserve">Nota. </w:t>
                      </w:r>
                      <w:r w:rsidRPr="00C27B39">
                        <w:rPr>
                          <w:sz w:val="20"/>
                          <w:szCs w:val="20"/>
                          <w:lang w:val="es-419" w:eastAsia="es-419"/>
                        </w:rPr>
                        <w:t xml:space="preserve">Adaptado de </w:t>
                      </w:r>
                      <w:r w:rsidRPr="00C27B39">
                        <w:rPr>
                          <w:i/>
                          <w:iCs/>
                          <w:sz w:val="20"/>
                          <w:szCs w:val="20"/>
                          <w:lang w:val="es-419" w:eastAsia="es-419"/>
                        </w:rPr>
                        <w:t>Técnica de clasificación bayesiana para identificar posible plagio en información textual</w:t>
                      </w:r>
                      <w:r w:rsidRPr="00C27B39">
                        <w:rPr>
                          <w:sz w:val="20"/>
                          <w:szCs w:val="20"/>
                          <w:lang w:val="es-419" w:eastAsia="es-419"/>
                        </w:rPr>
                        <w:t xml:space="preserve"> [Diagrama de flujo], por Reyes et al., 2014, (https://bit.ly/2ViGoKw). </w:t>
                      </w:r>
                    </w:p>
                  </w:txbxContent>
                </v:textbox>
              </v:shape>
            </w:pict>
          </mc:Fallback>
        </mc:AlternateContent>
      </w:r>
    </w:p>
    <w:p w14:paraId="6348C25A" w14:textId="77777777" w:rsidR="00514E00" w:rsidRDefault="00514E00" w:rsidP="00BB3533">
      <w:pPr>
        <w:ind w:firstLine="0"/>
        <w:rPr>
          <w:rFonts w:cs="Arial"/>
        </w:rPr>
      </w:pPr>
    </w:p>
    <w:p w14:paraId="302812E1" w14:textId="612248A7" w:rsidR="00EB704B" w:rsidRPr="00BB3533" w:rsidRDefault="003C2750" w:rsidP="00060F63">
      <w:pPr>
        <w:spacing w:before="240"/>
        <w:ind w:firstLine="0"/>
        <w:rPr>
          <w:rFonts w:cs="Arial"/>
        </w:rPr>
      </w:pPr>
      <w:r>
        <w:rPr>
          <w:rFonts w:cs="Arial"/>
        </w:rPr>
        <w:t xml:space="preserve">En la </w:t>
      </w:r>
      <w:r w:rsidR="00EB2319">
        <w:rPr>
          <w:rFonts w:cs="Arial"/>
        </w:rPr>
        <w:t>tabla 2</w:t>
      </w:r>
      <w:r>
        <w:rPr>
          <w:rFonts w:cs="Arial"/>
        </w:rPr>
        <w:t xml:space="preserve"> se muestran los resultados obtenidos del clasificador </w:t>
      </w:r>
      <w:proofErr w:type="spellStart"/>
      <w:r w:rsidR="00080DDB">
        <w:rPr>
          <w:rFonts w:cs="Arial"/>
        </w:rPr>
        <w:t>Na</w:t>
      </w:r>
      <w:r w:rsidR="00065BF7" w:rsidRPr="00C1556A">
        <w:rPr>
          <w:rFonts w:cs="Arial"/>
          <w:iCs/>
        </w:rPr>
        <w:t>ï</w:t>
      </w:r>
      <w:r w:rsidR="00080DDB">
        <w:rPr>
          <w:rFonts w:cs="Arial"/>
        </w:rPr>
        <w:t>ve</w:t>
      </w:r>
      <w:proofErr w:type="spellEnd"/>
      <w:r w:rsidR="00080DDB">
        <w:rPr>
          <w:rFonts w:cs="Arial"/>
        </w:rPr>
        <w:t xml:space="preserve"> Bayes.</w:t>
      </w:r>
    </w:p>
    <w:p w14:paraId="1154ED80" w14:textId="0FB01EBA" w:rsidR="00CE4F3B" w:rsidRPr="00BB3533" w:rsidRDefault="00CE4F3B" w:rsidP="00DA65D4">
      <w:pPr>
        <w:pStyle w:val="Descripcin"/>
        <w:keepNext/>
        <w:spacing w:before="240" w:after="0" w:line="480" w:lineRule="auto"/>
        <w:ind w:firstLine="0"/>
        <w:jc w:val="left"/>
        <w:rPr>
          <w:b/>
          <w:bCs/>
          <w:i w:val="0"/>
          <w:iCs w:val="0"/>
          <w:color w:val="auto"/>
          <w:sz w:val="20"/>
          <w:szCs w:val="20"/>
        </w:rPr>
      </w:pPr>
      <w:bookmarkStart w:id="44" w:name="_Toc61920249"/>
      <w:r w:rsidRPr="00BB3533">
        <w:rPr>
          <w:b/>
          <w:bCs/>
          <w:i w:val="0"/>
          <w:iCs w:val="0"/>
          <w:color w:val="auto"/>
          <w:sz w:val="20"/>
          <w:szCs w:val="20"/>
        </w:rPr>
        <w:t xml:space="preserve">Tabla </w:t>
      </w:r>
      <w:r w:rsidRPr="00BB3533">
        <w:rPr>
          <w:b/>
          <w:bCs/>
          <w:i w:val="0"/>
          <w:iCs w:val="0"/>
          <w:color w:val="auto"/>
          <w:sz w:val="20"/>
          <w:szCs w:val="20"/>
        </w:rPr>
        <w:fldChar w:fldCharType="begin"/>
      </w:r>
      <w:r w:rsidRPr="00BB3533">
        <w:rPr>
          <w:b/>
          <w:bCs/>
          <w:i w:val="0"/>
          <w:iCs w:val="0"/>
          <w:color w:val="auto"/>
          <w:sz w:val="20"/>
          <w:szCs w:val="20"/>
        </w:rPr>
        <w:instrText xml:space="preserve"> SEQ Tabla \* ARABIC </w:instrText>
      </w:r>
      <w:r w:rsidRPr="00BB3533">
        <w:rPr>
          <w:b/>
          <w:bCs/>
          <w:i w:val="0"/>
          <w:iCs w:val="0"/>
          <w:color w:val="auto"/>
          <w:sz w:val="20"/>
          <w:szCs w:val="20"/>
        </w:rPr>
        <w:fldChar w:fldCharType="separate"/>
      </w:r>
      <w:r w:rsidR="00A05DB3">
        <w:rPr>
          <w:b/>
          <w:bCs/>
          <w:i w:val="0"/>
          <w:iCs w:val="0"/>
          <w:noProof/>
          <w:color w:val="auto"/>
          <w:sz w:val="20"/>
          <w:szCs w:val="20"/>
        </w:rPr>
        <w:t>2</w:t>
      </w:r>
      <w:r w:rsidRPr="00BB3533">
        <w:rPr>
          <w:b/>
          <w:bCs/>
          <w:i w:val="0"/>
          <w:iCs w:val="0"/>
          <w:color w:val="auto"/>
          <w:sz w:val="20"/>
          <w:szCs w:val="20"/>
        </w:rPr>
        <w:fldChar w:fldCharType="end"/>
      </w:r>
      <w:r w:rsidRPr="00BB3533">
        <w:rPr>
          <w:b/>
          <w:bCs/>
          <w:i w:val="0"/>
          <w:iCs w:val="0"/>
          <w:color w:val="auto"/>
          <w:sz w:val="20"/>
          <w:szCs w:val="20"/>
        </w:rPr>
        <w:t>.</w:t>
      </w:r>
      <w:r w:rsidR="000038AF" w:rsidRPr="00BB3533">
        <w:rPr>
          <w:b/>
          <w:bCs/>
          <w:i w:val="0"/>
          <w:iCs w:val="0"/>
          <w:color w:val="auto"/>
          <w:sz w:val="20"/>
          <w:szCs w:val="20"/>
        </w:rPr>
        <w:br/>
      </w:r>
      <w:r w:rsidRPr="00BB3533">
        <w:rPr>
          <w:color w:val="auto"/>
          <w:sz w:val="20"/>
          <w:szCs w:val="20"/>
        </w:rPr>
        <w:t xml:space="preserve">Resultados de la ejecución del algoritmo </w:t>
      </w:r>
      <w:proofErr w:type="spellStart"/>
      <w:r w:rsidRPr="00BB3533">
        <w:rPr>
          <w:color w:val="auto"/>
          <w:sz w:val="20"/>
          <w:szCs w:val="20"/>
        </w:rPr>
        <w:t>Na</w:t>
      </w:r>
      <w:r w:rsidR="00065BF7" w:rsidRPr="00C1556A">
        <w:rPr>
          <w:rFonts w:cs="Arial"/>
          <w:color w:val="auto"/>
          <w:sz w:val="22"/>
          <w:szCs w:val="22"/>
        </w:rPr>
        <w:t>ï</w:t>
      </w:r>
      <w:r w:rsidRPr="00BB3533">
        <w:rPr>
          <w:color w:val="auto"/>
          <w:sz w:val="20"/>
          <w:szCs w:val="20"/>
        </w:rPr>
        <w:t>ve</w:t>
      </w:r>
      <w:proofErr w:type="spellEnd"/>
      <w:r w:rsidRPr="00BB3533">
        <w:rPr>
          <w:color w:val="auto"/>
          <w:sz w:val="20"/>
          <w:szCs w:val="20"/>
        </w:rPr>
        <w:t xml:space="preserve"> Bayes</w:t>
      </w:r>
      <w:bookmarkEnd w:id="44"/>
    </w:p>
    <w:tbl>
      <w:tblPr>
        <w:tblStyle w:val="Tablaconcuadrcula"/>
        <w:tblW w:w="5000" w:type="pct"/>
        <w:tblLook w:val="04A0" w:firstRow="1" w:lastRow="0" w:firstColumn="1" w:lastColumn="0" w:noHBand="0" w:noVBand="1"/>
      </w:tblPr>
      <w:tblGrid>
        <w:gridCol w:w="5955"/>
        <w:gridCol w:w="3071"/>
      </w:tblGrid>
      <w:tr w:rsidR="002A13C1" w14:paraId="349A52E3" w14:textId="77777777" w:rsidTr="00F44974">
        <w:trPr>
          <w:trHeight w:hRule="exact" w:val="397"/>
        </w:trPr>
        <w:tc>
          <w:tcPr>
            <w:tcW w:w="3299" w:type="pct"/>
            <w:tcBorders>
              <w:left w:val="nil"/>
              <w:bottom w:val="single" w:sz="4" w:space="0" w:color="auto"/>
              <w:right w:val="nil"/>
            </w:tcBorders>
            <w:vAlign w:val="center"/>
          </w:tcPr>
          <w:p w14:paraId="273718C9" w14:textId="61C84493" w:rsidR="002A13C1" w:rsidRPr="002A13C1" w:rsidRDefault="002A13C1" w:rsidP="002A13C1">
            <w:pPr>
              <w:spacing w:line="480" w:lineRule="auto"/>
              <w:ind w:firstLine="0"/>
              <w:jc w:val="center"/>
              <w:rPr>
                <w:rFonts w:cs="Arial"/>
                <w:b/>
                <w:bCs/>
              </w:rPr>
            </w:pPr>
            <w:r w:rsidRPr="002A13C1">
              <w:rPr>
                <w:rFonts w:cs="Arial"/>
                <w:b/>
                <w:bCs/>
              </w:rPr>
              <w:t>Parámetro</w:t>
            </w:r>
          </w:p>
        </w:tc>
        <w:tc>
          <w:tcPr>
            <w:tcW w:w="1701" w:type="pct"/>
            <w:tcBorders>
              <w:left w:val="nil"/>
              <w:bottom w:val="single" w:sz="4" w:space="0" w:color="auto"/>
              <w:right w:val="nil"/>
            </w:tcBorders>
            <w:vAlign w:val="center"/>
          </w:tcPr>
          <w:p w14:paraId="07BE8FAB" w14:textId="1149BD77" w:rsidR="002A13C1" w:rsidRPr="002A13C1" w:rsidRDefault="002A13C1" w:rsidP="002A13C1">
            <w:pPr>
              <w:spacing w:line="480" w:lineRule="auto"/>
              <w:ind w:firstLine="0"/>
              <w:jc w:val="center"/>
              <w:rPr>
                <w:rFonts w:cs="Arial"/>
                <w:b/>
                <w:bCs/>
              </w:rPr>
            </w:pPr>
            <w:r w:rsidRPr="002A13C1">
              <w:rPr>
                <w:rFonts w:cs="Arial"/>
                <w:b/>
                <w:bCs/>
              </w:rPr>
              <w:t>Valor</w:t>
            </w:r>
          </w:p>
        </w:tc>
      </w:tr>
      <w:tr w:rsidR="002A13C1" w14:paraId="5D5685D7" w14:textId="77777777" w:rsidTr="006542B7">
        <w:trPr>
          <w:trHeight w:hRule="exact" w:val="454"/>
        </w:trPr>
        <w:tc>
          <w:tcPr>
            <w:tcW w:w="3299" w:type="pct"/>
            <w:tcBorders>
              <w:left w:val="nil"/>
              <w:bottom w:val="nil"/>
              <w:right w:val="nil"/>
            </w:tcBorders>
            <w:vAlign w:val="center"/>
          </w:tcPr>
          <w:p w14:paraId="1F6A980C" w14:textId="119CAE46" w:rsidR="002A13C1" w:rsidRDefault="002A13C1" w:rsidP="002A13C1">
            <w:pPr>
              <w:spacing w:line="480" w:lineRule="auto"/>
              <w:ind w:firstLine="0"/>
              <w:rPr>
                <w:rFonts w:cs="Arial"/>
              </w:rPr>
            </w:pPr>
            <w:r>
              <w:rPr>
                <w:rFonts w:cs="Arial"/>
              </w:rPr>
              <w:t>Porciento de instancias correctamente clasificadas</w:t>
            </w:r>
          </w:p>
        </w:tc>
        <w:tc>
          <w:tcPr>
            <w:tcW w:w="1701" w:type="pct"/>
            <w:tcBorders>
              <w:left w:val="nil"/>
              <w:bottom w:val="nil"/>
              <w:right w:val="nil"/>
            </w:tcBorders>
            <w:vAlign w:val="center"/>
          </w:tcPr>
          <w:p w14:paraId="5757C612" w14:textId="10F35CBB" w:rsidR="002A13C1" w:rsidRPr="002A13C1" w:rsidRDefault="002A13C1" w:rsidP="002A13C1">
            <w:pPr>
              <w:spacing w:line="480" w:lineRule="auto"/>
              <w:ind w:firstLine="0"/>
              <w:jc w:val="center"/>
              <w:rPr>
                <w:rFonts w:cs="Arial"/>
                <w:lang w:val="en-US"/>
              </w:rPr>
            </w:pPr>
            <w:r>
              <w:rPr>
                <w:rFonts w:cs="Arial"/>
              </w:rPr>
              <w:t>97.67</w:t>
            </w:r>
            <w:r>
              <w:rPr>
                <w:rFonts w:cs="Arial"/>
                <w:lang w:val="en-US"/>
              </w:rPr>
              <w:t>%</w:t>
            </w:r>
          </w:p>
        </w:tc>
      </w:tr>
      <w:tr w:rsidR="002A13C1" w14:paraId="1B085685" w14:textId="77777777" w:rsidTr="006542B7">
        <w:trPr>
          <w:trHeight w:hRule="exact" w:val="454"/>
        </w:trPr>
        <w:tc>
          <w:tcPr>
            <w:tcW w:w="3299" w:type="pct"/>
            <w:tcBorders>
              <w:top w:val="nil"/>
              <w:left w:val="nil"/>
              <w:bottom w:val="nil"/>
              <w:right w:val="nil"/>
            </w:tcBorders>
            <w:vAlign w:val="center"/>
          </w:tcPr>
          <w:p w14:paraId="5B59791F" w14:textId="7CCD9FBF" w:rsidR="002A13C1" w:rsidRDefault="002A13C1" w:rsidP="002A13C1">
            <w:pPr>
              <w:spacing w:line="480" w:lineRule="auto"/>
              <w:ind w:firstLine="0"/>
              <w:rPr>
                <w:rFonts w:cs="Arial"/>
              </w:rPr>
            </w:pPr>
            <w:r>
              <w:rPr>
                <w:rFonts w:cs="Arial"/>
              </w:rPr>
              <w:t>Porciento de instancias incorrectamente clasificadas</w:t>
            </w:r>
          </w:p>
        </w:tc>
        <w:tc>
          <w:tcPr>
            <w:tcW w:w="1701" w:type="pct"/>
            <w:tcBorders>
              <w:top w:val="nil"/>
              <w:left w:val="nil"/>
              <w:bottom w:val="nil"/>
              <w:right w:val="nil"/>
            </w:tcBorders>
            <w:vAlign w:val="center"/>
          </w:tcPr>
          <w:p w14:paraId="1288894F" w14:textId="2CE26D6D" w:rsidR="002A13C1" w:rsidRDefault="002A13C1" w:rsidP="002A13C1">
            <w:pPr>
              <w:spacing w:line="480" w:lineRule="auto"/>
              <w:ind w:firstLine="0"/>
              <w:jc w:val="center"/>
              <w:rPr>
                <w:rFonts w:cs="Arial"/>
              </w:rPr>
            </w:pPr>
            <w:r>
              <w:rPr>
                <w:rFonts w:cs="Arial"/>
              </w:rPr>
              <w:t>2.34%</w:t>
            </w:r>
          </w:p>
        </w:tc>
      </w:tr>
      <w:tr w:rsidR="002A13C1" w14:paraId="7C7FA359" w14:textId="77777777" w:rsidTr="006542B7">
        <w:trPr>
          <w:trHeight w:hRule="exact" w:val="454"/>
        </w:trPr>
        <w:tc>
          <w:tcPr>
            <w:tcW w:w="3299" w:type="pct"/>
            <w:tcBorders>
              <w:top w:val="nil"/>
              <w:left w:val="nil"/>
              <w:bottom w:val="nil"/>
              <w:right w:val="nil"/>
            </w:tcBorders>
            <w:vAlign w:val="center"/>
          </w:tcPr>
          <w:p w14:paraId="29EBF659" w14:textId="78B6E3C4" w:rsidR="002A13C1" w:rsidRDefault="002A13C1" w:rsidP="00BB3533">
            <w:pPr>
              <w:spacing w:line="480" w:lineRule="auto"/>
              <w:ind w:firstLine="0"/>
              <w:rPr>
                <w:rFonts w:cs="Arial"/>
              </w:rPr>
            </w:pPr>
            <w:r>
              <w:rPr>
                <w:rFonts w:cs="Arial"/>
              </w:rPr>
              <w:t>Promedio de verdaderos positivos (TP)</w:t>
            </w:r>
          </w:p>
        </w:tc>
        <w:tc>
          <w:tcPr>
            <w:tcW w:w="1701" w:type="pct"/>
            <w:tcBorders>
              <w:top w:val="nil"/>
              <w:left w:val="nil"/>
              <w:bottom w:val="nil"/>
              <w:right w:val="nil"/>
            </w:tcBorders>
            <w:vAlign w:val="center"/>
          </w:tcPr>
          <w:p w14:paraId="5C56797D" w14:textId="46917C71" w:rsidR="002A13C1" w:rsidRDefault="002A13C1" w:rsidP="00BB3533">
            <w:pPr>
              <w:spacing w:line="480" w:lineRule="auto"/>
              <w:ind w:firstLine="0"/>
              <w:jc w:val="center"/>
              <w:rPr>
                <w:rFonts w:cs="Arial"/>
              </w:rPr>
            </w:pPr>
            <w:r>
              <w:rPr>
                <w:rFonts w:cs="Arial"/>
              </w:rPr>
              <w:t>0.98</w:t>
            </w:r>
          </w:p>
        </w:tc>
      </w:tr>
      <w:tr w:rsidR="002A13C1" w14:paraId="2C4CC2A6" w14:textId="77777777" w:rsidTr="006542B7">
        <w:trPr>
          <w:trHeight w:hRule="exact" w:val="454"/>
        </w:trPr>
        <w:tc>
          <w:tcPr>
            <w:tcW w:w="3299" w:type="pct"/>
            <w:tcBorders>
              <w:top w:val="nil"/>
              <w:left w:val="nil"/>
              <w:right w:val="nil"/>
            </w:tcBorders>
            <w:vAlign w:val="center"/>
          </w:tcPr>
          <w:p w14:paraId="47AA7F99" w14:textId="1CD4FC2C" w:rsidR="002A13C1" w:rsidRDefault="002A13C1" w:rsidP="00BB3533">
            <w:pPr>
              <w:spacing w:line="480" w:lineRule="auto"/>
              <w:ind w:firstLine="0"/>
              <w:rPr>
                <w:rFonts w:cs="Arial"/>
              </w:rPr>
            </w:pPr>
            <w:r>
              <w:rPr>
                <w:rFonts w:cs="Arial"/>
              </w:rPr>
              <w:t>Promedio de falsos positivos (FP)</w:t>
            </w:r>
          </w:p>
        </w:tc>
        <w:tc>
          <w:tcPr>
            <w:tcW w:w="1701" w:type="pct"/>
            <w:tcBorders>
              <w:top w:val="nil"/>
              <w:left w:val="nil"/>
              <w:right w:val="nil"/>
            </w:tcBorders>
            <w:vAlign w:val="center"/>
          </w:tcPr>
          <w:p w14:paraId="72EDEA91" w14:textId="41AFBF35" w:rsidR="002A13C1" w:rsidRDefault="002A13C1" w:rsidP="00BB3533">
            <w:pPr>
              <w:spacing w:line="480" w:lineRule="auto"/>
              <w:ind w:firstLine="0"/>
              <w:jc w:val="center"/>
              <w:rPr>
                <w:rFonts w:cs="Arial"/>
              </w:rPr>
            </w:pPr>
            <w:r>
              <w:rPr>
                <w:rFonts w:cs="Arial"/>
              </w:rPr>
              <w:t>0.01</w:t>
            </w:r>
          </w:p>
        </w:tc>
      </w:tr>
    </w:tbl>
    <w:p w14:paraId="5B92A292" w14:textId="31DAF296" w:rsidR="002A13C1" w:rsidRDefault="00CE4F3B" w:rsidP="00BB3533">
      <w:pPr>
        <w:rPr>
          <w:rFonts w:cs="Arial"/>
        </w:rPr>
      </w:pPr>
      <w:r>
        <w:rPr>
          <w:noProof/>
        </w:rPr>
        <mc:AlternateContent>
          <mc:Choice Requires="wps">
            <w:drawing>
              <wp:anchor distT="0" distB="0" distL="114300" distR="114300" simplePos="0" relativeHeight="251649032" behindDoc="0" locked="0" layoutInCell="1" allowOverlap="1" wp14:anchorId="14226DB0" wp14:editId="0C7246B7">
                <wp:simplePos x="0" y="0"/>
                <wp:positionH relativeFrom="column">
                  <wp:posOffset>-13335</wp:posOffset>
                </wp:positionH>
                <wp:positionV relativeFrom="paragraph">
                  <wp:posOffset>111760</wp:posOffset>
                </wp:positionV>
                <wp:extent cx="5737860" cy="484909"/>
                <wp:effectExtent l="0" t="0" r="0" b="0"/>
                <wp:wrapNone/>
                <wp:docPr id="57" name="Cuadro de texto 57"/>
                <wp:cNvGraphicFramePr/>
                <a:graphic xmlns:a="http://schemas.openxmlformats.org/drawingml/2006/main">
                  <a:graphicData uri="http://schemas.microsoft.com/office/word/2010/wordprocessingShape">
                    <wps:wsp>
                      <wps:cNvSpPr txBox="1"/>
                      <wps:spPr>
                        <a:xfrm>
                          <a:off x="0" y="0"/>
                          <a:ext cx="5737860" cy="484909"/>
                        </a:xfrm>
                        <a:prstGeom prst="rect">
                          <a:avLst/>
                        </a:prstGeom>
                        <a:solidFill>
                          <a:prstClr val="white"/>
                        </a:solidFill>
                        <a:ln>
                          <a:noFill/>
                        </a:ln>
                      </wps:spPr>
                      <wps:txbx>
                        <w:txbxContent>
                          <w:p w14:paraId="53025F0A" w14:textId="73032A83" w:rsidR="00F367BC" w:rsidRDefault="00F367BC" w:rsidP="00760D1E">
                            <w:pPr>
                              <w:ind w:firstLine="0"/>
                              <w:rPr>
                                <w:sz w:val="20"/>
                                <w:szCs w:val="20"/>
                                <w:lang w:val="es-419" w:eastAsia="es-419"/>
                              </w:rPr>
                            </w:pPr>
                            <w:r w:rsidRPr="00BB3533">
                              <w:rPr>
                                <w:i/>
                                <w:iCs/>
                                <w:sz w:val="20"/>
                                <w:szCs w:val="20"/>
                                <w:lang w:val="es-419" w:eastAsia="es-419"/>
                              </w:rPr>
                              <w:t xml:space="preserve">Nota. </w:t>
                            </w:r>
                            <w:r w:rsidRPr="00BB3533">
                              <w:rPr>
                                <w:sz w:val="20"/>
                                <w:szCs w:val="20"/>
                                <w:lang w:val="es-419" w:eastAsia="es-419"/>
                              </w:rPr>
                              <w:t xml:space="preserve">Adaptado de </w:t>
                            </w:r>
                            <w:r w:rsidRPr="00BB3533">
                              <w:rPr>
                                <w:i/>
                                <w:iCs/>
                                <w:sz w:val="20"/>
                                <w:szCs w:val="20"/>
                                <w:lang w:val="es-419" w:eastAsia="es-419"/>
                              </w:rPr>
                              <w:t>Técnica de clasificación bayesiana para identificar posible plagio en información textual</w:t>
                            </w:r>
                            <w:r w:rsidRPr="00BB3533">
                              <w:rPr>
                                <w:sz w:val="20"/>
                                <w:szCs w:val="20"/>
                                <w:lang w:val="es-419" w:eastAsia="es-419"/>
                              </w:rPr>
                              <w:t xml:space="preserve">, por Reyes et al., 2014, (https://bit.ly/2ViGoKw). </w:t>
                            </w:r>
                          </w:p>
                          <w:p w14:paraId="5B82D1BC" w14:textId="77777777" w:rsidR="00F367BC" w:rsidRPr="00BB3533" w:rsidRDefault="00F367BC" w:rsidP="00760D1E">
                            <w:pPr>
                              <w:ind w:firstLine="0"/>
                              <w:rPr>
                                <w:sz w:val="20"/>
                                <w:szCs w:val="20"/>
                                <w:lang w:val="es-419" w:eastAsia="es-419"/>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26DB0" id="Cuadro de texto 57" o:spid="_x0000_s1171" type="#_x0000_t202" style="position:absolute;left:0;text-align:left;margin-left:-1.05pt;margin-top:8.8pt;width:451.8pt;height:38.2pt;z-index:251649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" stroked="f">
                <v:textbox inset="0,0,0,0">
                  <w:txbxContent>
                    <w:p w14:paraId="53025F0A" w14:textId="73032A83" w:rsidR="00F367BC" w:rsidRDefault="00F367BC" w:rsidP="00760D1E">
                      <w:pPr>
                        <w:ind w:firstLine="0"/>
                        <w:rPr>
                          <w:sz w:val="20"/>
                          <w:szCs w:val="20"/>
                          <w:lang w:val="es-419" w:eastAsia="es-419"/>
                        </w:rPr>
                      </w:pPr>
                      <w:r w:rsidRPr="00BB3533">
                        <w:rPr>
                          <w:i/>
                          <w:iCs/>
                          <w:sz w:val="20"/>
                          <w:szCs w:val="20"/>
                          <w:lang w:val="es-419" w:eastAsia="es-419"/>
                        </w:rPr>
                        <w:t xml:space="preserve">Nota. </w:t>
                      </w:r>
                      <w:r w:rsidRPr="00BB3533">
                        <w:rPr>
                          <w:sz w:val="20"/>
                          <w:szCs w:val="20"/>
                          <w:lang w:val="es-419" w:eastAsia="es-419"/>
                        </w:rPr>
                        <w:t xml:space="preserve">Adaptado de </w:t>
                      </w:r>
                      <w:r w:rsidRPr="00BB3533">
                        <w:rPr>
                          <w:i/>
                          <w:iCs/>
                          <w:sz w:val="20"/>
                          <w:szCs w:val="20"/>
                          <w:lang w:val="es-419" w:eastAsia="es-419"/>
                        </w:rPr>
                        <w:t>Técnica de clasificación bayesiana para identificar posible plagio en información textual</w:t>
                      </w:r>
                      <w:r w:rsidRPr="00BB3533">
                        <w:rPr>
                          <w:sz w:val="20"/>
                          <w:szCs w:val="20"/>
                          <w:lang w:val="es-419" w:eastAsia="es-419"/>
                        </w:rPr>
                        <w:t xml:space="preserve">, por Reyes et al., 2014, (https://bit.ly/2ViGoKw). </w:t>
                      </w:r>
                    </w:p>
                    <w:p w14:paraId="5B82D1BC" w14:textId="77777777" w:rsidR="00F367BC" w:rsidRPr="00BB3533" w:rsidRDefault="00F367BC" w:rsidP="00760D1E">
                      <w:pPr>
                        <w:ind w:firstLine="0"/>
                        <w:rPr>
                          <w:sz w:val="20"/>
                          <w:szCs w:val="20"/>
                          <w:lang w:val="es-419" w:eastAsia="es-419"/>
                        </w:rPr>
                      </w:pPr>
                    </w:p>
                  </w:txbxContent>
                </v:textbox>
              </v:shape>
            </w:pict>
          </mc:Fallback>
        </mc:AlternateContent>
      </w:r>
    </w:p>
    <w:p w14:paraId="30B6922C" w14:textId="45BC3347" w:rsidR="002A13C1" w:rsidRDefault="00823102" w:rsidP="00BB3533">
      <w:pPr>
        <w:ind w:firstLine="0"/>
        <w:rPr>
          <w:rFonts w:cs="Arial"/>
        </w:rPr>
      </w:pPr>
      <w:r>
        <w:rPr>
          <w:rFonts w:cs="Arial"/>
        </w:rPr>
        <w:t xml:space="preserve">  </w:t>
      </w:r>
    </w:p>
    <w:p w14:paraId="6007FAE4" w14:textId="77777777" w:rsidR="00823102" w:rsidRDefault="00823102" w:rsidP="00BB3533">
      <w:pPr>
        <w:ind w:firstLine="0"/>
        <w:rPr>
          <w:rFonts w:cs="Arial"/>
        </w:rPr>
      </w:pPr>
    </w:p>
    <w:p w14:paraId="16CAE3C7" w14:textId="73A4BE2F" w:rsidR="00BB51EB" w:rsidRPr="00CA259A" w:rsidRDefault="00CA259A" w:rsidP="00823102">
      <w:pPr>
        <w:pStyle w:val="Ttulo3"/>
        <w:numPr>
          <w:ilvl w:val="2"/>
          <w:numId w:val="1"/>
        </w:numPr>
        <w:spacing w:before="0"/>
        <w:ind w:left="709"/>
        <w:rPr>
          <w:rFonts w:ascii="Arial" w:hAnsi="Arial" w:cs="Arial"/>
          <w:b/>
          <w:bCs/>
          <w:iCs/>
          <w:color w:val="auto"/>
          <w:sz w:val="22"/>
          <w:szCs w:val="22"/>
          <w:lang w:val="es-ES"/>
        </w:rPr>
      </w:pPr>
      <w:r w:rsidRPr="00CA259A">
        <w:rPr>
          <w:rFonts w:ascii="Arial" w:hAnsi="Arial" w:cs="Arial"/>
          <w:b/>
          <w:bCs/>
          <w:iCs/>
          <w:color w:val="auto"/>
          <w:sz w:val="22"/>
          <w:szCs w:val="22"/>
          <w:lang w:val="es-ES"/>
        </w:rPr>
        <w:t xml:space="preserve">Clasificador </w:t>
      </w:r>
      <w:r w:rsidRPr="00CA259A">
        <w:rPr>
          <w:rFonts w:ascii="Arial" w:hAnsi="Arial" w:cs="Arial"/>
          <w:b/>
          <w:bCs/>
          <w:iCs/>
          <w:color w:val="auto"/>
          <w:sz w:val="22"/>
          <w:szCs w:val="22"/>
        </w:rPr>
        <w:t>Vecino Más Cercano (</w:t>
      </w:r>
      <w:r w:rsidRPr="00065BF7">
        <w:rPr>
          <w:rFonts w:ascii="Arial" w:hAnsi="Arial" w:cs="Arial"/>
          <w:b/>
          <w:bCs/>
          <w:iCs/>
          <w:color w:val="auto"/>
          <w:sz w:val="22"/>
          <w:szCs w:val="22"/>
          <w:lang w:val="en-US"/>
        </w:rPr>
        <w:t>Nearest Neighbor Classifier or</w:t>
      </w:r>
      <w:r w:rsidRPr="00CA259A">
        <w:rPr>
          <w:rFonts w:ascii="Arial" w:hAnsi="Arial" w:cs="Arial"/>
          <w:b/>
          <w:bCs/>
          <w:iCs/>
          <w:color w:val="auto"/>
          <w:sz w:val="22"/>
          <w:szCs w:val="22"/>
        </w:rPr>
        <w:t xml:space="preserve"> K-NN)</w:t>
      </w:r>
    </w:p>
    <w:p w14:paraId="2A3CD684" w14:textId="0C06BC1D" w:rsidR="00A20EC3" w:rsidRDefault="007F147E" w:rsidP="00CA45B1">
      <w:pPr>
        <w:rPr>
          <w:rFonts w:cs="Arial"/>
        </w:rPr>
      </w:pPr>
      <w:r>
        <w:rPr>
          <w:rFonts w:cs="Arial"/>
        </w:rPr>
        <w:t xml:space="preserve">El clasificador vecino más cercano </w:t>
      </w:r>
      <w:r w:rsidR="00755912">
        <w:rPr>
          <w:rFonts w:cs="Arial"/>
        </w:rPr>
        <w:t xml:space="preserve">es un clasificador </w:t>
      </w:r>
      <w:r w:rsidR="00BF03AE">
        <w:rPr>
          <w:rFonts w:cs="Arial"/>
        </w:rPr>
        <w:t xml:space="preserve">basado en la proximidad, que utiliza medidas basadas en la distancia </w:t>
      </w:r>
      <w:r w:rsidR="001A7984">
        <w:rPr>
          <w:rFonts w:cs="Arial"/>
        </w:rPr>
        <w:t>para realizar la clasificación</w:t>
      </w:r>
      <w:r w:rsidR="00A20EC3">
        <w:rPr>
          <w:rFonts w:cs="Arial"/>
        </w:rPr>
        <w:t>.</w:t>
      </w:r>
      <w:r w:rsidR="00A05ADD">
        <w:rPr>
          <w:rFonts w:cs="Arial"/>
        </w:rPr>
        <w:t xml:space="preserve"> </w:t>
      </w:r>
      <w:r w:rsidR="00A05ADD">
        <w:rPr>
          <w:rFonts w:cs="Arial"/>
        </w:rPr>
        <w:fldChar w:fldCharType="begin" w:fldLock="1"/>
      </w:r>
      <w:r w:rsidR="004036E7">
        <w:rPr>
          <w:rFonts w:cs="Arial"/>
        </w:rPr>
        <w:instrText>ADDIN CSL_CITATION {"citationItems":[{"id":"ITEM-1","itemData":{"abstract":"The amount of text that is generated every day is increasing dramatically. This tremendous volume of mostly unstructured text cannot be simply processed and perceived by computers. Therefore, efficient and effective techniques and algorithms are required to discover useful patterns. Text mining is the task of extracting meaningful information from text, which has gained significant attentions in recent years. In this paper, we describe several of the most fundamental text mining tasks and techniques including text pre-processing, classification and clustering. Additionally, we briefly explain text mining in biomedical and health care domains.","author":[{"dropping-particle":"","family":"Allahyari","given":"Mehdi","non-dropping-particle":"","parse-names":false,"suffix":""},{"dropping-particle":"","family":"Pouriyeh","given":"Seyedamin","non-dropping-particle":"","parse-names":false,"suffix":""},{"dropping-particle":"","family":"Assefi","given":"Mehdi","non-dropping-particle":"","parse-names":false,"suffix":""},{"dropping-particle":"","family":"Safaei","given":"Saied","non-dropping-particle":"","parse-names":false,"suffix":""},{"dropping-particle":"","family":"Trippe","given":"Elizabeth D.","non-dropping-particle":"","parse-names":false,"suffix":""},{"dropping-particle":"","family":"Gutierrez","given":"Juan B.","non-dropping-particle":"","parse-names":false,"suffix":""},{"dropping-particle":"","family":"Kochut","given":"Krys","non-dropping-particle":"","parse-names":false,"suffix":""}],"id":"ITEM-1","issued":{"date-parts":[["2017"]]},"title":"A Brief Survey of Text Mining: Classification, Clustering and Extraction Techniques","type":"article-journal"},"uris":["http://www.mendeley.com/documents/?uuid=12e30d48-cd03-425d-8ab1-244f1d1b3ec5"]}],"mendeley":{"formattedCitation":"(Allahyari et al., 2017)","manualFormatting":"Allahyari et al. (2017)","plainTextFormattedCitation":"(Allahyari et al., 2017)","previouslyFormattedCitation":"(Allahyari et al., 2017)"},"properties":{"noteIndex":0},"schema":"https://github.com/citation-style-language/schema/raw/master/csl-citation.json"}</w:instrText>
      </w:r>
      <w:r w:rsidR="00A05ADD">
        <w:rPr>
          <w:rFonts w:cs="Arial"/>
        </w:rPr>
        <w:fldChar w:fldCharType="separate"/>
      </w:r>
      <w:r w:rsidR="00A05ADD" w:rsidRPr="00A05ADD">
        <w:rPr>
          <w:rFonts w:cs="Arial"/>
          <w:noProof/>
        </w:rPr>
        <w:t xml:space="preserve">Allahyari </w:t>
      </w:r>
      <w:r w:rsidR="00A05ADD" w:rsidRPr="0047286A">
        <w:rPr>
          <w:rFonts w:cs="Arial"/>
          <w:i/>
          <w:iCs/>
          <w:noProof/>
        </w:rPr>
        <w:t>et al</w:t>
      </w:r>
      <w:r w:rsidR="00A05ADD" w:rsidRPr="00A05ADD">
        <w:rPr>
          <w:rFonts w:cs="Arial"/>
          <w:noProof/>
        </w:rPr>
        <w:t xml:space="preserve">. </w:t>
      </w:r>
      <w:r w:rsidR="003A74C0">
        <w:rPr>
          <w:rFonts w:cs="Arial"/>
          <w:noProof/>
        </w:rPr>
        <w:t>(</w:t>
      </w:r>
      <w:r w:rsidR="00A05ADD" w:rsidRPr="00A05ADD">
        <w:rPr>
          <w:rFonts w:cs="Arial"/>
          <w:noProof/>
        </w:rPr>
        <w:t>2017)</w:t>
      </w:r>
      <w:r w:rsidR="00A05ADD">
        <w:rPr>
          <w:rFonts w:cs="Arial"/>
        </w:rPr>
        <w:fldChar w:fldCharType="end"/>
      </w:r>
      <w:r w:rsidR="00050F27">
        <w:rPr>
          <w:rFonts w:cs="Arial"/>
        </w:rPr>
        <w:t>.</w:t>
      </w:r>
      <w:r w:rsidR="005B4B15">
        <w:rPr>
          <w:rFonts w:cs="Arial"/>
        </w:rPr>
        <w:t xml:space="preserve"> Así mismo, </w:t>
      </w:r>
      <w:r w:rsidR="0047286A" w:rsidRPr="0047286A">
        <w:rPr>
          <w:rFonts w:cs="Arial"/>
        </w:rPr>
        <w:t xml:space="preserve">Manning </w:t>
      </w:r>
      <w:r w:rsidR="0047286A" w:rsidRPr="0047286A">
        <w:rPr>
          <w:rFonts w:cs="Arial"/>
          <w:i/>
          <w:iCs/>
        </w:rPr>
        <w:t>et al</w:t>
      </w:r>
      <w:r w:rsidR="0047286A" w:rsidRPr="0047286A">
        <w:rPr>
          <w:rFonts w:cs="Arial"/>
        </w:rPr>
        <w:t>. citados</w:t>
      </w:r>
      <w:r w:rsidR="0047286A">
        <w:rPr>
          <w:rFonts w:cs="Arial"/>
        </w:rPr>
        <w:t xml:space="preserve"> por </w:t>
      </w:r>
      <w:r w:rsidR="000D60B0">
        <w:rPr>
          <w:rFonts w:cs="Arial"/>
        </w:rPr>
        <w:fldChar w:fldCharType="begin" w:fldLock="1"/>
      </w:r>
      <w:r w:rsidR="00FF6C9B">
        <w:rPr>
          <w:rFonts w:cs="Arial"/>
        </w:rPr>
        <w:instrText>ADDIN CSL_CITATION {"citationItems":[{"id":"ITEM-1","itemData":{"DOI":"10.22201/iibi.0187358xp.2017.71.57812","ISSN":"0187358X","abstract":"The machine learning techniques are still extensively used for text mining. In this paper, there was a literature review of scientific journals published in the years 2010 and 2011, with the aim of identifying the main machine learning techniques utilized for text mining. It was possible to use descriptive and statistical techniques to organize, summarize and analyze the found data, and also, there is a shortened description of the main techniques found. Thirteen learning techniques applied to text mining appeared in the articles analyzed and 83% of the papers mentioned from 1 to 3 machine learning techniques. The main techniques used by the authors in the papers studied were support vector machine (SVM), k-means (K-M), k-nearest neighbors (K-NN), naive bayes (NB), self-organizing maps (SOM). Pairs of techniques that appear most frequently are SVM/NB, SVM/K-NN, SVM/Decision Tree and NB/K-NN.","author":[{"dropping-particle":"","family":"Godoy","given":"Angel","non-dropping-particle":"","parse-names":false,"suffix":""}],"container-title":"Investigacion Bibliotecologica","id":"ITEM-1","issued":{"date-parts":[["2017"]]},"page":"24","title":"Técnicas de aprendizaje de máquina utilizadas para la minería de texto","type":"article-journal"},"uris":["http://www.mendeley.com/documents/?uuid=e9f54071-8f87-4718-8439-9bd69188fc6c"]}],"mendeley":{"formattedCitation":"(Godoy, 2017)","manualFormatting":"Godoy, (2017)","plainTextFormattedCitation":"(Godoy, 2017)","previouslyFormattedCitation":"(Godoy, 2017)"},"properties":{"noteIndex":0},"schema":"https://github.com/citation-style-language/schema/raw/master/csl-citation.json"}</w:instrText>
      </w:r>
      <w:r w:rsidR="000D60B0">
        <w:rPr>
          <w:rFonts w:cs="Arial"/>
        </w:rPr>
        <w:fldChar w:fldCharType="separate"/>
      </w:r>
      <w:r w:rsidR="000D60B0" w:rsidRPr="000D60B0">
        <w:rPr>
          <w:rFonts w:cs="Arial"/>
          <w:noProof/>
        </w:rPr>
        <w:t xml:space="preserve">Godoy, </w:t>
      </w:r>
      <w:r w:rsidR="000D60B0">
        <w:rPr>
          <w:rFonts w:cs="Arial"/>
          <w:noProof/>
        </w:rPr>
        <w:t>(</w:t>
      </w:r>
      <w:r w:rsidR="000D60B0" w:rsidRPr="000D60B0">
        <w:rPr>
          <w:rFonts w:cs="Arial"/>
          <w:noProof/>
        </w:rPr>
        <w:t>2017)</w:t>
      </w:r>
      <w:r w:rsidR="000D60B0">
        <w:rPr>
          <w:rFonts w:cs="Arial"/>
        </w:rPr>
        <w:fldChar w:fldCharType="end"/>
      </w:r>
      <w:r w:rsidR="000D60B0">
        <w:rPr>
          <w:rFonts w:cs="Arial"/>
        </w:rPr>
        <w:t xml:space="preserve"> </w:t>
      </w:r>
      <w:r w:rsidR="0047286A">
        <w:rPr>
          <w:rFonts w:cs="Arial"/>
        </w:rPr>
        <w:t xml:space="preserve">mencionan que </w:t>
      </w:r>
      <w:r w:rsidR="00252C01">
        <w:rPr>
          <w:rFonts w:cs="Arial"/>
        </w:rPr>
        <w:t xml:space="preserve">en el clasificador </w:t>
      </w:r>
      <w:r w:rsidR="007E3F19">
        <w:rPr>
          <w:rFonts w:cs="Arial"/>
        </w:rPr>
        <w:t xml:space="preserve">vecino </w:t>
      </w:r>
      <w:r w:rsidR="007E3F19">
        <w:rPr>
          <w:rFonts w:cs="Arial"/>
        </w:rPr>
        <w:lastRenderedPageBreak/>
        <w:t>más cercano cuando una nueva instancia necesita ser clasificada</w:t>
      </w:r>
      <w:r w:rsidR="00442409">
        <w:rPr>
          <w:rFonts w:cs="Arial"/>
        </w:rPr>
        <w:t xml:space="preserve">, a esta se la compara con los ejemplos existentes, para ello usa una métrica de distancia </w:t>
      </w:r>
      <w:r w:rsidR="00E83E4C">
        <w:rPr>
          <w:rFonts w:cs="Arial"/>
        </w:rPr>
        <w:t xml:space="preserve">y los ejemplos que estén más próximos </w:t>
      </w:r>
      <w:r w:rsidR="00C943C2">
        <w:rPr>
          <w:rFonts w:cs="Arial"/>
        </w:rPr>
        <w:t>son utilizados</w:t>
      </w:r>
      <w:r w:rsidR="00307D9C">
        <w:rPr>
          <w:rFonts w:cs="Arial"/>
        </w:rPr>
        <w:t xml:space="preserve"> para asignar</w:t>
      </w:r>
      <w:r w:rsidR="00C943C2">
        <w:rPr>
          <w:rFonts w:cs="Arial"/>
        </w:rPr>
        <w:t xml:space="preserve"> </w:t>
      </w:r>
      <w:r w:rsidR="00DF7686">
        <w:rPr>
          <w:rFonts w:cs="Arial"/>
        </w:rPr>
        <w:t>la clase a la que pertenece la nueva instancia.</w:t>
      </w:r>
    </w:p>
    <w:p w14:paraId="2709F5D7" w14:textId="1E844385" w:rsidR="00050F27" w:rsidRDefault="0039291A" w:rsidP="00CA45B1">
      <w:pPr>
        <w:rPr>
          <w:rFonts w:cs="Arial"/>
        </w:rPr>
      </w:pPr>
      <w:r>
        <w:rPr>
          <w:rFonts w:cs="Arial"/>
        </w:rPr>
        <w:fldChar w:fldCharType="begin" w:fldLock="1"/>
      </w:r>
      <w:r w:rsidR="006E0E92">
        <w:rPr>
          <w:rFonts w:cs="Arial"/>
        </w:rPr>
        <w:instrText>ADDIN CSL_CITATION {"citationItems":[{"id":"ITEM-1","itemData":{"DOI":"10.1109/ICAMS.2010.5552917","ISBN":"9781424469291","abstract":"In recent years, text categorization based on machine learning is a widely used technology in the field of information retrieval and text mining and has gained many advances. This paper presents a survey on the up-to-date development in text categorization based on machine learning, including model, algorithm and evaluation and introduces some machine learning methods applied in text categorization. © 2010 IEEE.","author":[{"dropping-particle":"","family":"Yu","given":"Wanjun","non-dropping-particle":"","parse-names":false,"suffix":""},{"dropping-particle":"","family":"Song","given":"Xiaoguang","non-dropping-particle":"","parse-names":false,"suffix":""}],"container-title":"ICAMS 2010 - Proceedings of 2010 IEEE International Conference on Advanced Management Science","id":"ITEM-1","issued":{"date-parts":[["2010"]]},"page":"3","title":"Research on text categorization based on machine learning","type":"article-journal"},"uris":["http://www.mendeley.com/documents/?uuid=678393d1-5f4b-462e-837b-45afb3ae2327"]}],"mendeley":{"formattedCitation":"(Yu &amp; Song, 2010)","manualFormatting":"Yu &amp; Song (2010)","plainTextFormattedCitation":"(Yu &amp; Song, 2010)","previouslyFormattedCitation":"(Yu &amp; Song, 2010)"},"properties":{"noteIndex":0},"schema":"https://github.com/citation-style-language/schema/raw/master/csl-citation.json"}</w:instrText>
      </w:r>
      <w:r>
        <w:rPr>
          <w:rFonts w:cs="Arial"/>
        </w:rPr>
        <w:fldChar w:fldCharType="separate"/>
      </w:r>
      <w:r w:rsidRPr="0039291A">
        <w:rPr>
          <w:rFonts w:cs="Arial"/>
          <w:noProof/>
        </w:rPr>
        <w:t xml:space="preserve">Yu &amp; Song </w:t>
      </w:r>
      <w:r>
        <w:rPr>
          <w:rFonts w:cs="Arial"/>
          <w:noProof/>
        </w:rPr>
        <w:t>(</w:t>
      </w:r>
      <w:r w:rsidRPr="0039291A">
        <w:rPr>
          <w:rFonts w:cs="Arial"/>
          <w:noProof/>
        </w:rPr>
        <w:t>2010)</w:t>
      </w:r>
      <w:r>
        <w:rPr>
          <w:rFonts w:cs="Arial"/>
        </w:rPr>
        <w:fldChar w:fldCharType="end"/>
      </w:r>
      <w:r>
        <w:rPr>
          <w:rFonts w:cs="Arial"/>
        </w:rPr>
        <w:t xml:space="preserve"> dicen que </w:t>
      </w:r>
      <w:r w:rsidR="00812574">
        <w:rPr>
          <w:rFonts w:cs="Arial"/>
        </w:rPr>
        <w:t>para la aplicación del</w:t>
      </w:r>
      <w:r w:rsidR="00B659D8">
        <w:rPr>
          <w:rFonts w:cs="Arial"/>
        </w:rPr>
        <w:t xml:space="preserve"> clasificador vecino más cercano, el texto tiene que estar </w:t>
      </w:r>
      <w:r w:rsidR="00D357DB">
        <w:rPr>
          <w:rFonts w:cs="Arial"/>
        </w:rPr>
        <w:t>representado e</w:t>
      </w:r>
      <w:r w:rsidR="004C45F3">
        <w:rPr>
          <w:rFonts w:cs="Arial"/>
        </w:rPr>
        <w:t>n</w:t>
      </w:r>
      <w:r w:rsidR="00D357DB">
        <w:rPr>
          <w:rFonts w:cs="Arial"/>
        </w:rPr>
        <w:t xml:space="preserve"> la forma intermedia de Modelo de espacio Vectorial (</w:t>
      </w:r>
      <w:r w:rsidR="004C45F3">
        <w:rPr>
          <w:rFonts w:cs="Arial"/>
        </w:rPr>
        <w:t xml:space="preserve">Vector </w:t>
      </w:r>
      <w:proofErr w:type="spellStart"/>
      <w:r w:rsidR="004C45F3" w:rsidRPr="001D0756">
        <w:rPr>
          <w:rFonts w:cs="Arial"/>
        </w:rPr>
        <w:t>Space</w:t>
      </w:r>
      <w:proofErr w:type="spellEnd"/>
      <w:r w:rsidR="004C45F3" w:rsidRPr="001D0756">
        <w:rPr>
          <w:rFonts w:cs="Arial"/>
        </w:rPr>
        <w:t xml:space="preserve"> </w:t>
      </w:r>
      <w:proofErr w:type="spellStart"/>
      <w:r w:rsidR="004C45F3" w:rsidRPr="001D0756">
        <w:rPr>
          <w:rFonts w:cs="Arial"/>
        </w:rPr>
        <w:t>Model</w:t>
      </w:r>
      <w:proofErr w:type="spellEnd"/>
      <w:r w:rsidR="00D357DB" w:rsidRPr="001D0756">
        <w:rPr>
          <w:rFonts w:cs="Arial"/>
        </w:rPr>
        <w:t>)</w:t>
      </w:r>
      <w:r w:rsidR="004C45F3">
        <w:rPr>
          <w:rFonts w:cs="Arial"/>
        </w:rPr>
        <w:t xml:space="preserve"> </w:t>
      </w:r>
      <w:r w:rsidR="00EC7FF8">
        <w:rPr>
          <w:rFonts w:cs="Arial"/>
        </w:rPr>
        <w:t>además mencionan que es un modelo muy efectivo para la categorización de texto</w:t>
      </w:r>
      <w:r w:rsidR="007819E9">
        <w:rPr>
          <w:rFonts w:cs="Arial"/>
        </w:rPr>
        <w:t>.</w:t>
      </w:r>
      <w:r w:rsidR="00F66A2D">
        <w:rPr>
          <w:rFonts w:cs="Arial"/>
        </w:rPr>
        <w:t xml:space="preserve"> Al generar un vector de características para un </w:t>
      </w:r>
      <w:r w:rsidR="006D1455">
        <w:rPr>
          <w:rFonts w:cs="Arial"/>
        </w:rPr>
        <w:t>texto</w:t>
      </w:r>
      <w:r w:rsidR="00F66A2D">
        <w:rPr>
          <w:rFonts w:cs="Arial"/>
        </w:rPr>
        <w:t xml:space="preserve"> desconocido, el modelo KNN </w:t>
      </w:r>
      <w:r w:rsidR="000D7E13">
        <w:rPr>
          <w:rFonts w:cs="Arial"/>
        </w:rPr>
        <w:t xml:space="preserve">buscará en todos los ejemplos de entrenamiento </w:t>
      </w:r>
      <w:r w:rsidR="000F3CA5">
        <w:rPr>
          <w:rFonts w:cs="Arial"/>
        </w:rPr>
        <w:t>y</w:t>
      </w:r>
      <w:r w:rsidR="000D7E13">
        <w:rPr>
          <w:rFonts w:cs="Arial"/>
        </w:rPr>
        <w:t xml:space="preserve"> comparar</w:t>
      </w:r>
      <w:r w:rsidR="000F3CA5">
        <w:rPr>
          <w:rFonts w:cs="Arial"/>
        </w:rPr>
        <w:t>á</w:t>
      </w:r>
      <w:r w:rsidR="000D7E13">
        <w:rPr>
          <w:rFonts w:cs="Arial"/>
        </w:rPr>
        <w:t xml:space="preserve"> la similitud de los vectores de características</w:t>
      </w:r>
      <w:r w:rsidR="00681C41">
        <w:rPr>
          <w:rFonts w:cs="Arial"/>
        </w:rPr>
        <w:t xml:space="preserve"> con el objetivo de e</w:t>
      </w:r>
      <w:r w:rsidR="00DC37E3">
        <w:rPr>
          <w:rFonts w:cs="Arial"/>
        </w:rPr>
        <w:t>ncontrar el ejemplo de entrenamiento K más cercano</w:t>
      </w:r>
      <w:r w:rsidR="008B1BDD">
        <w:rPr>
          <w:rFonts w:cs="Arial"/>
        </w:rPr>
        <w:t xml:space="preserve"> y</w:t>
      </w:r>
      <w:r w:rsidR="00BF1F3E">
        <w:rPr>
          <w:rFonts w:cs="Arial"/>
        </w:rPr>
        <w:t xml:space="preserve"> finalmente </w:t>
      </w:r>
      <w:r w:rsidR="00C17F47">
        <w:rPr>
          <w:rFonts w:cs="Arial"/>
        </w:rPr>
        <w:t>asignar el</w:t>
      </w:r>
      <w:r w:rsidR="006D1455">
        <w:rPr>
          <w:rFonts w:cs="Arial"/>
        </w:rPr>
        <w:t xml:space="preserve"> texto desconocido </w:t>
      </w:r>
      <w:r w:rsidR="00647EC3">
        <w:rPr>
          <w:rFonts w:cs="Arial"/>
        </w:rPr>
        <w:t xml:space="preserve">al vecino K más cercano </w:t>
      </w:r>
      <w:r w:rsidR="00472267">
        <w:rPr>
          <w:rFonts w:cs="Arial"/>
        </w:rPr>
        <w:t>con mayor valor de clasificación.</w:t>
      </w:r>
    </w:p>
    <w:p w14:paraId="49EAD72F" w14:textId="6727F489" w:rsidR="00060F63" w:rsidRDefault="00BD4F6B" w:rsidP="00060F63">
      <w:pPr>
        <w:ind w:firstLine="0"/>
        <w:rPr>
          <w:rFonts w:cs="Arial"/>
        </w:rPr>
      </w:pPr>
      <w:r>
        <w:rPr>
          <w:rFonts w:cs="Arial"/>
        </w:rPr>
        <w:t xml:space="preserve">Un ejemplo de K-NN </w:t>
      </w:r>
      <w:r w:rsidR="0093673E">
        <w:rPr>
          <w:rFonts w:cs="Arial"/>
        </w:rPr>
        <w:t xml:space="preserve">para la clasificación automatizada de documentos </w:t>
      </w:r>
      <w:r w:rsidR="00175B68">
        <w:rPr>
          <w:rFonts w:cs="Arial"/>
        </w:rPr>
        <w:t xml:space="preserve">textuales en categorías predefinidas se </w:t>
      </w:r>
      <w:r w:rsidR="001F769F">
        <w:rPr>
          <w:rFonts w:cs="Arial"/>
        </w:rPr>
        <w:t xml:space="preserve">propone </w:t>
      </w:r>
      <w:r w:rsidR="00335ABD">
        <w:rPr>
          <w:rFonts w:cs="Arial"/>
        </w:rPr>
        <w:t xml:space="preserve">en el artículo de </w:t>
      </w:r>
      <w:r w:rsidR="00950087">
        <w:rPr>
          <w:rFonts w:cs="Arial"/>
        </w:rPr>
        <w:fldChar w:fldCharType="begin" w:fldLock="1"/>
      </w:r>
      <w:r w:rsidR="00C12A28">
        <w:rPr>
          <w:rFonts w:cs="Arial"/>
        </w:rPr>
        <w:instrText>ADDIN CSL_CITATION {"citationItems":[{"id":"ITEM-1","itemData":{"DOI":"10.1109/ICITECH.2017.8079924","ISBN":"9781509063321","abstract":"Nowadays the exponential growth of generation of textual documents and the emergent need to structure them increase the attention to the automated classification of documents into predefined categories. There is wide range of supervised learning algorithms that deal with text classification. This paper deals with an approach for building a machine learning system in R that uses K-Nearest Neighbors (KNN) method for the classification of textual documents. The experimental part of the research was done on collected textual documents from two sources: http://egov.kz and http://www.government.kz. The experiment was devoted to challenging thing of the KNN algorithm that to find the proper value of k which represents the number of neighbors.","author":[{"dropping-particle":"","family":"Moldagulova","given":"Aiman","non-dropping-particle":"","parse-names":false,"suffix":""},{"dropping-particle":"","family":"Sulaiman","given":"Rosnafisah Bte","non-dropping-particle":"","parse-names":false,"suffix":""}],"container-title":"ICIT 2017 - 8th International Conference on Information Technology, Proceedings","id":"ITEM-1","issued":{"date-parts":[["2017"]]},"page":"665-671","title":"Using KNN algorithm for classification of textual documents","type":"article-journal"},"uris":["http://www.mendeley.com/documents/?uuid=59258443-a7f0-419e-8216-fa6537f4d7e6"]}],"mendeley":{"formattedCitation":"(Moldagulova &amp; Sulaiman, 2017)","manualFormatting":"Moldagulova y Sulaiman (2017)","plainTextFormattedCitation":"(Moldagulova &amp; Sulaiman, 2017)","previouslyFormattedCitation":"(Moldagulova &amp; Sulaiman, 2017)"},"properties":{"noteIndex":0},"schema":"https://github.com/citation-style-language/schema/raw/master/csl-citation.json"}</w:instrText>
      </w:r>
      <w:r w:rsidR="00950087">
        <w:rPr>
          <w:rFonts w:cs="Arial"/>
        </w:rPr>
        <w:fldChar w:fldCharType="separate"/>
      </w:r>
      <w:r w:rsidR="00950087" w:rsidRPr="00950087">
        <w:rPr>
          <w:rFonts w:cs="Arial"/>
          <w:noProof/>
        </w:rPr>
        <w:t xml:space="preserve">Moldagulova </w:t>
      </w:r>
      <w:r w:rsidR="008B0446">
        <w:rPr>
          <w:rFonts w:cs="Arial"/>
          <w:noProof/>
        </w:rPr>
        <w:t>y</w:t>
      </w:r>
      <w:r w:rsidR="00950087" w:rsidRPr="00950087">
        <w:rPr>
          <w:rFonts w:cs="Arial"/>
          <w:noProof/>
        </w:rPr>
        <w:t xml:space="preserve"> Sulaiman </w:t>
      </w:r>
      <w:r w:rsidR="008B0446">
        <w:rPr>
          <w:rFonts w:cs="Arial"/>
          <w:noProof/>
        </w:rPr>
        <w:t>(</w:t>
      </w:r>
      <w:r w:rsidR="00950087" w:rsidRPr="00950087">
        <w:rPr>
          <w:rFonts w:cs="Arial"/>
          <w:noProof/>
        </w:rPr>
        <w:t>2017)</w:t>
      </w:r>
      <w:r w:rsidR="00950087">
        <w:rPr>
          <w:rFonts w:cs="Arial"/>
        </w:rPr>
        <w:fldChar w:fldCharType="end"/>
      </w:r>
      <w:r w:rsidR="008B0446">
        <w:rPr>
          <w:rFonts w:cs="Arial"/>
        </w:rPr>
        <w:t>.</w:t>
      </w:r>
    </w:p>
    <w:p w14:paraId="02DD2A07" w14:textId="77777777" w:rsidR="00060F63" w:rsidRDefault="00060F63">
      <w:pPr>
        <w:spacing w:after="160"/>
        <w:ind w:firstLine="0"/>
        <w:rPr>
          <w:rFonts w:cs="Arial"/>
        </w:rPr>
      </w:pPr>
      <w:r>
        <w:rPr>
          <w:rFonts w:cs="Arial"/>
        </w:rPr>
        <w:br w:type="page"/>
      </w:r>
    </w:p>
    <w:p w14:paraId="1EDDDBA4" w14:textId="65110F50" w:rsidR="008A2A91" w:rsidRDefault="00DA0139" w:rsidP="00060F63">
      <w:pPr>
        <w:ind w:firstLine="0"/>
        <w:rPr>
          <w:rFonts w:cs="Arial"/>
        </w:rPr>
      </w:pPr>
      <w:r>
        <w:rPr>
          <w:rFonts w:cs="Arial"/>
          <w:noProof/>
        </w:rPr>
        <w:lastRenderedPageBreak/>
        <mc:AlternateContent>
          <mc:Choice Requires="wpg">
            <w:drawing>
              <wp:anchor distT="0" distB="0" distL="114300" distR="114300" simplePos="0" relativeHeight="251649033" behindDoc="0" locked="0" layoutInCell="1" allowOverlap="1" wp14:anchorId="4C62F411" wp14:editId="7B9DAFD8">
                <wp:simplePos x="0" y="0"/>
                <wp:positionH relativeFrom="margin">
                  <wp:posOffset>1543050</wp:posOffset>
                </wp:positionH>
                <wp:positionV relativeFrom="paragraph">
                  <wp:posOffset>-182880</wp:posOffset>
                </wp:positionV>
                <wp:extent cx="2777490" cy="4586791"/>
                <wp:effectExtent l="19050" t="0" r="3810" b="4445"/>
                <wp:wrapNone/>
                <wp:docPr id="33" name="Grupo 33"/>
                <wp:cNvGraphicFramePr/>
                <a:graphic xmlns:a="http://schemas.openxmlformats.org/drawingml/2006/main">
                  <a:graphicData uri="http://schemas.microsoft.com/office/word/2010/wordprocessingGroup">
                    <wpg:wgp>
                      <wpg:cNvGrpSpPr/>
                      <wpg:grpSpPr>
                        <a:xfrm>
                          <a:off x="0" y="0"/>
                          <a:ext cx="2777490" cy="4586791"/>
                          <a:chOff x="0" y="-283446"/>
                          <a:chExt cx="2709044" cy="4874796"/>
                        </a:xfrm>
                      </wpg:grpSpPr>
                      <wpg:grpSp>
                        <wpg:cNvPr id="19" name="Grupo 19"/>
                        <wpg:cNvGrpSpPr/>
                        <wpg:grpSpPr>
                          <a:xfrm>
                            <a:off x="0" y="-283446"/>
                            <a:ext cx="2643505" cy="3393214"/>
                            <a:chOff x="0" y="-283446"/>
                            <a:chExt cx="2643505" cy="3393214"/>
                          </a:xfrm>
                        </wpg:grpSpPr>
                        <wps:wsp>
                          <wps:cNvPr id="4" name="Cuadro de texto 4"/>
                          <wps:cNvSpPr txBox="1"/>
                          <wps:spPr>
                            <a:xfrm>
                              <a:off x="0" y="-283446"/>
                              <a:ext cx="2641773" cy="891245"/>
                            </a:xfrm>
                            <a:prstGeom prst="rect">
                              <a:avLst/>
                            </a:prstGeom>
                            <a:solidFill>
                              <a:prstClr val="white"/>
                            </a:solidFill>
                            <a:ln>
                              <a:noFill/>
                            </a:ln>
                          </wps:spPr>
                          <wps:txbx>
                            <w:txbxContent>
                              <w:p w14:paraId="0BB8417B" w14:textId="4F9CA3CF" w:rsidR="00F367BC" w:rsidRPr="008A06A0" w:rsidRDefault="00F367BC" w:rsidP="00DA65D4">
                                <w:pPr>
                                  <w:pStyle w:val="Descripcin"/>
                                  <w:keepNext/>
                                  <w:spacing w:after="0" w:line="480" w:lineRule="auto"/>
                                  <w:ind w:firstLine="0"/>
                                  <w:jc w:val="left"/>
                                  <w:rPr>
                                    <w:b/>
                                    <w:bCs/>
                                    <w:i w:val="0"/>
                                    <w:iCs w:val="0"/>
                                    <w:color w:val="auto"/>
                                    <w:sz w:val="20"/>
                                    <w:szCs w:val="20"/>
                                  </w:rPr>
                                </w:pPr>
                                <w:bookmarkStart w:id="45" w:name="_Toc61912203"/>
                                <w:r w:rsidRPr="008A06A0">
                                  <w:rPr>
                                    <w:b/>
                                    <w:bCs/>
                                    <w:i w:val="0"/>
                                    <w:iCs w:val="0"/>
                                    <w:color w:val="auto"/>
                                    <w:sz w:val="20"/>
                                    <w:szCs w:val="20"/>
                                  </w:rPr>
                                  <w:t xml:space="preserve">Figura </w:t>
                                </w:r>
                                <w:r w:rsidRPr="008A06A0">
                                  <w:rPr>
                                    <w:b/>
                                    <w:bCs/>
                                    <w:i w:val="0"/>
                                    <w:iCs w:val="0"/>
                                    <w:color w:val="auto"/>
                                    <w:sz w:val="20"/>
                                    <w:szCs w:val="20"/>
                                  </w:rPr>
                                  <w:fldChar w:fldCharType="begin"/>
                                </w:r>
                                <w:r w:rsidRPr="008A06A0">
                                  <w:rPr>
                                    <w:b/>
                                    <w:bCs/>
                                    <w:i w:val="0"/>
                                    <w:iCs w:val="0"/>
                                    <w:color w:val="auto"/>
                                    <w:sz w:val="20"/>
                                    <w:szCs w:val="20"/>
                                  </w:rPr>
                                  <w:instrText xml:space="preserve"> SEQ Figura \* ARABIC </w:instrText>
                                </w:r>
                                <w:r w:rsidRPr="008A06A0">
                                  <w:rPr>
                                    <w:b/>
                                    <w:bCs/>
                                    <w:i w:val="0"/>
                                    <w:iCs w:val="0"/>
                                    <w:color w:val="auto"/>
                                    <w:sz w:val="20"/>
                                    <w:szCs w:val="20"/>
                                  </w:rPr>
                                  <w:fldChar w:fldCharType="separate"/>
                                </w:r>
                                <w:r>
                                  <w:rPr>
                                    <w:b/>
                                    <w:bCs/>
                                    <w:i w:val="0"/>
                                    <w:iCs w:val="0"/>
                                    <w:noProof/>
                                    <w:color w:val="auto"/>
                                    <w:sz w:val="20"/>
                                    <w:szCs w:val="20"/>
                                  </w:rPr>
                                  <w:t>8</w:t>
                                </w:r>
                                <w:r w:rsidRPr="008A06A0">
                                  <w:rPr>
                                    <w:b/>
                                    <w:bCs/>
                                    <w:i w:val="0"/>
                                    <w:iCs w:val="0"/>
                                    <w:color w:val="auto"/>
                                    <w:sz w:val="20"/>
                                    <w:szCs w:val="20"/>
                                  </w:rPr>
                                  <w:fldChar w:fldCharType="end"/>
                                </w:r>
                                <w:r w:rsidRPr="008A06A0">
                                  <w:rPr>
                                    <w:b/>
                                    <w:bCs/>
                                    <w:i w:val="0"/>
                                    <w:iCs w:val="0"/>
                                    <w:color w:val="auto"/>
                                    <w:sz w:val="20"/>
                                    <w:szCs w:val="20"/>
                                  </w:rPr>
                                  <w:t>.</w:t>
                                </w:r>
                                <w:r w:rsidRPr="008A06A0">
                                  <w:rPr>
                                    <w:b/>
                                    <w:bCs/>
                                    <w:i w:val="0"/>
                                    <w:iCs w:val="0"/>
                                    <w:color w:val="auto"/>
                                    <w:sz w:val="20"/>
                                    <w:szCs w:val="20"/>
                                  </w:rPr>
                                  <w:br/>
                                </w:r>
                                <w:r w:rsidRPr="008A06A0">
                                  <w:rPr>
                                    <w:color w:val="auto"/>
                                    <w:sz w:val="20"/>
                                    <w:szCs w:val="20"/>
                                  </w:rPr>
                                  <w:t>Tendencia de precisión de la clasificación en K de 1 a 50</w:t>
                                </w:r>
                                <w:bookmarkEnd w:id="45"/>
                              </w:p>
                              <w:p w14:paraId="57AACFB0" w14:textId="67A4BBFD" w:rsidR="00F367BC" w:rsidRPr="008A2A91" w:rsidRDefault="00F367BC" w:rsidP="008A2A91">
                                <w:pPr>
                                  <w:spacing w:line="360" w:lineRule="auto"/>
                                  <w:ind w:firstLine="0"/>
                                  <w:rPr>
                                    <w:i/>
                                    <w:iCs/>
                                    <w:sz w:val="18"/>
                                    <w:szCs w:val="18"/>
                                    <w:lang w:eastAsia="es-419"/>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5" name="Imagen 15"/>
                            <pic:cNvPicPr>
                              <a:picLocks noChangeAspect="1"/>
                            </pic:cNvPicPr>
                          </pic:nvPicPr>
                          <pic:blipFill>
                            <a:blip r:embed="rId35">
                              <a:alphaModFix/>
                              <a:extLst>
                                <a:ext uri="{BEBA8EAE-BF5A-486C-A8C5-ECC9F3942E4B}">
                                  <a14:imgProps xmlns:a14="http://schemas.microsoft.com/office/drawing/2010/main">
                                    <a14:imgLayer r:embed="rId36">
                                      <a14:imgEffect>
                                        <a14:sharpenSoften amount="100000"/>
                                      </a14:imgEffect>
                                      <a14:imgEffect>
                                        <a14:brightnessContrast contrast="50000"/>
                                      </a14:imgEffect>
                                    </a14:imgLayer>
                                  </a14:imgProps>
                                </a:ext>
                                <a:ext uri="{28A0092B-C50C-407E-A947-70E740481C1C}">
                                  <a14:useLocalDpi xmlns:a14="http://schemas.microsoft.com/office/drawing/2010/main" val="0"/>
                                </a:ext>
                              </a:extLst>
                            </a:blip>
                            <a:stretch>
                              <a:fillRect/>
                            </a:stretch>
                          </pic:blipFill>
                          <pic:spPr>
                            <a:xfrm>
                              <a:off x="0" y="607868"/>
                              <a:ext cx="2643505" cy="2501900"/>
                            </a:xfrm>
                            <a:prstGeom prst="rect">
                              <a:avLst/>
                            </a:prstGeom>
                            <a:ln>
                              <a:solidFill>
                                <a:schemeClr val="bg2"/>
                              </a:solidFill>
                            </a:ln>
                          </pic:spPr>
                        </pic:pic>
                      </wpg:grpSp>
                      <wps:wsp>
                        <wps:cNvPr id="28" name="Cuadro de texto 28"/>
                        <wps:cNvSpPr txBox="1"/>
                        <wps:spPr>
                          <a:xfrm>
                            <a:off x="1732" y="3164324"/>
                            <a:ext cx="2707312" cy="1427026"/>
                          </a:xfrm>
                          <a:prstGeom prst="rect">
                            <a:avLst/>
                          </a:prstGeom>
                          <a:solidFill>
                            <a:prstClr val="white"/>
                          </a:solidFill>
                          <a:ln>
                            <a:noFill/>
                          </a:ln>
                        </wps:spPr>
                        <wps:txbx>
                          <w:txbxContent>
                            <w:p w14:paraId="2AD38FE3" w14:textId="31AADF39" w:rsidR="00F367BC" w:rsidRPr="008A06A0" w:rsidRDefault="00F367BC" w:rsidP="008A06A0">
                              <w:pPr>
                                <w:pStyle w:val="Descripcin"/>
                                <w:keepNext/>
                                <w:spacing w:after="0" w:line="480" w:lineRule="auto"/>
                                <w:ind w:firstLine="0"/>
                                <w:rPr>
                                  <w:i w:val="0"/>
                                  <w:iCs w:val="0"/>
                                  <w:color w:val="auto"/>
                                  <w:sz w:val="20"/>
                                  <w:szCs w:val="20"/>
                                </w:rPr>
                              </w:pPr>
                              <w:r w:rsidRPr="00065BF7">
                                <w:rPr>
                                  <w:color w:val="auto"/>
                                  <w:sz w:val="20"/>
                                  <w:szCs w:val="20"/>
                                  <w:lang w:val="en-US"/>
                                </w:rPr>
                                <w:t xml:space="preserve">Nota. </w:t>
                              </w:r>
                              <w:r w:rsidRPr="00A97187">
                                <w:rPr>
                                  <w:i w:val="0"/>
                                  <w:iCs w:val="0"/>
                                  <w:color w:val="auto"/>
                                  <w:sz w:val="20"/>
                                  <w:szCs w:val="20"/>
                                </w:rPr>
                                <w:t>Recuperado</w:t>
                              </w:r>
                              <w:r w:rsidRPr="00065BF7">
                                <w:rPr>
                                  <w:i w:val="0"/>
                                  <w:iCs w:val="0"/>
                                  <w:color w:val="auto"/>
                                  <w:sz w:val="20"/>
                                  <w:szCs w:val="20"/>
                                  <w:lang w:val="en-US"/>
                                </w:rPr>
                                <w:t xml:space="preserve"> de </w:t>
                              </w:r>
                              <w:r w:rsidRPr="00065BF7">
                                <w:rPr>
                                  <w:color w:val="auto"/>
                                  <w:sz w:val="20"/>
                                  <w:szCs w:val="20"/>
                                  <w:lang w:val="en-US"/>
                                </w:rPr>
                                <w:t>Using KNN algorithm for classification of textual documents</w:t>
                              </w:r>
                              <w:r>
                                <w:rPr>
                                  <w:color w:val="auto"/>
                                  <w:sz w:val="20"/>
                                  <w:szCs w:val="20"/>
                                </w:rPr>
                                <w:t xml:space="preserve"> </w:t>
                              </w:r>
                              <w:r>
                                <w:rPr>
                                  <w:i w:val="0"/>
                                  <w:iCs w:val="0"/>
                                  <w:color w:val="auto"/>
                                  <w:sz w:val="20"/>
                                  <w:szCs w:val="20"/>
                                </w:rPr>
                                <w:t>[Imagen]</w:t>
                              </w:r>
                              <w:r w:rsidRPr="008A06A0">
                                <w:rPr>
                                  <w:i w:val="0"/>
                                  <w:iCs w:val="0"/>
                                  <w:color w:val="auto"/>
                                  <w:sz w:val="20"/>
                                  <w:szCs w:val="20"/>
                                </w:rPr>
                                <w:t xml:space="preserve">, por </w:t>
                              </w:r>
                              <w:r w:rsidRPr="008A06A0">
                                <w:rPr>
                                  <w:rFonts w:cs="Arial"/>
                                  <w:i w:val="0"/>
                                  <w:noProof/>
                                  <w:color w:val="auto"/>
                                  <w:sz w:val="20"/>
                                  <w:szCs w:val="20"/>
                                </w:rPr>
                                <w:t>Moldagulova &amp; Sulaiman, 2017, (https://doi.org/10.1109/ICITECH.2017.8079924). IEEE.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62F411" id="Grupo 33" o:spid="_x0000_s1172" style="position:absolute;left:0;text-align:left;margin-left:121.5pt;margin-top:-14.4pt;width:218.7pt;height:361.15pt;z-index:251649033;mso-position-horizontal-relative:margin;mso-position-vertical-relative:text;mso-width-relative:margin;mso-height-relative:margin" coordorigin=",-2834" coordsize="27090,48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">
                <v:group id="Grupo 19" o:spid="_x0000_s1173" style="position:absolute;top:-2834;width:26435;height:33931" coordorigin=",-2834" coordsize="26435,3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Cuadro de texto 4" o:spid="_x0000_s1174" type="#_x0000_t202" style="position:absolute;top:-2834;width:26417;height:8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0BB8417B" w14:textId="4F9CA3CF" w:rsidR="00F367BC" w:rsidRPr="008A06A0" w:rsidRDefault="00F367BC" w:rsidP="00DA65D4">
                          <w:pPr>
                            <w:pStyle w:val="Descripcin"/>
                            <w:keepNext/>
                            <w:spacing w:after="0" w:line="480" w:lineRule="auto"/>
                            <w:ind w:firstLine="0"/>
                            <w:jc w:val="left"/>
                            <w:rPr>
                              <w:b/>
                              <w:bCs/>
                              <w:i w:val="0"/>
                              <w:iCs w:val="0"/>
                              <w:color w:val="auto"/>
                              <w:sz w:val="20"/>
                              <w:szCs w:val="20"/>
                            </w:rPr>
                          </w:pPr>
                          <w:bookmarkStart w:id="46" w:name="_Toc61912203"/>
                          <w:r w:rsidRPr="008A06A0">
                            <w:rPr>
                              <w:b/>
                              <w:bCs/>
                              <w:i w:val="0"/>
                              <w:iCs w:val="0"/>
                              <w:color w:val="auto"/>
                              <w:sz w:val="20"/>
                              <w:szCs w:val="20"/>
                            </w:rPr>
                            <w:t xml:space="preserve">Figura </w:t>
                          </w:r>
                          <w:r w:rsidRPr="008A06A0">
                            <w:rPr>
                              <w:b/>
                              <w:bCs/>
                              <w:i w:val="0"/>
                              <w:iCs w:val="0"/>
                              <w:color w:val="auto"/>
                              <w:sz w:val="20"/>
                              <w:szCs w:val="20"/>
                            </w:rPr>
                            <w:fldChar w:fldCharType="begin"/>
                          </w:r>
                          <w:r w:rsidRPr="008A06A0">
                            <w:rPr>
                              <w:b/>
                              <w:bCs/>
                              <w:i w:val="0"/>
                              <w:iCs w:val="0"/>
                              <w:color w:val="auto"/>
                              <w:sz w:val="20"/>
                              <w:szCs w:val="20"/>
                            </w:rPr>
                            <w:instrText xml:space="preserve"> SEQ Figura \* ARABIC </w:instrText>
                          </w:r>
                          <w:r w:rsidRPr="008A06A0">
                            <w:rPr>
                              <w:b/>
                              <w:bCs/>
                              <w:i w:val="0"/>
                              <w:iCs w:val="0"/>
                              <w:color w:val="auto"/>
                              <w:sz w:val="20"/>
                              <w:szCs w:val="20"/>
                            </w:rPr>
                            <w:fldChar w:fldCharType="separate"/>
                          </w:r>
                          <w:r>
                            <w:rPr>
                              <w:b/>
                              <w:bCs/>
                              <w:i w:val="0"/>
                              <w:iCs w:val="0"/>
                              <w:noProof/>
                              <w:color w:val="auto"/>
                              <w:sz w:val="20"/>
                              <w:szCs w:val="20"/>
                            </w:rPr>
                            <w:t>8</w:t>
                          </w:r>
                          <w:r w:rsidRPr="008A06A0">
                            <w:rPr>
                              <w:b/>
                              <w:bCs/>
                              <w:i w:val="0"/>
                              <w:iCs w:val="0"/>
                              <w:color w:val="auto"/>
                              <w:sz w:val="20"/>
                              <w:szCs w:val="20"/>
                            </w:rPr>
                            <w:fldChar w:fldCharType="end"/>
                          </w:r>
                          <w:r w:rsidRPr="008A06A0">
                            <w:rPr>
                              <w:b/>
                              <w:bCs/>
                              <w:i w:val="0"/>
                              <w:iCs w:val="0"/>
                              <w:color w:val="auto"/>
                              <w:sz w:val="20"/>
                              <w:szCs w:val="20"/>
                            </w:rPr>
                            <w:t>.</w:t>
                          </w:r>
                          <w:r w:rsidRPr="008A06A0">
                            <w:rPr>
                              <w:b/>
                              <w:bCs/>
                              <w:i w:val="0"/>
                              <w:iCs w:val="0"/>
                              <w:color w:val="auto"/>
                              <w:sz w:val="20"/>
                              <w:szCs w:val="20"/>
                            </w:rPr>
                            <w:br/>
                          </w:r>
                          <w:r w:rsidRPr="008A06A0">
                            <w:rPr>
                              <w:color w:val="auto"/>
                              <w:sz w:val="20"/>
                              <w:szCs w:val="20"/>
                            </w:rPr>
                            <w:t>Tendencia de precisión de la clasificación en K de 1 a 50</w:t>
                          </w:r>
                          <w:bookmarkEnd w:id="46"/>
                        </w:p>
                        <w:p w14:paraId="57AACFB0" w14:textId="67A4BBFD" w:rsidR="00F367BC" w:rsidRPr="008A2A91" w:rsidRDefault="00F367BC" w:rsidP="008A2A91">
                          <w:pPr>
                            <w:spacing w:line="360" w:lineRule="auto"/>
                            <w:ind w:firstLine="0"/>
                            <w:rPr>
                              <w:i/>
                              <w:iCs/>
                              <w:sz w:val="18"/>
                              <w:szCs w:val="18"/>
                              <w:lang w:eastAsia="es-419"/>
                            </w:rPr>
                          </w:pPr>
                        </w:p>
                      </w:txbxContent>
                    </v:textbox>
                  </v:shape>
                  <v:shape id="Imagen 15" o:spid="_x0000_s1175" type="#_x0000_t75" style="position:absolute;top:6078;width:26435;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" stroked="t" strokecolor="#e7e6e6 [3214]">
                    <v:imagedata r:id="rId37" o:title=""/>
                    <v:path arrowok="t"/>
                  </v:shape>
                </v:group>
                <v:shape id="Cuadro de texto 28" o:spid="_x0000_s1176" type="#_x0000_t202" style="position:absolute;left:17;top:31643;width:27073;height:14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2AD38FE3" w14:textId="31AADF39" w:rsidR="00F367BC" w:rsidRPr="008A06A0" w:rsidRDefault="00F367BC" w:rsidP="008A06A0">
                        <w:pPr>
                          <w:pStyle w:val="Descripcin"/>
                          <w:keepNext/>
                          <w:spacing w:after="0" w:line="480" w:lineRule="auto"/>
                          <w:ind w:firstLine="0"/>
                          <w:rPr>
                            <w:i w:val="0"/>
                            <w:iCs w:val="0"/>
                            <w:color w:val="auto"/>
                            <w:sz w:val="20"/>
                            <w:szCs w:val="20"/>
                          </w:rPr>
                        </w:pPr>
                        <w:r w:rsidRPr="00065BF7">
                          <w:rPr>
                            <w:color w:val="auto"/>
                            <w:sz w:val="20"/>
                            <w:szCs w:val="20"/>
                            <w:lang w:val="en-US"/>
                          </w:rPr>
                          <w:t xml:space="preserve">Nota. </w:t>
                        </w:r>
                        <w:r w:rsidRPr="00A97187">
                          <w:rPr>
                            <w:i w:val="0"/>
                            <w:iCs w:val="0"/>
                            <w:color w:val="auto"/>
                            <w:sz w:val="20"/>
                            <w:szCs w:val="20"/>
                          </w:rPr>
                          <w:t>Recuperado</w:t>
                        </w:r>
                        <w:r w:rsidRPr="00065BF7">
                          <w:rPr>
                            <w:i w:val="0"/>
                            <w:iCs w:val="0"/>
                            <w:color w:val="auto"/>
                            <w:sz w:val="20"/>
                            <w:szCs w:val="20"/>
                            <w:lang w:val="en-US"/>
                          </w:rPr>
                          <w:t xml:space="preserve"> de </w:t>
                        </w:r>
                        <w:r w:rsidRPr="00065BF7">
                          <w:rPr>
                            <w:color w:val="auto"/>
                            <w:sz w:val="20"/>
                            <w:szCs w:val="20"/>
                            <w:lang w:val="en-US"/>
                          </w:rPr>
                          <w:t>Using KNN algorithm for classification of textual documents</w:t>
                        </w:r>
                        <w:r>
                          <w:rPr>
                            <w:color w:val="auto"/>
                            <w:sz w:val="20"/>
                            <w:szCs w:val="20"/>
                          </w:rPr>
                          <w:t xml:space="preserve"> </w:t>
                        </w:r>
                        <w:r>
                          <w:rPr>
                            <w:i w:val="0"/>
                            <w:iCs w:val="0"/>
                            <w:color w:val="auto"/>
                            <w:sz w:val="20"/>
                            <w:szCs w:val="20"/>
                          </w:rPr>
                          <w:t>[Imagen]</w:t>
                        </w:r>
                        <w:r w:rsidRPr="008A06A0">
                          <w:rPr>
                            <w:i w:val="0"/>
                            <w:iCs w:val="0"/>
                            <w:color w:val="auto"/>
                            <w:sz w:val="20"/>
                            <w:szCs w:val="20"/>
                          </w:rPr>
                          <w:t xml:space="preserve">, por </w:t>
                        </w:r>
                        <w:r w:rsidRPr="008A06A0">
                          <w:rPr>
                            <w:rFonts w:cs="Arial"/>
                            <w:i w:val="0"/>
                            <w:noProof/>
                            <w:color w:val="auto"/>
                            <w:sz w:val="20"/>
                            <w:szCs w:val="20"/>
                          </w:rPr>
                          <w:t>Moldagulova &amp; Sulaiman, 2017, (https://doi.org/10.1109/ICITECH.2017.8079924). IEEE.</w:t>
                        </w:r>
                      </w:p>
                    </w:txbxContent>
                  </v:textbox>
                </v:shape>
                <w10:wrap anchorx="margin"/>
              </v:group>
            </w:pict>
          </mc:Fallback>
        </mc:AlternateContent>
      </w:r>
    </w:p>
    <w:p w14:paraId="21B0AA4D" w14:textId="5F95CDF7" w:rsidR="008A2A91" w:rsidRDefault="008A2A91" w:rsidP="009F7363">
      <w:pPr>
        <w:rPr>
          <w:rFonts w:cs="Arial"/>
        </w:rPr>
      </w:pPr>
    </w:p>
    <w:p w14:paraId="485BF4F6" w14:textId="49076EB8" w:rsidR="008A2A91" w:rsidRDefault="008A2A91" w:rsidP="009F7363">
      <w:pPr>
        <w:rPr>
          <w:rFonts w:cs="Arial"/>
        </w:rPr>
      </w:pPr>
    </w:p>
    <w:p w14:paraId="1A322E1F" w14:textId="2A1FAD3A" w:rsidR="008A2A91" w:rsidRDefault="008A2A91" w:rsidP="009F7363">
      <w:pPr>
        <w:rPr>
          <w:rFonts w:cs="Arial"/>
        </w:rPr>
      </w:pPr>
    </w:p>
    <w:p w14:paraId="75381F6E" w14:textId="2A710CC8" w:rsidR="008A2A91" w:rsidRDefault="008A2A91" w:rsidP="009F7363">
      <w:pPr>
        <w:rPr>
          <w:rFonts w:cs="Arial"/>
        </w:rPr>
      </w:pPr>
    </w:p>
    <w:p w14:paraId="6C19578A" w14:textId="5B79FACB" w:rsidR="008A2A91" w:rsidRDefault="008A2A91" w:rsidP="009F7363">
      <w:pPr>
        <w:rPr>
          <w:rFonts w:cs="Arial"/>
        </w:rPr>
      </w:pPr>
    </w:p>
    <w:p w14:paraId="72AF2C68" w14:textId="5BD0E45C" w:rsidR="008A2A91" w:rsidRDefault="008A2A91" w:rsidP="009F7363">
      <w:pPr>
        <w:rPr>
          <w:rFonts w:cs="Arial"/>
        </w:rPr>
      </w:pPr>
    </w:p>
    <w:p w14:paraId="7AC1DB90" w14:textId="77777777" w:rsidR="00060F63" w:rsidRDefault="00060F63" w:rsidP="008A2A91">
      <w:pPr>
        <w:pStyle w:val="Descripcin"/>
        <w:spacing w:line="480" w:lineRule="auto"/>
        <w:ind w:firstLine="0"/>
        <w:rPr>
          <w:rFonts w:cs="Arial"/>
          <w:color w:val="auto"/>
        </w:rPr>
      </w:pPr>
    </w:p>
    <w:p w14:paraId="0DEC1C78" w14:textId="77777777" w:rsidR="00060F63" w:rsidRDefault="00060F63" w:rsidP="008A2A91">
      <w:pPr>
        <w:pStyle w:val="Descripcin"/>
        <w:spacing w:line="480" w:lineRule="auto"/>
        <w:ind w:firstLine="0"/>
        <w:rPr>
          <w:rFonts w:cs="Arial"/>
          <w:color w:val="auto"/>
        </w:rPr>
      </w:pPr>
    </w:p>
    <w:p w14:paraId="2A9BE9EA" w14:textId="77777777" w:rsidR="00060F63" w:rsidRDefault="00060F63" w:rsidP="008A2A91">
      <w:pPr>
        <w:pStyle w:val="Descripcin"/>
        <w:spacing w:line="480" w:lineRule="auto"/>
        <w:ind w:firstLine="0"/>
        <w:rPr>
          <w:rFonts w:cs="Arial"/>
          <w:color w:val="auto"/>
        </w:rPr>
      </w:pPr>
    </w:p>
    <w:p w14:paraId="5E0B23B1" w14:textId="09CA228B" w:rsidR="00191069" w:rsidRPr="00817BFF" w:rsidRDefault="00817BFF" w:rsidP="008A2A91">
      <w:pPr>
        <w:pStyle w:val="Descripcin"/>
        <w:spacing w:line="480" w:lineRule="auto"/>
        <w:ind w:firstLine="0"/>
        <w:rPr>
          <w:rFonts w:cs="Arial"/>
          <w:color w:val="auto"/>
        </w:rPr>
      </w:pPr>
      <w:r>
        <w:rPr>
          <w:rFonts w:cs="Arial"/>
          <w:color w:val="auto"/>
        </w:rPr>
        <w:br/>
      </w:r>
    </w:p>
    <w:p w14:paraId="207C04DD" w14:textId="77777777" w:rsidR="009476B8" w:rsidRDefault="009476B8" w:rsidP="00060F63">
      <w:pPr>
        <w:rPr>
          <w:rFonts w:cs="Arial"/>
        </w:rPr>
      </w:pPr>
    </w:p>
    <w:p w14:paraId="56F0FB70" w14:textId="77777777" w:rsidR="009476B8" w:rsidRDefault="009476B8" w:rsidP="00060F63">
      <w:pPr>
        <w:rPr>
          <w:rFonts w:cs="Arial"/>
        </w:rPr>
      </w:pPr>
    </w:p>
    <w:p w14:paraId="541890A0" w14:textId="50D35858" w:rsidR="007E6727" w:rsidRDefault="000371A9" w:rsidP="00060F63">
      <w:pPr>
        <w:rPr>
          <w:rFonts w:cs="Arial"/>
        </w:rPr>
      </w:pPr>
      <w:r>
        <w:rPr>
          <w:rFonts w:cs="Arial"/>
        </w:rPr>
        <w:t>En la figura 8 s</w:t>
      </w:r>
      <w:r w:rsidR="00FF6C08">
        <w:rPr>
          <w:rFonts w:cs="Arial"/>
        </w:rPr>
        <w:t>e observa</w:t>
      </w:r>
      <w:r>
        <w:rPr>
          <w:rFonts w:cs="Arial"/>
        </w:rPr>
        <w:t xml:space="preserve"> los resultados de precisión </w:t>
      </w:r>
      <w:r w:rsidR="00C82A78">
        <w:rPr>
          <w:rFonts w:cs="Arial"/>
        </w:rPr>
        <w:t>obtenidos en valores de K de 1 a 50</w:t>
      </w:r>
      <w:r w:rsidR="003B1FE4">
        <w:rPr>
          <w:rFonts w:cs="Arial"/>
        </w:rPr>
        <w:t>. El peor caso de precisión es del 88% aproximadamente.</w:t>
      </w:r>
      <w:r w:rsidR="00F8370A">
        <w:rPr>
          <w:rFonts w:cs="Arial"/>
        </w:rPr>
        <w:t xml:space="preserve"> </w:t>
      </w:r>
      <w:r w:rsidR="00B56872">
        <w:rPr>
          <w:rFonts w:cs="Arial"/>
        </w:rPr>
        <w:t xml:space="preserve">Con esto se puede deducir </w:t>
      </w:r>
      <w:r w:rsidR="003D7048">
        <w:rPr>
          <w:rFonts w:cs="Arial"/>
        </w:rPr>
        <w:t xml:space="preserve">que, </w:t>
      </w:r>
      <w:r w:rsidR="00661F6B">
        <w:rPr>
          <w:rFonts w:cs="Arial"/>
        </w:rPr>
        <w:t>mientras más bajo es el valor de K, mejor</w:t>
      </w:r>
      <w:r w:rsidR="003D7048">
        <w:rPr>
          <w:rFonts w:cs="Arial"/>
        </w:rPr>
        <w:t xml:space="preserve"> es</w:t>
      </w:r>
      <w:r w:rsidR="00661F6B">
        <w:rPr>
          <w:rFonts w:cs="Arial"/>
        </w:rPr>
        <w:t xml:space="preserve"> la precisión del clasificador.</w:t>
      </w:r>
    </w:p>
    <w:p w14:paraId="4875AEDF" w14:textId="5EC6A00F" w:rsidR="00CA259A" w:rsidRPr="00B646A2" w:rsidRDefault="00B646A2" w:rsidP="00AD64A0">
      <w:pPr>
        <w:pStyle w:val="Ttulo3"/>
        <w:numPr>
          <w:ilvl w:val="2"/>
          <w:numId w:val="1"/>
        </w:numPr>
        <w:ind w:left="709"/>
        <w:rPr>
          <w:rFonts w:ascii="Arial" w:hAnsi="Arial" w:cs="Arial"/>
          <w:b/>
          <w:bCs/>
          <w:iCs/>
          <w:color w:val="auto"/>
          <w:sz w:val="22"/>
          <w:szCs w:val="22"/>
          <w:lang w:val="es-ES"/>
        </w:rPr>
      </w:pPr>
      <w:r w:rsidRPr="00B646A2">
        <w:rPr>
          <w:rFonts w:ascii="Arial" w:hAnsi="Arial" w:cs="Arial"/>
          <w:b/>
          <w:bCs/>
          <w:iCs/>
          <w:color w:val="auto"/>
          <w:sz w:val="22"/>
          <w:szCs w:val="22"/>
          <w:lang w:val="es-ES"/>
        </w:rPr>
        <w:t xml:space="preserve">Clasificadores </w:t>
      </w:r>
      <w:r w:rsidRPr="00B646A2">
        <w:rPr>
          <w:rFonts w:ascii="Arial" w:hAnsi="Arial" w:cs="Arial"/>
          <w:b/>
          <w:bCs/>
          <w:iCs/>
          <w:color w:val="auto"/>
          <w:sz w:val="22"/>
          <w:szCs w:val="22"/>
        </w:rPr>
        <w:t>de árbol de decisión (</w:t>
      </w:r>
      <w:proofErr w:type="spellStart"/>
      <w:r w:rsidRPr="001D0756">
        <w:rPr>
          <w:rFonts w:ascii="Arial" w:hAnsi="Arial" w:cs="Arial"/>
          <w:b/>
          <w:bCs/>
          <w:iCs/>
          <w:color w:val="auto"/>
          <w:sz w:val="22"/>
          <w:szCs w:val="22"/>
        </w:rPr>
        <w:t>Decision</w:t>
      </w:r>
      <w:proofErr w:type="spellEnd"/>
      <w:r w:rsidRPr="001D0756">
        <w:rPr>
          <w:rFonts w:ascii="Arial" w:hAnsi="Arial" w:cs="Arial"/>
          <w:b/>
          <w:bCs/>
          <w:iCs/>
          <w:color w:val="auto"/>
          <w:sz w:val="22"/>
          <w:szCs w:val="22"/>
        </w:rPr>
        <w:t xml:space="preserve"> </w:t>
      </w:r>
      <w:proofErr w:type="spellStart"/>
      <w:r w:rsidRPr="001D0756">
        <w:rPr>
          <w:rFonts w:ascii="Arial" w:hAnsi="Arial" w:cs="Arial"/>
          <w:b/>
          <w:bCs/>
          <w:iCs/>
          <w:color w:val="auto"/>
          <w:sz w:val="22"/>
          <w:szCs w:val="22"/>
        </w:rPr>
        <w:t>Tree</w:t>
      </w:r>
      <w:proofErr w:type="spellEnd"/>
      <w:r w:rsidRPr="001D0756">
        <w:rPr>
          <w:rFonts w:ascii="Arial" w:hAnsi="Arial" w:cs="Arial"/>
          <w:b/>
          <w:bCs/>
          <w:iCs/>
          <w:color w:val="auto"/>
          <w:sz w:val="22"/>
          <w:szCs w:val="22"/>
        </w:rPr>
        <w:t xml:space="preserve"> </w:t>
      </w:r>
      <w:proofErr w:type="spellStart"/>
      <w:r w:rsidRPr="001D0756">
        <w:rPr>
          <w:rFonts w:ascii="Arial" w:hAnsi="Arial" w:cs="Arial"/>
          <w:b/>
          <w:bCs/>
          <w:iCs/>
          <w:color w:val="auto"/>
          <w:sz w:val="22"/>
          <w:szCs w:val="22"/>
        </w:rPr>
        <w:t>classifiers</w:t>
      </w:r>
      <w:proofErr w:type="spellEnd"/>
      <w:r w:rsidRPr="00B646A2">
        <w:rPr>
          <w:rFonts w:ascii="Arial" w:hAnsi="Arial" w:cs="Arial"/>
          <w:b/>
          <w:bCs/>
          <w:iCs/>
          <w:color w:val="auto"/>
          <w:sz w:val="22"/>
          <w:szCs w:val="22"/>
        </w:rPr>
        <w:t>)</w:t>
      </w:r>
    </w:p>
    <w:p w14:paraId="24E7929E" w14:textId="5C6D82FF" w:rsidR="00B95A1F" w:rsidRDefault="00B95A1F" w:rsidP="00CA45B1">
      <w:pPr>
        <w:rPr>
          <w:rFonts w:cs="Arial"/>
        </w:rPr>
      </w:pPr>
      <w:r w:rsidRPr="00B95A1F">
        <w:rPr>
          <w:rFonts w:cs="Arial"/>
        </w:rPr>
        <w:t>Los árboles de decisión son reglas especiales de decisión que se organizan en una estructura de árbol. Un árbol de decisión divide el espacio del documento en regiones no superpuestas en sus hojas, y se hacen predicciones en cada hoja.</w:t>
      </w:r>
      <w:r>
        <w:rPr>
          <w:rFonts w:cs="Arial"/>
        </w:rPr>
        <w:t xml:space="preserve"> </w:t>
      </w:r>
      <w:r w:rsidR="006E0E92">
        <w:rPr>
          <w:rFonts w:cs="Arial"/>
        </w:rPr>
        <w:t>(</w:t>
      </w:r>
      <w:r w:rsidR="00BA0749">
        <w:rPr>
          <w:rFonts w:cs="Arial"/>
        </w:rPr>
        <w:fldChar w:fldCharType="begin" w:fldLock="1"/>
      </w:r>
      <w:r w:rsidR="00067510">
        <w:rPr>
          <w:rFonts w:cs="Arial"/>
        </w:rPr>
        <w:instrText>ADDIN CSL_CITATION {"citationItems":[{"id":"ITEM-1","itemData":{"DOI":"10.1007/978-1-84996-226-1","ISBN":"978-1-84996-226-1","ISSN":"1868-0941","author":[{"dropping-particle":"","family":"Weiss","given":"Sholom M.","non-dropping-particle":"","parse-names":false,"suffix":""},{"dropping-particle":"","family":"Indurkhya","given":"Nitin","non-dropping-particle":"","parse-names":false,"suffix":""},{"dropping-particle":"","family":"Zhang","given":"Tong","non-dropping-particle":"","parse-names":false,"suffix":""}],"edition":"1.ª ed.","id":"ITEM-1","issued":{"date-parts":[["2010"]]},"number-of-pages":"XIV, 226","publisher":"Springer-Verlag London","title":"Fundamentals of Predictive Text Mining","type":"book"},"uris":["http://www.mendeley.com/documents/?uuid=e908fd22-2b4d-4fd0-9e5f-cfe2481938c7"]}],"mendeley":{"formattedCitation":"(Weiss et al., 2010)","manualFormatting":"Weiss et al., 2010)","plainTextFormattedCitation":"(Weiss et al., 2010)","previouslyFormattedCitation":"(Weiss et al., 2010)"},"properties":{"noteIndex":0},"schema":"https://github.com/citation-style-language/schema/raw/master/csl-citation.json"}</w:instrText>
      </w:r>
      <w:r w:rsidR="00BA0749">
        <w:rPr>
          <w:rFonts w:cs="Arial"/>
        </w:rPr>
        <w:fldChar w:fldCharType="separate"/>
      </w:r>
      <w:r w:rsidR="00BA0749" w:rsidRPr="00BA0749">
        <w:rPr>
          <w:rFonts w:cs="Arial"/>
          <w:noProof/>
        </w:rPr>
        <w:t xml:space="preserve">Weiss </w:t>
      </w:r>
      <w:r w:rsidR="00BA0749" w:rsidRPr="006E0E92">
        <w:rPr>
          <w:rFonts w:cs="Arial"/>
          <w:i/>
          <w:iCs/>
          <w:noProof/>
        </w:rPr>
        <w:t>et al</w:t>
      </w:r>
      <w:r w:rsidR="00BA0749" w:rsidRPr="00BA0749">
        <w:rPr>
          <w:rFonts w:cs="Arial"/>
          <w:noProof/>
        </w:rPr>
        <w:t>., 2010)</w:t>
      </w:r>
      <w:r w:rsidR="00BA0749">
        <w:rPr>
          <w:rFonts w:cs="Arial"/>
        </w:rPr>
        <w:fldChar w:fldCharType="end"/>
      </w:r>
    </w:p>
    <w:p w14:paraId="0CF39E5F" w14:textId="1D93707C" w:rsidR="0046366F" w:rsidRDefault="0046366F" w:rsidP="00CA45B1">
      <w:pPr>
        <w:rPr>
          <w:rFonts w:cs="Arial"/>
        </w:rPr>
      </w:pPr>
      <w:r>
        <w:rPr>
          <w:rFonts w:cs="Arial"/>
        </w:rPr>
        <w:fldChar w:fldCharType="begin" w:fldLock="1"/>
      </w:r>
      <w:r w:rsidR="004848DE">
        <w:rPr>
          <w:rFonts w:cs="Arial"/>
        </w:rPr>
        <w:instrText>ADDIN CSL_CITATION {"citationItems":[{"id":"ITEM-1","itemData":{"ISBN":"978-84-205-4003-0","author":[{"dropping-particle":"","family":"Russell","given":"S. J.","non-dropping-particle":"","parse-names":false,"suffix":""},{"dropping-particle":"","family":"Norvig","given":"P.","non-dropping-particle":"","parse-names":false,"suffix":""}],"edition":"2.ª ed.","id":"ITEM-1","issued":{"date-parts":[["2004"]]},"number-of-pages":"1240","publisher":"PEARSON EDUCACIÓN, S.A.,","title":"Inteligencia Artificial: Un Enfoque Moderno","type":"book"},"uris":["http://www.mendeley.com/documents/?uuid=80a11db9-cf8c-4051-8831-7670f4765563"]}],"mendeley":{"formattedCitation":"(Russell &amp; Norvig, 2004)","manualFormatting":"Russell y Norvig (2004)","plainTextFormattedCitation":"(Russell &amp; Norvig, 2004)","previouslyFormattedCitation":"(Russell &amp; Norvig, 2004)"},"properties":{"noteIndex":0},"schema":"https://github.com/citation-style-language/schema/raw/master/csl-citation.json"}</w:instrText>
      </w:r>
      <w:r>
        <w:rPr>
          <w:rFonts w:cs="Arial"/>
        </w:rPr>
        <w:fldChar w:fldCharType="separate"/>
      </w:r>
      <w:r w:rsidRPr="0046366F">
        <w:rPr>
          <w:rFonts w:cs="Arial"/>
          <w:noProof/>
        </w:rPr>
        <w:t xml:space="preserve">Russell </w:t>
      </w:r>
      <w:r w:rsidR="004848DE">
        <w:rPr>
          <w:rFonts w:cs="Arial"/>
          <w:noProof/>
        </w:rPr>
        <w:t>y</w:t>
      </w:r>
      <w:r w:rsidRPr="0046366F">
        <w:rPr>
          <w:rFonts w:cs="Arial"/>
          <w:noProof/>
        </w:rPr>
        <w:t xml:space="preserve"> Norvig </w:t>
      </w:r>
      <w:r w:rsidR="00346A3A">
        <w:rPr>
          <w:rFonts w:cs="Arial"/>
          <w:noProof/>
        </w:rPr>
        <w:t>(</w:t>
      </w:r>
      <w:r w:rsidRPr="0046366F">
        <w:rPr>
          <w:rFonts w:cs="Arial"/>
          <w:noProof/>
        </w:rPr>
        <w:t>2004)</w:t>
      </w:r>
      <w:r>
        <w:rPr>
          <w:rFonts w:cs="Arial"/>
        </w:rPr>
        <w:fldChar w:fldCharType="end"/>
      </w:r>
      <w:r>
        <w:rPr>
          <w:rFonts w:cs="Arial"/>
        </w:rPr>
        <w:t xml:space="preserve"> </w:t>
      </w:r>
      <w:r w:rsidR="00FE6A36">
        <w:rPr>
          <w:rFonts w:cs="Arial"/>
        </w:rPr>
        <w:t>dicen</w:t>
      </w:r>
      <w:r>
        <w:rPr>
          <w:rFonts w:cs="Arial"/>
        </w:rPr>
        <w:t xml:space="preserve"> que </w:t>
      </w:r>
      <w:r w:rsidR="002658AC">
        <w:rPr>
          <w:rFonts w:cs="Arial"/>
        </w:rPr>
        <w:t>en un árbol de decisión se toma como entrada un objeto o una situación descrita</w:t>
      </w:r>
      <w:r w:rsidR="00D44CB3">
        <w:rPr>
          <w:rFonts w:cs="Arial"/>
        </w:rPr>
        <w:t>,</w:t>
      </w:r>
      <w:r w:rsidR="002658AC">
        <w:rPr>
          <w:rFonts w:cs="Arial"/>
        </w:rPr>
        <w:t xml:space="preserve"> </w:t>
      </w:r>
      <w:r w:rsidR="00564A9D">
        <w:rPr>
          <w:rFonts w:cs="Arial"/>
        </w:rPr>
        <w:t xml:space="preserve">la </w:t>
      </w:r>
      <w:r w:rsidR="00CB0497">
        <w:rPr>
          <w:rFonts w:cs="Arial"/>
        </w:rPr>
        <w:t>que</w:t>
      </w:r>
      <w:r w:rsidR="00564A9D">
        <w:rPr>
          <w:rFonts w:cs="Arial"/>
        </w:rPr>
        <w:t xml:space="preserve"> </w:t>
      </w:r>
      <w:r w:rsidR="00506247">
        <w:rPr>
          <w:rFonts w:cs="Arial"/>
        </w:rPr>
        <w:t>es representada</w:t>
      </w:r>
      <w:r w:rsidR="00564A9D">
        <w:rPr>
          <w:rFonts w:cs="Arial"/>
        </w:rPr>
        <w:t xml:space="preserve"> como un conjunto de atributos</w:t>
      </w:r>
      <w:r w:rsidR="00D44CB3">
        <w:rPr>
          <w:rFonts w:cs="Arial"/>
        </w:rPr>
        <w:t xml:space="preserve">, </w:t>
      </w:r>
      <w:r w:rsidR="00C640D0">
        <w:rPr>
          <w:rFonts w:cs="Arial"/>
        </w:rPr>
        <w:t xml:space="preserve">para finalmente </w:t>
      </w:r>
      <w:r w:rsidR="00D44CB3">
        <w:rPr>
          <w:rFonts w:cs="Arial"/>
        </w:rPr>
        <w:t>dev</w:t>
      </w:r>
      <w:r w:rsidR="00C640D0">
        <w:rPr>
          <w:rFonts w:cs="Arial"/>
        </w:rPr>
        <w:t>olver</w:t>
      </w:r>
      <w:r w:rsidR="00D44CB3">
        <w:rPr>
          <w:rFonts w:cs="Arial"/>
        </w:rPr>
        <w:t xml:space="preserve"> una decisión</w:t>
      </w:r>
      <w:r w:rsidR="00F81687">
        <w:rPr>
          <w:rFonts w:cs="Arial"/>
        </w:rPr>
        <w:t>. Una decisión</w:t>
      </w:r>
      <w:r w:rsidR="00986E20">
        <w:rPr>
          <w:rFonts w:cs="Arial"/>
        </w:rPr>
        <w:t>,</w:t>
      </w:r>
      <w:r w:rsidR="00F81687">
        <w:rPr>
          <w:rFonts w:cs="Arial"/>
        </w:rPr>
        <w:t xml:space="preserve"> es el valor previsto de la salida dada la entrada.</w:t>
      </w:r>
      <w:r w:rsidR="005C4A67">
        <w:rPr>
          <w:rFonts w:cs="Arial"/>
        </w:rPr>
        <w:t xml:space="preserve"> </w:t>
      </w:r>
    </w:p>
    <w:p w14:paraId="0B705E27" w14:textId="4ABF587C" w:rsidR="0088210D" w:rsidRDefault="0088210D" w:rsidP="00CA45B1">
      <w:pPr>
        <w:rPr>
          <w:rFonts w:cs="Arial"/>
        </w:rPr>
      </w:pPr>
      <w:r>
        <w:rPr>
          <w:rFonts w:cs="Arial"/>
        </w:rPr>
        <w:fldChar w:fldCharType="begin" w:fldLock="1"/>
      </w:r>
      <w:r w:rsidR="004036E7">
        <w:rPr>
          <w:rFonts w:cs="Arial"/>
        </w:rPr>
        <w:instrText>ADDIN CSL_CITATION {"citationItems":[{"id":"ITEM-1","itemData":{"abstract":"The amount of text that is generated every day is increasing dramatically. This tremendous volume of mostly unstructured text cannot be simply processed and perceived by computers. Therefore, efficient and effective techniques and algorithms are required to discover useful patterns. Text mining is the task of extracting meaningful information from text, which has gained significant attentions in recent years. In this paper, we describe several of the most fundamental text mining tasks and techniques including text pre-processing, classification and clustering. Additionally, we briefly explain text mining in biomedical and health care domains.","author":[{"dropping-particle":"","family":"Allahyari","given":"Mehdi","non-dropping-particle":"","parse-names":false,"suffix":""},{"dropping-particle":"","family":"Pouriyeh","given":"Seyedamin","non-dropping-particle":"","parse-names":false,"suffix":""},{"dropping-particle":"","family":"Assefi","given":"Mehdi","non-dropping-particle":"","parse-names":false,"suffix":""},{"dropping-particle":"","family":"Safaei","given":"Saied","non-dropping-particle":"","parse-names":false,"suffix":""},{"dropping-particle":"","family":"Trippe","given":"Elizabeth D.","non-dropping-particle":"","parse-names":false,"suffix":""},{"dropping-particle":"","family":"Gutierrez","given":"Juan B.","non-dropping-particle":"","parse-names":false,"suffix":""},{"dropping-particle":"","family":"Kochut","given":"Krys","non-dropping-particle":"","parse-names":false,"suffix":""}],"id":"ITEM-1","issued":{"date-parts":[["2017"]]},"title":"A Brief Survey of Text Mining: Classification, Clustering and Extraction Techniques","type":"article-journal"},"uris":["http://www.mendeley.com/documents/?uuid=12e30d48-cd03-425d-8ab1-244f1d1b3ec5"]}],"mendeley":{"formattedCitation":"(Allahyari et al., 2017)","manualFormatting":"Allahyari et al. (2017)","plainTextFormattedCitation":"(Allahyari et al., 2017)","previouslyFormattedCitation":"(Allahyari et al., 2017)"},"properties":{"noteIndex":0},"schema":"https://github.com/citation-style-language/schema/raw/master/csl-citation.json"}</w:instrText>
      </w:r>
      <w:r>
        <w:rPr>
          <w:rFonts w:cs="Arial"/>
        </w:rPr>
        <w:fldChar w:fldCharType="separate"/>
      </w:r>
      <w:r w:rsidRPr="0088210D">
        <w:rPr>
          <w:rFonts w:cs="Arial"/>
          <w:noProof/>
        </w:rPr>
        <w:t xml:space="preserve">Allahyari </w:t>
      </w:r>
      <w:r w:rsidRPr="00986E20">
        <w:rPr>
          <w:rFonts w:cs="Arial"/>
          <w:i/>
          <w:iCs/>
          <w:noProof/>
        </w:rPr>
        <w:t>et al</w:t>
      </w:r>
      <w:r w:rsidRPr="0088210D">
        <w:rPr>
          <w:rFonts w:cs="Arial"/>
          <w:noProof/>
        </w:rPr>
        <w:t xml:space="preserve">. </w:t>
      </w:r>
      <w:r>
        <w:rPr>
          <w:rFonts w:cs="Arial"/>
          <w:noProof/>
        </w:rPr>
        <w:t>(</w:t>
      </w:r>
      <w:r w:rsidRPr="0088210D">
        <w:rPr>
          <w:rFonts w:cs="Arial"/>
          <w:noProof/>
        </w:rPr>
        <w:t>2017)</w:t>
      </w:r>
      <w:r>
        <w:rPr>
          <w:rFonts w:cs="Arial"/>
        </w:rPr>
        <w:fldChar w:fldCharType="end"/>
      </w:r>
      <w:r>
        <w:rPr>
          <w:rFonts w:cs="Arial"/>
        </w:rPr>
        <w:t xml:space="preserve"> dicen que e</w:t>
      </w:r>
      <w:r w:rsidR="00621220">
        <w:rPr>
          <w:rFonts w:cs="Arial"/>
        </w:rPr>
        <w:t xml:space="preserve">n el caso de los datos textuales, </w:t>
      </w:r>
      <w:r w:rsidR="009F5F16" w:rsidRPr="009F5F16">
        <w:rPr>
          <w:rFonts w:cs="Arial"/>
        </w:rPr>
        <w:t xml:space="preserve">las condiciones en los nodos del árbol de decisión se definen comúnmente en términos de términos en los </w:t>
      </w:r>
      <w:r w:rsidR="009F5F16" w:rsidRPr="009F5F16">
        <w:rPr>
          <w:rFonts w:cs="Arial"/>
        </w:rPr>
        <w:lastRenderedPageBreak/>
        <w:t>documentos de texto. Por ejemplo</w:t>
      </w:r>
      <w:r w:rsidR="009F5F16">
        <w:rPr>
          <w:rFonts w:cs="Arial"/>
        </w:rPr>
        <w:t>;</w:t>
      </w:r>
      <w:r w:rsidR="009F5F16" w:rsidRPr="009F5F16">
        <w:rPr>
          <w:rFonts w:cs="Arial"/>
        </w:rPr>
        <w:t xml:space="preserve"> un nodo puede subdividirse en </w:t>
      </w:r>
      <w:r w:rsidR="007E1AA9">
        <w:rPr>
          <w:rFonts w:cs="Arial"/>
        </w:rPr>
        <w:t>otros nodos (</w:t>
      </w:r>
      <w:r w:rsidR="009F5F16" w:rsidRPr="009F5F16">
        <w:rPr>
          <w:rFonts w:cs="Arial"/>
        </w:rPr>
        <w:t>hijos</w:t>
      </w:r>
      <w:r w:rsidR="007E1AA9">
        <w:rPr>
          <w:rFonts w:cs="Arial"/>
        </w:rPr>
        <w:t>)</w:t>
      </w:r>
      <w:r w:rsidR="009F5F16" w:rsidRPr="009F5F16">
        <w:rPr>
          <w:rFonts w:cs="Arial"/>
        </w:rPr>
        <w:t xml:space="preserve"> dependiendo de la presencia o ausencia de un término particular en el documento.</w:t>
      </w:r>
    </w:p>
    <w:p w14:paraId="4BA093D2" w14:textId="4044B00D" w:rsidR="003410B9" w:rsidRDefault="000B0451" w:rsidP="00CA45B1">
      <w:pPr>
        <w:rPr>
          <w:rFonts w:cs="Arial"/>
        </w:rPr>
      </w:pPr>
      <w:r>
        <w:rPr>
          <w:rFonts w:cs="Arial"/>
        </w:rPr>
        <w:fldChar w:fldCharType="begin" w:fldLock="1"/>
      </w:r>
      <w:r w:rsidR="00252051">
        <w:rPr>
          <w:rFonts w:cs="Arial"/>
        </w:rPr>
        <w:instrText>ADDIN CSL_CITATION {"citationItems":[{"id":"ITEM-1","itemData":{"DOI":"10.1109/ICAMS.2010.5552917","ISBN":"9781424469291","abstract":"In recent years, text categorization based on machine learning is a widely used technology in the field of information retrieval and text mining and has gained many advances. This paper presents a survey on the up-to-date development in text categorization based on machine learning, including model, algorithm and evaluation and introduces some machine learning methods applied in text categorization. © 2010 IEEE.","author":[{"dropping-particle":"","family":"Yu","given":"Wanjun","non-dropping-particle":"","parse-names":false,"suffix":""},{"dropping-particle":"","family":"Song","given":"Xiaoguang","non-dropping-particle":"","parse-names":false,"suffix":""}],"container-title":"ICAMS 2010 - Proceedings of 2010 IEEE International Conference on Advanced Management Science","id":"ITEM-1","issued":{"date-parts":[["2010"]]},"page":"3","title":"Research on text categorization based on machine learning","type":"article-journal"},"uris":["http://www.mendeley.com/documents/?uuid=678393d1-5f4b-462e-837b-45afb3ae2327"]}],"mendeley":{"formattedCitation":"(Yu &amp; Song, 2010)","manualFormatting":"Yu &amp; Song (2010)","plainTextFormattedCitation":"(Yu &amp; Song, 2010)","previouslyFormattedCitation":"(Yu &amp; Song, 2010)"},"properties":{"noteIndex":0},"schema":"https://github.com/citation-style-language/schema/raw/master/csl-citation.json"}</w:instrText>
      </w:r>
      <w:r>
        <w:rPr>
          <w:rFonts w:cs="Arial"/>
        </w:rPr>
        <w:fldChar w:fldCharType="separate"/>
      </w:r>
      <w:r w:rsidRPr="000B0451">
        <w:rPr>
          <w:rFonts w:cs="Arial"/>
          <w:noProof/>
        </w:rPr>
        <w:t xml:space="preserve">Yu &amp; Song </w:t>
      </w:r>
      <w:r>
        <w:rPr>
          <w:rFonts w:cs="Arial"/>
          <w:noProof/>
        </w:rPr>
        <w:t>(</w:t>
      </w:r>
      <w:r w:rsidRPr="000B0451">
        <w:rPr>
          <w:rFonts w:cs="Arial"/>
          <w:noProof/>
        </w:rPr>
        <w:t>2010)</w:t>
      </w:r>
      <w:r>
        <w:rPr>
          <w:rFonts w:cs="Arial"/>
        </w:rPr>
        <w:fldChar w:fldCharType="end"/>
      </w:r>
      <w:r>
        <w:rPr>
          <w:rFonts w:cs="Arial"/>
        </w:rPr>
        <w:t xml:space="preserve"> </w:t>
      </w:r>
      <w:r w:rsidR="00FE6A36">
        <w:rPr>
          <w:rFonts w:cs="Arial"/>
        </w:rPr>
        <w:t xml:space="preserve">mencionan dos fases principales en los </w:t>
      </w:r>
      <w:r w:rsidR="00E94A17">
        <w:rPr>
          <w:rFonts w:cs="Arial"/>
        </w:rPr>
        <w:t xml:space="preserve">clasificadores de </w:t>
      </w:r>
      <w:r w:rsidR="00252774">
        <w:rPr>
          <w:rFonts w:cs="Arial"/>
        </w:rPr>
        <w:t>á</w:t>
      </w:r>
      <w:r w:rsidR="00E94A17">
        <w:rPr>
          <w:rFonts w:cs="Arial"/>
        </w:rPr>
        <w:t>rboles de decisión; la primera</w:t>
      </w:r>
      <w:r w:rsidR="00252774">
        <w:rPr>
          <w:rFonts w:cs="Arial"/>
        </w:rPr>
        <w:t>,</w:t>
      </w:r>
      <w:r w:rsidR="00E94A17">
        <w:rPr>
          <w:rFonts w:cs="Arial"/>
        </w:rPr>
        <w:t xml:space="preserve"> </w:t>
      </w:r>
      <w:r w:rsidR="009745A4">
        <w:rPr>
          <w:rFonts w:cs="Arial"/>
        </w:rPr>
        <w:t xml:space="preserve">es la fase de crecimiento del árbol, en la </w:t>
      </w:r>
      <w:r w:rsidR="00252774">
        <w:rPr>
          <w:rFonts w:cs="Arial"/>
        </w:rPr>
        <w:t>que</w:t>
      </w:r>
      <w:r w:rsidR="009745A4">
        <w:rPr>
          <w:rFonts w:cs="Arial"/>
        </w:rPr>
        <w:t xml:space="preserve"> el algoritmo empieza con todo el conjunto </w:t>
      </w:r>
      <w:r w:rsidR="00482891">
        <w:rPr>
          <w:rFonts w:cs="Arial"/>
        </w:rPr>
        <w:t>de datos en el nodo raíz</w:t>
      </w:r>
      <w:r w:rsidR="00C75E47">
        <w:rPr>
          <w:rFonts w:cs="Arial"/>
        </w:rPr>
        <w:t xml:space="preserve"> y mediante algún criterio de división </w:t>
      </w:r>
      <w:r w:rsidR="001D763C">
        <w:rPr>
          <w:rFonts w:cs="Arial"/>
        </w:rPr>
        <w:t>e</w:t>
      </w:r>
      <w:r w:rsidR="009543B2">
        <w:rPr>
          <w:rFonts w:cs="Arial"/>
        </w:rPr>
        <w:t>l</w:t>
      </w:r>
      <w:r w:rsidR="001D763C">
        <w:rPr>
          <w:rFonts w:cs="Arial"/>
        </w:rPr>
        <w:t xml:space="preserve"> conjunto de datos se divide en subconjuntos.</w:t>
      </w:r>
      <w:r w:rsidR="00674DF3">
        <w:rPr>
          <w:rFonts w:cs="Arial"/>
        </w:rPr>
        <w:t xml:space="preserve"> La segunda fase</w:t>
      </w:r>
      <w:r w:rsidR="009543B2">
        <w:rPr>
          <w:rFonts w:cs="Arial"/>
        </w:rPr>
        <w:t>,</w:t>
      </w:r>
      <w:r w:rsidR="00674DF3">
        <w:rPr>
          <w:rFonts w:cs="Arial"/>
        </w:rPr>
        <w:t xml:space="preserve"> e</w:t>
      </w:r>
      <w:r w:rsidR="00420F95">
        <w:rPr>
          <w:rFonts w:cs="Arial"/>
        </w:rPr>
        <w:t>s</w:t>
      </w:r>
      <w:r w:rsidR="00674DF3">
        <w:rPr>
          <w:rFonts w:cs="Arial"/>
        </w:rPr>
        <w:t xml:space="preserve"> la </w:t>
      </w:r>
      <w:r w:rsidR="00420F95">
        <w:rPr>
          <w:rFonts w:cs="Arial"/>
        </w:rPr>
        <w:t>f</w:t>
      </w:r>
      <w:r w:rsidR="00674DF3">
        <w:rPr>
          <w:rFonts w:cs="Arial"/>
        </w:rPr>
        <w:t>ase de pod</w:t>
      </w:r>
      <w:r w:rsidR="00420F95">
        <w:rPr>
          <w:rFonts w:cs="Arial"/>
        </w:rPr>
        <w:t xml:space="preserve">a, en la cual </w:t>
      </w:r>
      <w:r w:rsidR="00F05976">
        <w:rPr>
          <w:rFonts w:cs="Arial"/>
        </w:rPr>
        <w:t>el árbol adulto se corta para evitar un ajuste excesivo y mejorar su precisión.</w:t>
      </w:r>
    </w:p>
    <w:p w14:paraId="7CCAA4CD" w14:textId="428333A3" w:rsidR="00D43AAC" w:rsidRDefault="009B73C3" w:rsidP="00CA45B1">
      <w:pPr>
        <w:rPr>
          <w:rFonts w:cs="Arial"/>
        </w:rPr>
      </w:pPr>
      <w:r>
        <w:rPr>
          <w:rFonts w:cs="Arial"/>
        </w:rPr>
        <w:t xml:space="preserve">Un ejemplo sencillo de </w:t>
      </w:r>
      <w:r w:rsidR="007539C0">
        <w:rPr>
          <w:rFonts w:cs="Arial"/>
        </w:rPr>
        <w:t>cómo</w:t>
      </w:r>
      <w:r>
        <w:rPr>
          <w:rFonts w:cs="Arial"/>
        </w:rPr>
        <w:t xml:space="preserve"> funcionan los </w:t>
      </w:r>
      <w:r w:rsidR="004E0E07">
        <w:rPr>
          <w:rFonts w:cs="Arial"/>
        </w:rPr>
        <w:t>árboles</w:t>
      </w:r>
      <w:r>
        <w:rPr>
          <w:rFonts w:cs="Arial"/>
        </w:rPr>
        <w:t xml:space="preserve"> de decisión </w:t>
      </w:r>
      <w:r w:rsidR="00EB7A30">
        <w:rPr>
          <w:rFonts w:cs="Arial"/>
        </w:rPr>
        <w:t xml:space="preserve">para algo cotidiano de la vida </w:t>
      </w:r>
      <w:r w:rsidR="004E0E07">
        <w:rPr>
          <w:rFonts w:cs="Arial"/>
        </w:rPr>
        <w:t xml:space="preserve">como esperar por una mesa en un restaurante </w:t>
      </w:r>
      <w:r>
        <w:rPr>
          <w:rFonts w:cs="Arial"/>
        </w:rPr>
        <w:t>se encuentra en el libro “Inteligencia artificial</w:t>
      </w:r>
      <w:r w:rsidR="00F84A52">
        <w:rPr>
          <w:rFonts w:cs="Arial"/>
        </w:rPr>
        <w:t>: un enfoque moderno</w:t>
      </w:r>
      <w:r>
        <w:rPr>
          <w:rFonts w:cs="Arial"/>
        </w:rPr>
        <w:t>”</w:t>
      </w:r>
      <w:r w:rsidR="00F84A52">
        <w:rPr>
          <w:rFonts w:cs="Arial"/>
        </w:rPr>
        <w:t xml:space="preserve"> </w:t>
      </w:r>
      <w:r w:rsidR="00C4246D">
        <w:rPr>
          <w:rFonts w:cs="Arial"/>
        </w:rPr>
        <w:t xml:space="preserve">de </w:t>
      </w:r>
      <w:r w:rsidR="00C4246D">
        <w:rPr>
          <w:rFonts w:cs="Arial"/>
        </w:rPr>
        <w:fldChar w:fldCharType="begin" w:fldLock="1"/>
      </w:r>
      <w:r w:rsidR="0002277E">
        <w:rPr>
          <w:rFonts w:cs="Arial"/>
        </w:rPr>
        <w:instrText>ADDIN CSL_CITATION {"citationItems":[{"id":"ITEM-1","itemData":{"ISBN":"978-84-205-4003-0","author":[{"dropping-particle":"","family":"Russell","given":"S. J.","non-dropping-particle":"","parse-names":false,"suffix":""},{"dropping-particle":"","family":"Norvig","given":"P.","non-dropping-particle":"","parse-names":false,"suffix":""}],"edition":"2.ª ed.","id":"ITEM-1","issued":{"date-parts":[["2004"]]},"number-of-pages":"1240","publisher":"PEARSON EDUCACIÓN, S.A.,","title":"Inteligencia Artificial: Un Enfoque Moderno","type":"book"},"uris":["http://www.mendeley.com/documents/?uuid=80a11db9-cf8c-4051-8831-7670f4765563"]}],"mendeley":{"formattedCitation":"(Russell &amp; Norvig, 2004)","manualFormatting":"Russell y Norvig (2004)","plainTextFormattedCitation":"(Russell &amp; Norvig, 2004)","previouslyFormattedCitation":"(Russell &amp; Norvig, 2004)"},"properties":{"noteIndex":0},"schema":"https://github.com/citation-style-language/schema/raw/master/csl-citation.json"}</w:instrText>
      </w:r>
      <w:r w:rsidR="00C4246D">
        <w:rPr>
          <w:rFonts w:cs="Arial"/>
        </w:rPr>
        <w:fldChar w:fldCharType="separate"/>
      </w:r>
      <w:r w:rsidR="00C4246D" w:rsidRPr="00C4246D">
        <w:rPr>
          <w:rFonts w:cs="Arial"/>
          <w:noProof/>
        </w:rPr>
        <w:t xml:space="preserve">Russell </w:t>
      </w:r>
      <w:r w:rsidR="00C4246D">
        <w:rPr>
          <w:rFonts w:cs="Arial"/>
          <w:noProof/>
        </w:rPr>
        <w:t>y</w:t>
      </w:r>
      <w:r w:rsidR="00C4246D" w:rsidRPr="00C4246D">
        <w:rPr>
          <w:rFonts w:cs="Arial"/>
          <w:noProof/>
        </w:rPr>
        <w:t xml:space="preserve"> Norvig </w:t>
      </w:r>
      <w:r w:rsidR="00C4246D">
        <w:rPr>
          <w:rFonts w:cs="Arial"/>
          <w:noProof/>
        </w:rPr>
        <w:t>(</w:t>
      </w:r>
      <w:r w:rsidR="00C4246D" w:rsidRPr="00C4246D">
        <w:rPr>
          <w:rFonts w:cs="Arial"/>
          <w:noProof/>
        </w:rPr>
        <w:t>2004)</w:t>
      </w:r>
      <w:r w:rsidR="00C4246D">
        <w:rPr>
          <w:rFonts w:cs="Arial"/>
        </w:rPr>
        <w:fldChar w:fldCharType="end"/>
      </w:r>
      <w:r w:rsidR="004E0E07">
        <w:rPr>
          <w:rFonts w:cs="Arial"/>
        </w:rPr>
        <w:t>.</w:t>
      </w:r>
    </w:p>
    <w:p w14:paraId="6B4D8629" w14:textId="04295E1F" w:rsidR="00D43AAC" w:rsidRDefault="00D43AAC" w:rsidP="00CA45B1">
      <w:pPr>
        <w:rPr>
          <w:rFonts w:cs="Arial"/>
        </w:rPr>
      </w:pPr>
      <w:r>
        <w:rPr>
          <w:rFonts w:cs="Arial"/>
          <w:noProof/>
        </w:rPr>
        <mc:AlternateContent>
          <mc:Choice Requires="wpg">
            <w:drawing>
              <wp:anchor distT="0" distB="0" distL="114300" distR="114300" simplePos="0" relativeHeight="251649034" behindDoc="0" locked="0" layoutInCell="1" allowOverlap="1" wp14:anchorId="2EBCB315" wp14:editId="1620BB75">
                <wp:simplePos x="0" y="0"/>
                <wp:positionH relativeFrom="margin">
                  <wp:posOffset>552337</wp:posOffset>
                </wp:positionH>
                <wp:positionV relativeFrom="paragraph">
                  <wp:posOffset>71120</wp:posOffset>
                </wp:positionV>
                <wp:extent cx="4739753" cy="4035425"/>
                <wp:effectExtent l="19050" t="0" r="22860" b="3175"/>
                <wp:wrapNone/>
                <wp:docPr id="58" name="Grupo 58"/>
                <wp:cNvGraphicFramePr/>
                <a:graphic xmlns:a="http://schemas.openxmlformats.org/drawingml/2006/main">
                  <a:graphicData uri="http://schemas.microsoft.com/office/word/2010/wordprocessingGroup">
                    <wpg:wgp>
                      <wpg:cNvGrpSpPr/>
                      <wpg:grpSpPr>
                        <a:xfrm>
                          <a:off x="0" y="0"/>
                          <a:ext cx="4739753" cy="4035425"/>
                          <a:chOff x="1616" y="-82934"/>
                          <a:chExt cx="4870855" cy="4149228"/>
                        </a:xfrm>
                      </wpg:grpSpPr>
                      <wpg:grpSp>
                        <wpg:cNvPr id="42" name="Grupo 42"/>
                        <wpg:cNvGrpSpPr/>
                        <wpg:grpSpPr>
                          <a:xfrm>
                            <a:off x="1616" y="-82934"/>
                            <a:ext cx="4870855" cy="3635239"/>
                            <a:chOff x="1616" y="-82934"/>
                            <a:chExt cx="4870855" cy="3635239"/>
                          </a:xfrm>
                        </wpg:grpSpPr>
                        <pic:pic xmlns:pic="http://schemas.openxmlformats.org/drawingml/2006/picture">
                          <pic:nvPicPr>
                            <pic:cNvPr id="16" name="Imagen 1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5196" y="462395"/>
                              <a:ext cx="4867275" cy="3089910"/>
                            </a:xfrm>
                            <a:prstGeom prst="rect">
                              <a:avLst/>
                            </a:prstGeom>
                            <a:ln>
                              <a:solidFill>
                                <a:schemeClr val="bg2"/>
                              </a:solidFill>
                            </a:ln>
                          </pic:spPr>
                        </pic:pic>
                        <wps:wsp>
                          <wps:cNvPr id="35" name="Cuadro de texto 35"/>
                          <wps:cNvSpPr txBox="1"/>
                          <wps:spPr>
                            <a:xfrm>
                              <a:off x="1616" y="-82934"/>
                              <a:ext cx="4867275" cy="457200"/>
                            </a:xfrm>
                            <a:prstGeom prst="rect">
                              <a:avLst/>
                            </a:prstGeom>
                            <a:solidFill>
                              <a:prstClr val="white"/>
                            </a:solidFill>
                            <a:ln>
                              <a:noFill/>
                            </a:ln>
                          </wps:spPr>
                          <wps:txbx>
                            <w:txbxContent>
                              <w:p w14:paraId="7CFF54BE" w14:textId="307497C0" w:rsidR="00F367BC" w:rsidRPr="008A06A0" w:rsidRDefault="00F367BC" w:rsidP="00DA65D4">
                                <w:pPr>
                                  <w:pStyle w:val="Descripcin"/>
                                  <w:spacing w:after="0" w:line="480" w:lineRule="auto"/>
                                  <w:ind w:firstLine="0"/>
                                  <w:jc w:val="left"/>
                                  <w:rPr>
                                    <w:b/>
                                    <w:bCs/>
                                    <w:i w:val="0"/>
                                    <w:iCs w:val="0"/>
                                    <w:color w:val="auto"/>
                                    <w:sz w:val="20"/>
                                    <w:szCs w:val="20"/>
                                  </w:rPr>
                                </w:pPr>
                                <w:bookmarkStart w:id="47" w:name="_Toc61912204"/>
                                <w:r w:rsidRPr="008A06A0">
                                  <w:rPr>
                                    <w:b/>
                                    <w:bCs/>
                                    <w:i w:val="0"/>
                                    <w:iCs w:val="0"/>
                                    <w:color w:val="auto"/>
                                    <w:sz w:val="20"/>
                                    <w:szCs w:val="20"/>
                                  </w:rPr>
                                  <w:t xml:space="preserve">Figura </w:t>
                                </w:r>
                                <w:r w:rsidRPr="008A06A0">
                                  <w:rPr>
                                    <w:b/>
                                    <w:bCs/>
                                    <w:i w:val="0"/>
                                    <w:iCs w:val="0"/>
                                    <w:color w:val="auto"/>
                                    <w:sz w:val="20"/>
                                    <w:szCs w:val="20"/>
                                  </w:rPr>
                                  <w:fldChar w:fldCharType="begin"/>
                                </w:r>
                                <w:r w:rsidRPr="008A06A0">
                                  <w:rPr>
                                    <w:b/>
                                    <w:bCs/>
                                    <w:i w:val="0"/>
                                    <w:iCs w:val="0"/>
                                    <w:color w:val="auto"/>
                                    <w:sz w:val="20"/>
                                    <w:szCs w:val="20"/>
                                  </w:rPr>
                                  <w:instrText xml:space="preserve"> SEQ Figura \* ARABIC </w:instrText>
                                </w:r>
                                <w:r w:rsidRPr="008A06A0">
                                  <w:rPr>
                                    <w:b/>
                                    <w:bCs/>
                                    <w:i w:val="0"/>
                                    <w:iCs w:val="0"/>
                                    <w:color w:val="auto"/>
                                    <w:sz w:val="20"/>
                                    <w:szCs w:val="20"/>
                                  </w:rPr>
                                  <w:fldChar w:fldCharType="separate"/>
                                </w:r>
                                <w:r>
                                  <w:rPr>
                                    <w:b/>
                                    <w:bCs/>
                                    <w:i w:val="0"/>
                                    <w:iCs w:val="0"/>
                                    <w:noProof/>
                                    <w:color w:val="auto"/>
                                    <w:sz w:val="20"/>
                                    <w:szCs w:val="20"/>
                                  </w:rPr>
                                  <w:t>9</w:t>
                                </w:r>
                                <w:r w:rsidRPr="008A06A0">
                                  <w:rPr>
                                    <w:b/>
                                    <w:bCs/>
                                    <w:i w:val="0"/>
                                    <w:iCs w:val="0"/>
                                    <w:color w:val="auto"/>
                                    <w:sz w:val="20"/>
                                    <w:szCs w:val="20"/>
                                  </w:rPr>
                                  <w:fldChar w:fldCharType="end"/>
                                </w:r>
                                <w:r w:rsidRPr="008A06A0">
                                  <w:rPr>
                                    <w:b/>
                                    <w:bCs/>
                                    <w:i w:val="0"/>
                                    <w:iCs w:val="0"/>
                                    <w:color w:val="auto"/>
                                    <w:sz w:val="20"/>
                                    <w:szCs w:val="20"/>
                                  </w:rPr>
                                  <w:t>.</w:t>
                                </w:r>
                                <w:r w:rsidRPr="008A06A0">
                                  <w:rPr>
                                    <w:b/>
                                    <w:bCs/>
                                    <w:i w:val="0"/>
                                    <w:iCs w:val="0"/>
                                    <w:color w:val="auto"/>
                                    <w:sz w:val="20"/>
                                    <w:szCs w:val="20"/>
                                  </w:rPr>
                                  <w:br/>
                                </w:r>
                                <w:r w:rsidRPr="00065BF7">
                                  <w:rPr>
                                    <w:color w:val="auto"/>
                                    <w:sz w:val="20"/>
                                    <w:szCs w:val="20"/>
                                    <w:lang w:eastAsia="es-419"/>
                                  </w:rPr>
                                  <w:t>Árbol</w:t>
                                </w:r>
                                <w:r w:rsidRPr="008A06A0">
                                  <w:rPr>
                                    <w:color w:val="auto"/>
                                    <w:sz w:val="20"/>
                                    <w:szCs w:val="20"/>
                                    <w:lang w:val="es-419" w:eastAsia="es-419"/>
                                  </w:rPr>
                                  <w:t xml:space="preserve"> de decisión para decidir si esperar por una mesa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5" name="Cuadro de texto 55"/>
                        <wps:cNvSpPr txBox="1"/>
                        <wps:spPr>
                          <a:xfrm>
                            <a:off x="1732" y="3609109"/>
                            <a:ext cx="4867159" cy="457185"/>
                          </a:xfrm>
                          <a:prstGeom prst="rect">
                            <a:avLst/>
                          </a:prstGeom>
                          <a:solidFill>
                            <a:prstClr val="white"/>
                          </a:solidFill>
                          <a:ln>
                            <a:noFill/>
                          </a:ln>
                        </wps:spPr>
                        <wps:txbx>
                          <w:txbxContent>
                            <w:p w14:paraId="2CFA130A" w14:textId="1300BDA2" w:rsidR="00F367BC" w:rsidRPr="008A06A0" w:rsidRDefault="00F367BC" w:rsidP="008A06A0">
                              <w:pPr>
                                <w:ind w:firstLine="0"/>
                                <w:rPr>
                                  <w:sz w:val="20"/>
                                  <w:szCs w:val="20"/>
                                  <w:lang w:val="es-419" w:eastAsia="es-419"/>
                                </w:rPr>
                              </w:pPr>
                              <w:r w:rsidRPr="008A06A0">
                                <w:rPr>
                                  <w:i/>
                                  <w:iCs/>
                                  <w:sz w:val="20"/>
                                  <w:szCs w:val="20"/>
                                  <w:lang w:val="es-419" w:eastAsia="es-419"/>
                                </w:rPr>
                                <w:t xml:space="preserve">Nota. </w:t>
                              </w:r>
                              <w:r w:rsidRPr="008A06A0">
                                <w:rPr>
                                  <w:sz w:val="20"/>
                                  <w:szCs w:val="20"/>
                                  <w:lang w:val="es-419" w:eastAsia="es-419"/>
                                </w:rPr>
                                <w:t xml:space="preserve">Recuperado de </w:t>
                              </w:r>
                              <w:r w:rsidRPr="008A06A0">
                                <w:rPr>
                                  <w:i/>
                                  <w:iCs/>
                                  <w:sz w:val="20"/>
                                  <w:szCs w:val="20"/>
                                  <w:lang w:val="es-419" w:eastAsia="es-419"/>
                                </w:rPr>
                                <w:t>Inteligencia Artificial: Un enfoque moderno (p. 745)</w:t>
                              </w:r>
                              <w:r>
                                <w:rPr>
                                  <w:sz w:val="20"/>
                                  <w:szCs w:val="20"/>
                                  <w:lang w:val="es-419" w:eastAsia="es-419"/>
                                </w:rPr>
                                <w:t xml:space="preserve"> [Mapa conceptual] </w:t>
                              </w:r>
                              <w:r w:rsidRPr="008A06A0">
                                <w:rPr>
                                  <w:sz w:val="20"/>
                                  <w:szCs w:val="20"/>
                                  <w:lang w:val="es-419" w:eastAsia="es-419"/>
                                </w:rPr>
                                <w:t xml:space="preserve">, por </w:t>
                              </w:r>
                              <w:r w:rsidRPr="008A06A0">
                                <w:rPr>
                                  <w:rFonts w:cs="Arial"/>
                                  <w:sz w:val="20"/>
                                  <w:szCs w:val="20"/>
                                </w:rPr>
                                <w:fldChar w:fldCharType="begin" w:fldLock="1"/>
                              </w:r>
                              <w:r w:rsidRPr="008A06A0">
                                <w:rPr>
                                  <w:rFonts w:cs="Arial"/>
                                  <w:sz w:val="20"/>
                                  <w:szCs w:val="20"/>
                                </w:rPr>
                                <w:instrText>ADDIN CSL_CITATION {"citationItems":[{"id":"ITEM-1","itemData":{"ISBN":"978-84-205-4003-0","author":[{"dropping-particle":"","family":"Russell","given":"S. J.","non-dropping-particle":"","parse-names":false,"suffix":""},{"dropping-particle":"","family":"Norvig","given":"P.","non-dropping-particle":"","parse-names":false,"suffix":""}],"edition":"2.ª ed.","id":"ITEM-1","issued":{"date-parts":[["2004"]]},"number-of-pages":"1240","publisher":"PEARSON EDUCACIÓN, S.A.,","title":"Inteligencia Artificial: Un Enfoque Moderno","type":"book"},"uris":["http://www.mendeley.com/documents/?uuid=80a11db9-cf8c-4051-8831-7670f4765563"]}],"mendeley":{"formattedCitation":"(Russell &amp; Norvig, 2004)","manualFormatting":"Russell y Norvig, 2004","plainTextFormattedCitation":"(Russell &amp; Norvig, 2004)","previouslyFormattedCitation":"(Russell &amp; Norvig, 2004)"},"properties":{"noteIndex":0},"schema":"https://github.com/citation-style-language/schema/raw/master/csl-citation.json"}</w:instrText>
                              </w:r>
                              <w:r w:rsidRPr="008A06A0">
                                <w:rPr>
                                  <w:rFonts w:cs="Arial"/>
                                  <w:sz w:val="20"/>
                                  <w:szCs w:val="20"/>
                                </w:rPr>
                                <w:fldChar w:fldCharType="separate"/>
                              </w:r>
                              <w:r w:rsidRPr="008A06A0">
                                <w:rPr>
                                  <w:rFonts w:cs="Arial"/>
                                  <w:noProof/>
                                  <w:sz w:val="20"/>
                                  <w:szCs w:val="20"/>
                                </w:rPr>
                                <w:t>Russell y Norvig, 2004</w:t>
                              </w:r>
                              <w:r w:rsidRPr="008A06A0">
                                <w:rPr>
                                  <w:rFonts w:cs="Arial"/>
                                  <w:sz w:val="20"/>
                                  <w:szCs w:val="20"/>
                                </w:rPr>
                                <w:fldChar w:fldCharType="end"/>
                              </w:r>
                              <w:r w:rsidRPr="008A06A0">
                                <w:rPr>
                                  <w:sz w:val="20"/>
                                  <w:szCs w:val="20"/>
                                  <w:lang w:val="es-419" w:eastAsia="es-419"/>
                                </w:rPr>
                                <w:t>. Pearson Educación, 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BCB315" id="Grupo 58" o:spid="_x0000_s1177" style="position:absolute;left:0;text-align:left;margin-left:43.5pt;margin-top:5.6pt;width:373.2pt;height:317.75pt;z-index:251649034;mso-position-horizontal-relative:margin;mso-position-vertical-relative:text;mso-width-relative:margin;mso-height-relative:margin" coordorigin="16,-829" coordsize="48708,41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">
                <v:group id="Grupo 42" o:spid="_x0000_s1178" style="position:absolute;left:16;top:-829;width:48708;height:36352" coordorigin="16,-829" coordsize="48708,36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Imagen 16" o:spid="_x0000_s1179" type="#_x0000_t75" style="position:absolute;left:51;top:4623;width:48673;height:30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" stroked="t" strokecolor="#e7e6e6 [3214]">
                    <v:imagedata r:id="rId39" o:title=""/>
                    <v:path arrowok="t"/>
                  </v:shape>
                  <v:shape id="Cuadro de texto 35" o:spid="_x0000_s1180" type="#_x0000_t202" style="position:absolute;left:16;top:-829;width:48672;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7CFF54BE" w14:textId="307497C0" w:rsidR="00F367BC" w:rsidRPr="008A06A0" w:rsidRDefault="00F367BC" w:rsidP="00DA65D4">
                          <w:pPr>
                            <w:pStyle w:val="Descripcin"/>
                            <w:spacing w:after="0" w:line="480" w:lineRule="auto"/>
                            <w:ind w:firstLine="0"/>
                            <w:jc w:val="left"/>
                            <w:rPr>
                              <w:b/>
                              <w:bCs/>
                              <w:i w:val="0"/>
                              <w:iCs w:val="0"/>
                              <w:color w:val="auto"/>
                              <w:sz w:val="20"/>
                              <w:szCs w:val="20"/>
                            </w:rPr>
                          </w:pPr>
                          <w:bookmarkStart w:id="48" w:name="_Toc61912204"/>
                          <w:r w:rsidRPr="008A06A0">
                            <w:rPr>
                              <w:b/>
                              <w:bCs/>
                              <w:i w:val="0"/>
                              <w:iCs w:val="0"/>
                              <w:color w:val="auto"/>
                              <w:sz w:val="20"/>
                              <w:szCs w:val="20"/>
                            </w:rPr>
                            <w:t xml:space="preserve">Figura </w:t>
                          </w:r>
                          <w:r w:rsidRPr="008A06A0">
                            <w:rPr>
                              <w:b/>
                              <w:bCs/>
                              <w:i w:val="0"/>
                              <w:iCs w:val="0"/>
                              <w:color w:val="auto"/>
                              <w:sz w:val="20"/>
                              <w:szCs w:val="20"/>
                            </w:rPr>
                            <w:fldChar w:fldCharType="begin"/>
                          </w:r>
                          <w:r w:rsidRPr="008A06A0">
                            <w:rPr>
                              <w:b/>
                              <w:bCs/>
                              <w:i w:val="0"/>
                              <w:iCs w:val="0"/>
                              <w:color w:val="auto"/>
                              <w:sz w:val="20"/>
                              <w:szCs w:val="20"/>
                            </w:rPr>
                            <w:instrText xml:space="preserve"> SEQ Figura \* ARABIC </w:instrText>
                          </w:r>
                          <w:r w:rsidRPr="008A06A0">
                            <w:rPr>
                              <w:b/>
                              <w:bCs/>
                              <w:i w:val="0"/>
                              <w:iCs w:val="0"/>
                              <w:color w:val="auto"/>
                              <w:sz w:val="20"/>
                              <w:szCs w:val="20"/>
                            </w:rPr>
                            <w:fldChar w:fldCharType="separate"/>
                          </w:r>
                          <w:r>
                            <w:rPr>
                              <w:b/>
                              <w:bCs/>
                              <w:i w:val="0"/>
                              <w:iCs w:val="0"/>
                              <w:noProof/>
                              <w:color w:val="auto"/>
                              <w:sz w:val="20"/>
                              <w:szCs w:val="20"/>
                            </w:rPr>
                            <w:t>9</w:t>
                          </w:r>
                          <w:r w:rsidRPr="008A06A0">
                            <w:rPr>
                              <w:b/>
                              <w:bCs/>
                              <w:i w:val="0"/>
                              <w:iCs w:val="0"/>
                              <w:color w:val="auto"/>
                              <w:sz w:val="20"/>
                              <w:szCs w:val="20"/>
                            </w:rPr>
                            <w:fldChar w:fldCharType="end"/>
                          </w:r>
                          <w:r w:rsidRPr="008A06A0">
                            <w:rPr>
                              <w:b/>
                              <w:bCs/>
                              <w:i w:val="0"/>
                              <w:iCs w:val="0"/>
                              <w:color w:val="auto"/>
                              <w:sz w:val="20"/>
                              <w:szCs w:val="20"/>
                            </w:rPr>
                            <w:t>.</w:t>
                          </w:r>
                          <w:r w:rsidRPr="008A06A0">
                            <w:rPr>
                              <w:b/>
                              <w:bCs/>
                              <w:i w:val="0"/>
                              <w:iCs w:val="0"/>
                              <w:color w:val="auto"/>
                              <w:sz w:val="20"/>
                              <w:szCs w:val="20"/>
                            </w:rPr>
                            <w:br/>
                          </w:r>
                          <w:r w:rsidRPr="00065BF7">
                            <w:rPr>
                              <w:color w:val="auto"/>
                              <w:sz w:val="20"/>
                              <w:szCs w:val="20"/>
                              <w:lang w:eastAsia="es-419"/>
                            </w:rPr>
                            <w:t>Árbol</w:t>
                          </w:r>
                          <w:r w:rsidRPr="008A06A0">
                            <w:rPr>
                              <w:color w:val="auto"/>
                              <w:sz w:val="20"/>
                              <w:szCs w:val="20"/>
                              <w:lang w:val="es-419" w:eastAsia="es-419"/>
                            </w:rPr>
                            <w:t xml:space="preserve"> de decisión para decidir si esperar por una mesa</w:t>
                          </w:r>
                          <w:bookmarkEnd w:id="48"/>
                        </w:p>
                      </w:txbxContent>
                    </v:textbox>
                  </v:shape>
                </v:group>
                <v:shape id="Cuadro de texto 55" o:spid="_x0000_s1181" type="#_x0000_t202" style="position:absolute;left:17;top:36091;width:48671;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4GxQAAANsAAAAPAAAAZHJzL2Rvd25yZXYueG1sRI/NasMw&#10;EITvhbyD2EAvJZETc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fP84GxQAAANsAAAAP&#10;AAAAAAAAAAAAAAAAAAcCAABkcnMvZG93bnJldi54bWxQSwUGAAAAAAMAAwC3AAAA+QIAAAAA&#10;" stroked="f">
                  <v:textbox inset="0,0,0,0">
                    <w:txbxContent>
                      <w:p w14:paraId="2CFA130A" w14:textId="1300BDA2" w:rsidR="00F367BC" w:rsidRPr="008A06A0" w:rsidRDefault="00F367BC" w:rsidP="008A06A0">
                        <w:pPr>
                          <w:ind w:firstLine="0"/>
                          <w:rPr>
                            <w:sz w:val="20"/>
                            <w:szCs w:val="20"/>
                            <w:lang w:val="es-419" w:eastAsia="es-419"/>
                          </w:rPr>
                        </w:pPr>
                        <w:r w:rsidRPr="008A06A0">
                          <w:rPr>
                            <w:i/>
                            <w:iCs/>
                            <w:sz w:val="20"/>
                            <w:szCs w:val="20"/>
                            <w:lang w:val="es-419" w:eastAsia="es-419"/>
                          </w:rPr>
                          <w:t xml:space="preserve">Nota. </w:t>
                        </w:r>
                        <w:r w:rsidRPr="008A06A0">
                          <w:rPr>
                            <w:sz w:val="20"/>
                            <w:szCs w:val="20"/>
                            <w:lang w:val="es-419" w:eastAsia="es-419"/>
                          </w:rPr>
                          <w:t xml:space="preserve">Recuperado de </w:t>
                        </w:r>
                        <w:r w:rsidRPr="008A06A0">
                          <w:rPr>
                            <w:i/>
                            <w:iCs/>
                            <w:sz w:val="20"/>
                            <w:szCs w:val="20"/>
                            <w:lang w:val="es-419" w:eastAsia="es-419"/>
                          </w:rPr>
                          <w:t>Inteligencia Artificial: Un enfoque moderno (p. 745)</w:t>
                        </w:r>
                        <w:r>
                          <w:rPr>
                            <w:sz w:val="20"/>
                            <w:szCs w:val="20"/>
                            <w:lang w:val="es-419" w:eastAsia="es-419"/>
                          </w:rPr>
                          <w:t xml:space="preserve"> [Mapa conceptual] </w:t>
                        </w:r>
                        <w:r w:rsidRPr="008A06A0">
                          <w:rPr>
                            <w:sz w:val="20"/>
                            <w:szCs w:val="20"/>
                            <w:lang w:val="es-419" w:eastAsia="es-419"/>
                          </w:rPr>
                          <w:t xml:space="preserve">, por </w:t>
                        </w:r>
                        <w:r w:rsidRPr="008A06A0">
                          <w:rPr>
                            <w:rFonts w:cs="Arial"/>
                            <w:sz w:val="20"/>
                            <w:szCs w:val="20"/>
                          </w:rPr>
                          <w:fldChar w:fldCharType="begin" w:fldLock="1"/>
                        </w:r>
                        <w:r w:rsidRPr="008A06A0">
                          <w:rPr>
                            <w:rFonts w:cs="Arial"/>
                            <w:sz w:val="20"/>
                            <w:szCs w:val="20"/>
                          </w:rPr>
                          <w:instrText>ADDIN CSL_CITATION {"citationItems":[{"id":"ITEM-1","itemData":{"ISBN":"978-84-205-4003-0","author":[{"dropping-particle":"","family":"Russell","given":"S. J.","non-dropping-particle":"","parse-names":false,"suffix":""},{"dropping-particle":"","family":"Norvig","given":"P.","non-dropping-particle":"","parse-names":false,"suffix":""}],"edition":"2.ª ed.","id":"ITEM-1","issued":{"date-parts":[["2004"]]},"number-of-pages":"1240","publisher":"PEARSON EDUCACIÓN, S.A.,","title":"Inteligencia Artificial: Un Enfoque Moderno","type":"book"},"uris":["http://www.mendeley.com/documents/?uuid=80a11db9-cf8c-4051-8831-7670f4765563"]}],"mendeley":{"formattedCitation":"(Russell &amp; Norvig, 2004)","manualFormatting":"Russell y Norvig, 2004","plainTextFormattedCitation":"(Russell &amp; Norvig, 2004)","previouslyFormattedCitation":"(Russell &amp; Norvig, 2004)"},"properties":{"noteIndex":0},"schema":"https://github.com/citation-style-language/schema/raw/master/csl-citation.json"}</w:instrText>
                        </w:r>
                        <w:r w:rsidRPr="008A06A0">
                          <w:rPr>
                            <w:rFonts w:cs="Arial"/>
                            <w:sz w:val="20"/>
                            <w:szCs w:val="20"/>
                          </w:rPr>
                          <w:fldChar w:fldCharType="separate"/>
                        </w:r>
                        <w:r w:rsidRPr="008A06A0">
                          <w:rPr>
                            <w:rFonts w:cs="Arial"/>
                            <w:noProof/>
                            <w:sz w:val="20"/>
                            <w:szCs w:val="20"/>
                          </w:rPr>
                          <w:t>Russell y Norvig, 2004</w:t>
                        </w:r>
                        <w:r w:rsidRPr="008A06A0">
                          <w:rPr>
                            <w:rFonts w:cs="Arial"/>
                            <w:sz w:val="20"/>
                            <w:szCs w:val="20"/>
                          </w:rPr>
                          <w:fldChar w:fldCharType="end"/>
                        </w:r>
                        <w:r w:rsidRPr="008A06A0">
                          <w:rPr>
                            <w:sz w:val="20"/>
                            <w:szCs w:val="20"/>
                            <w:lang w:val="es-419" w:eastAsia="es-419"/>
                          </w:rPr>
                          <w:t>. Pearson Educación, S.A.</w:t>
                        </w:r>
                      </w:p>
                    </w:txbxContent>
                  </v:textbox>
                </v:shape>
                <w10:wrap anchorx="margin"/>
              </v:group>
            </w:pict>
          </mc:Fallback>
        </mc:AlternateContent>
      </w:r>
    </w:p>
    <w:p w14:paraId="39B1CCE8" w14:textId="07773B44" w:rsidR="00D43AAC" w:rsidRDefault="00D43AAC" w:rsidP="00CA45B1">
      <w:pPr>
        <w:rPr>
          <w:rFonts w:cs="Arial"/>
        </w:rPr>
      </w:pPr>
    </w:p>
    <w:p w14:paraId="14302A5D" w14:textId="3A26719E" w:rsidR="00C14940" w:rsidRDefault="00C14940" w:rsidP="009F7363">
      <w:pPr>
        <w:rPr>
          <w:rFonts w:cs="Arial"/>
        </w:rPr>
      </w:pPr>
    </w:p>
    <w:p w14:paraId="25421E9A" w14:textId="492F16C2" w:rsidR="00C14940" w:rsidRDefault="00C14940" w:rsidP="009F7363">
      <w:pPr>
        <w:rPr>
          <w:rFonts w:cs="Arial"/>
        </w:rPr>
      </w:pPr>
    </w:p>
    <w:p w14:paraId="795B8929" w14:textId="5EBF8EFB" w:rsidR="009560C5" w:rsidRPr="00F8243F" w:rsidRDefault="009560C5" w:rsidP="00F8243F">
      <w:pPr>
        <w:keepNext/>
        <w:jc w:val="center"/>
      </w:pPr>
      <w:r>
        <w:rPr>
          <w:rFonts w:cs="Arial"/>
        </w:rPr>
        <w:br/>
      </w:r>
    </w:p>
    <w:p w14:paraId="0C1E0AAE" w14:textId="77777777" w:rsidR="008D2808" w:rsidRDefault="008D2808" w:rsidP="009F7363">
      <w:pPr>
        <w:rPr>
          <w:rFonts w:cs="Arial"/>
        </w:rPr>
      </w:pPr>
    </w:p>
    <w:p w14:paraId="611A6AC8" w14:textId="77777777" w:rsidR="008D2808" w:rsidRDefault="008D2808" w:rsidP="009F7363">
      <w:pPr>
        <w:rPr>
          <w:rFonts w:cs="Arial"/>
        </w:rPr>
      </w:pPr>
    </w:p>
    <w:p w14:paraId="2BDBBB27" w14:textId="77777777" w:rsidR="008D2808" w:rsidRDefault="008D2808" w:rsidP="009F7363">
      <w:pPr>
        <w:rPr>
          <w:rFonts w:cs="Arial"/>
        </w:rPr>
      </w:pPr>
    </w:p>
    <w:p w14:paraId="603E106C" w14:textId="77777777" w:rsidR="008D2808" w:rsidRDefault="008D2808" w:rsidP="009F7363">
      <w:pPr>
        <w:rPr>
          <w:rFonts w:cs="Arial"/>
        </w:rPr>
      </w:pPr>
    </w:p>
    <w:p w14:paraId="75F6DC2A" w14:textId="77777777" w:rsidR="0076771C" w:rsidRDefault="0076771C" w:rsidP="0076771C">
      <w:pPr>
        <w:ind w:firstLine="0"/>
        <w:rPr>
          <w:rFonts w:cs="Arial"/>
        </w:rPr>
      </w:pPr>
    </w:p>
    <w:p w14:paraId="64944A3E" w14:textId="77777777" w:rsidR="009476B8" w:rsidRDefault="009476B8" w:rsidP="00060F63">
      <w:pPr>
        <w:spacing w:before="240"/>
        <w:rPr>
          <w:rFonts w:cs="Arial"/>
        </w:rPr>
      </w:pPr>
    </w:p>
    <w:p w14:paraId="65880434" w14:textId="77777777" w:rsidR="009476B8" w:rsidRDefault="009476B8" w:rsidP="00060F63">
      <w:pPr>
        <w:spacing w:before="240"/>
        <w:rPr>
          <w:rFonts w:cs="Arial"/>
        </w:rPr>
      </w:pPr>
    </w:p>
    <w:p w14:paraId="342C86AD" w14:textId="27F10CE2" w:rsidR="00D90CAA" w:rsidRDefault="009232C3" w:rsidP="00060F63">
      <w:pPr>
        <w:spacing w:before="240"/>
        <w:rPr>
          <w:rFonts w:cs="Arial"/>
        </w:rPr>
      </w:pPr>
      <w:r>
        <w:rPr>
          <w:rFonts w:cs="Arial"/>
        </w:rPr>
        <w:fldChar w:fldCharType="begin" w:fldLock="1"/>
      </w:r>
      <w:r w:rsidR="00C738AC">
        <w:rPr>
          <w:rFonts w:cs="Arial"/>
        </w:rPr>
        <w:instrText>ADDIN CSL_CITATION {"citationItems":[{"id":"ITEM-1","itemData":{"DOI":"10.22364/bjmc.2017.5.2.05","ISSN":"2255-8950","abstract":"Today, a largely scalable computing environment provides a possibility of carrying out various data-intensive natural language processing and machine-learning tasks. One of these is text classification with some issues recently investigated by many data scientists. The authors of this paper investigate Naïve Bayes, Random Forest, Decision Tree, Support Vector Machines, and Logistic Regression classifiers implemented in Apache Spark, i.e. the in-memory intensive computing platform. The focus of the paper is on comparing these classifiers by evaluating the classification accuracy, based on the size of training data sets, and the number of n-grams. In experiments, short texts for product-review data from Amazon 1 were analyzed.","author":[{"dropping-particle":"","family":"Pranckevičius","given":"Tomas","non-dropping-particle":"","parse-names":false,"suffix":""},{"dropping-particle":"","family":"Marcinkevičius","given":"Virginijus","non-dropping-particle":"","parse-names":false,"suffix":""}],"container-title":"Baltic Journal of Modern Computing","id":"ITEM-1","issue":"2","issued":{"date-parts":[["2017"]]},"page":"221-232","title":"Comparison of Naive Bayes, Random Forest, Decision Tree, Support Vector Machines, and Logistic Regression Classifiers for Text Reviews Classification","type":"article-journal","volume":"5"},"uris":["http://www.mendeley.com/documents/?uuid=38adde16-a1cc-4a19-bc01-fabeed0bc4d0"]}],"mendeley":{"formattedCitation":"(Pranckevičius &amp; Marcinkevičius, 2017)","manualFormatting":"Pranckevičius y Marcinkevičius (2017)","plainTextFormattedCitation":"(Pranckevičius &amp; Marcinkevičius, 2017)","previouslyFormattedCitation":"(Pranckevičius &amp; Marcinkevičius, 2017)"},"properties":{"noteIndex":0},"schema":"https://github.com/citation-style-language/schema/raw/master/csl-citation.json"}</w:instrText>
      </w:r>
      <w:r>
        <w:rPr>
          <w:rFonts w:cs="Arial"/>
        </w:rPr>
        <w:fldChar w:fldCharType="separate"/>
      </w:r>
      <w:r w:rsidRPr="009232C3">
        <w:rPr>
          <w:rFonts w:cs="Arial"/>
          <w:noProof/>
        </w:rPr>
        <w:t xml:space="preserve">Pranckevičius </w:t>
      </w:r>
      <w:r>
        <w:rPr>
          <w:rFonts w:cs="Arial"/>
          <w:noProof/>
        </w:rPr>
        <w:t>y</w:t>
      </w:r>
      <w:r w:rsidRPr="009232C3">
        <w:rPr>
          <w:rFonts w:cs="Arial"/>
          <w:noProof/>
        </w:rPr>
        <w:t xml:space="preserve"> Marcinkevičius </w:t>
      </w:r>
      <w:r>
        <w:rPr>
          <w:rFonts w:cs="Arial"/>
          <w:noProof/>
        </w:rPr>
        <w:t>(</w:t>
      </w:r>
      <w:r w:rsidRPr="009232C3">
        <w:rPr>
          <w:rFonts w:cs="Arial"/>
          <w:noProof/>
        </w:rPr>
        <w:t>2017)</w:t>
      </w:r>
      <w:r>
        <w:rPr>
          <w:rFonts w:cs="Arial"/>
        </w:rPr>
        <w:fldChar w:fldCharType="end"/>
      </w:r>
      <w:r>
        <w:rPr>
          <w:rFonts w:cs="Arial"/>
        </w:rPr>
        <w:t xml:space="preserve"> proponen un estudio comparativo </w:t>
      </w:r>
      <w:r w:rsidR="00536755">
        <w:rPr>
          <w:rFonts w:cs="Arial"/>
        </w:rPr>
        <w:t xml:space="preserve">de modelos de clasificación </w:t>
      </w:r>
      <w:r w:rsidR="009562EF">
        <w:rPr>
          <w:rFonts w:cs="Arial"/>
        </w:rPr>
        <w:t>en documentos</w:t>
      </w:r>
      <w:r w:rsidR="00536755">
        <w:rPr>
          <w:rFonts w:cs="Arial"/>
        </w:rPr>
        <w:t xml:space="preserve"> te</w:t>
      </w:r>
      <w:r w:rsidR="009562EF">
        <w:rPr>
          <w:rFonts w:cs="Arial"/>
        </w:rPr>
        <w:t>xtuales</w:t>
      </w:r>
      <w:r w:rsidR="00536755">
        <w:rPr>
          <w:rFonts w:cs="Arial"/>
        </w:rPr>
        <w:t xml:space="preserve"> </w:t>
      </w:r>
      <w:r w:rsidR="00F76A4C">
        <w:rPr>
          <w:rFonts w:cs="Arial"/>
        </w:rPr>
        <w:t>demostrando que los árboles de decisió</w:t>
      </w:r>
      <w:r w:rsidR="000B09E7">
        <w:rPr>
          <w:rFonts w:cs="Arial"/>
        </w:rPr>
        <w:t xml:space="preserve">n tiene una </w:t>
      </w:r>
      <w:r w:rsidR="000B09E7">
        <w:rPr>
          <w:rFonts w:cs="Arial"/>
        </w:rPr>
        <w:lastRenderedPageBreak/>
        <w:t xml:space="preserve">precisión baja en comparación con otros modelos </w:t>
      </w:r>
      <w:r w:rsidR="00D90CAA">
        <w:rPr>
          <w:rFonts w:cs="Arial"/>
        </w:rPr>
        <w:t xml:space="preserve">como el </w:t>
      </w:r>
      <w:proofErr w:type="spellStart"/>
      <w:r w:rsidR="00D90CAA">
        <w:rPr>
          <w:rFonts w:cs="Arial"/>
        </w:rPr>
        <w:t>Na</w:t>
      </w:r>
      <w:r w:rsidR="00065BF7" w:rsidRPr="00C1556A">
        <w:rPr>
          <w:rFonts w:cs="Arial"/>
          <w:iCs/>
        </w:rPr>
        <w:t>ï</w:t>
      </w:r>
      <w:r w:rsidR="00D90CAA">
        <w:rPr>
          <w:rFonts w:cs="Arial"/>
        </w:rPr>
        <w:t>ve</w:t>
      </w:r>
      <w:proofErr w:type="spellEnd"/>
      <w:r w:rsidR="00D90CAA">
        <w:rPr>
          <w:rFonts w:cs="Arial"/>
        </w:rPr>
        <w:t xml:space="preserve"> Bayes y las Maquinas de Vectores de Soporte</w:t>
      </w:r>
      <w:r w:rsidR="006E2357">
        <w:rPr>
          <w:rFonts w:cs="Arial"/>
        </w:rPr>
        <w:t xml:space="preserve"> </w:t>
      </w:r>
      <w:r w:rsidR="00BC4E51">
        <w:rPr>
          <w:rFonts w:cs="Arial"/>
        </w:rPr>
        <w:t>analizados</w:t>
      </w:r>
      <w:r w:rsidR="006E2357">
        <w:rPr>
          <w:rFonts w:cs="Arial"/>
        </w:rPr>
        <w:t xml:space="preserve"> en este documento.</w:t>
      </w:r>
    </w:p>
    <w:p w14:paraId="605A0DC7" w14:textId="41FC4043" w:rsidR="00D72B46" w:rsidRPr="00F63C7E" w:rsidRDefault="00F63C7E" w:rsidP="00AD64A0">
      <w:pPr>
        <w:pStyle w:val="Ttulo3"/>
        <w:numPr>
          <w:ilvl w:val="2"/>
          <w:numId w:val="1"/>
        </w:numPr>
        <w:ind w:left="709"/>
        <w:rPr>
          <w:rFonts w:ascii="Arial" w:hAnsi="Arial" w:cs="Arial"/>
          <w:b/>
          <w:bCs/>
          <w:iCs/>
          <w:color w:val="auto"/>
          <w:sz w:val="22"/>
          <w:szCs w:val="22"/>
          <w:lang w:val="es-ES"/>
        </w:rPr>
      </w:pPr>
      <w:r w:rsidRPr="00F63C7E">
        <w:rPr>
          <w:rFonts w:ascii="Arial" w:hAnsi="Arial" w:cs="Arial"/>
          <w:b/>
          <w:bCs/>
          <w:iCs/>
          <w:color w:val="auto"/>
          <w:sz w:val="22"/>
          <w:szCs w:val="22"/>
          <w:lang w:val="es-ES"/>
        </w:rPr>
        <w:t xml:space="preserve">Máquinas </w:t>
      </w:r>
      <w:r w:rsidRPr="00F63C7E">
        <w:rPr>
          <w:rFonts w:ascii="Arial" w:hAnsi="Arial" w:cs="Arial"/>
          <w:b/>
          <w:bCs/>
          <w:iCs/>
          <w:color w:val="auto"/>
          <w:sz w:val="22"/>
          <w:szCs w:val="22"/>
        </w:rPr>
        <w:t>de vectores de soporte (</w:t>
      </w:r>
      <w:proofErr w:type="spellStart"/>
      <w:r w:rsidRPr="001D0756">
        <w:rPr>
          <w:rFonts w:ascii="Arial" w:hAnsi="Arial" w:cs="Arial"/>
          <w:b/>
          <w:bCs/>
          <w:iCs/>
          <w:color w:val="auto"/>
          <w:sz w:val="22"/>
          <w:szCs w:val="22"/>
        </w:rPr>
        <w:t>Support</w:t>
      </w:r>
      <w:proofErr w:type="spellEnd"/>
      <w:r w:rsidRPr="001D0756">
        <w:rPr>
          <w:rFonts w:ascii="Arial" w:hAnsi="Arial" w:cs="Arial"/>
          <w:b/>
          <w:bCs/>
          <w:iCs/>
          <w:color w:val="auto"/>
          <w:sz w:val="22"/>
          <w:szCs w:val="22"/>
        </w:rPr>
        <w:t xml:space="preserve"> Vector Machines</w:t>
      </w:r>
      <w:r w:rsidRPr="00F63C7E">
        <w:rPr>
          <w:rFonts w:ascii="Arial" w:hAnsi="Arial" w:cs="Arial"/>
          <w:b/>
          <w:bCs/>
          <w:iCs/>
          <w:color w:val="auto"/>
          <w:sz w:val="22"/>
          <w:szCs w:val="22"/>
        </w:rPr>
        <w:t>)</w:t>
      </w:r>
    </w:p>
    <w:p w14:paraId="0967997D" w14:textId="2F4BC694" w:rsidR="001C49AC" w:rsidRDefault="00D91461" w:rsidP="00612AFD">
      <w:pPr>
        <w:rPr>
          <w:rFonts w:eastAsiaTheme="minorEastAsia" w:cs="Arial"/>
        </w:rPr>
      </w:pPr>
      <w:r>
        <w:rPr>
          <w:rFonts w:cs="Arial"/>
        </w:rPr>
        <w:t xml:space="preserve">Las máquinas de vectores de soporte </w:t>
      </w:r>
      <w:r w:rsidR="005B0892">
        <w:rPr>
          <w:rFonts w:cs="Arial"/>
        </w:rPr>
        <w:t xml:space="preserve">(SVM) </w:t>
      </w:r>
      <w:r w:rsidR="007173DE">
        <w:rPr>
          <w:rFonts w:cs="Arial"/>
        </w:rPr>
        <w:t>son algoritmos de aprendizaje super</w:t>
      </w:r>
      <w:r w:rsidR="008E3CAA">
        <w:rPr>
          <w:rFonts w:cs="Arial"/>
        </w:rPr>
        <w:t xml:space="preserve">visado que </w:t>
      </w:r>
      <w:r w:rsidR="005B0892">
        <w:rPr>
          <w:rFonts w:cs="Arial"/>
        </w:rPr>
        <w:t xml:space="preserve">han sido utilizados ampliamente para problemas de clasificación de </w:t>
      </w:r>
      <w:r w:rsidR="00A038EE">
        <w:rPr>
          <w:rFonts w:cs="Arial"/>
        </w:rPr>
        <w:t>datos</w:t>
      </w:r>
      <w:r w:rsidR="005B0892">
        <w:rPr>
          <w:rFonts w:cs="Arial"/>
        </w:rPr>
        <w:t>.</w:t>
      </w:r>
      <w:r w:rsidR="000C1541">
        <w:rPr>
          <w:rFonts w:cs="Arial"/>
        </w:rPr>
        <w:t xml:space="preserve"> </w:t>
      </w:r>
      <w:r w:rsidR="005B0892">
        <w:rPr>
          <w:rFonts w:cs="Arial"/>
        </w:rPr>
        <w:t xml:space="preserve"> </w:t>
      </w:r>
      <w:proofErr w:type="spellStart"/>
      <w:r w:rsidR="00CD3D88" w:rsidRPr="00CD3D88">
        <w:rPr>
          <w:rFonts w:cs="Arial"/>
        </w:rPr>
        <w:t>Suthaharan</w:t>
      </w:r>
      <w:proofErr w:type="spellEnd"/>
      <w:r w:rsidR="00CD3D88">
        <w:rPr>
          <w:rFonts w:cs="Arial"/>
        </w:rPr>
        <w:t xml:space="preserve"> </w:t>
      </w:r>
      <w:r w:rsidR="000C1F78">
        <w:rPr>
          <w:rFonts w:cs="Arial"/>
        </w:rPr>
        <w:t xml:space="preserve">dice que SVM </w:t>
      </w:r>
      <w:r w:rsidR="00B80783">
        <w:rPr>
          <w:rFonts w:cs="Arial"/>
        </w:rPr>
        <w:t xml:space="preserve">utiliza un modelo matemático simple </w:t>
      </w:r>
      <w:r w:rsidR="00EB1100">
        <w:rPr>
          <w:rFonts w:eastAsiaTheme="minorEastAsia" w:cs="Arial"/>
        </w:rPr>
        <w:t xml:space="preserve">y lo manipula para </w:t>
      </w:r>
      <w:r w:rsidR="003C3F28">
        <w:rPr>
          <w:rFonts w:eastAsiaTheme="minorEastAsia" w:cs="Arial"/>
        </w:rPr>
        <w:t>permitir la división lineal del dominio</w:t>
      </w:r>
      <w:r w:rsidR="00E51188">
        <w:rPr>
          <w:rFonts w:eastAsiaTheme="minorEastAsia" w:cs="Arial"/>
        </w:rPr>
        <w:t xml:space="preserve">, además menciona que la máquina de vectores de soporte se puede dividir en modelos lineales y no lineales. </w:t>
      </w:r>
      <w:r w:rsidR="00681A71" w:rsidRPr="00681A71">
        <w:rPr>
          <w:rFonts w:eastAsiaTheme="minorEastAsia" w:cs="Arial"/>
        </w:rPr>
        <w:t>Se llama máquina de vector de soporte lineal si el dominio de datos se puede dividir linealmente (por ejemplo, línea recta o hiperplano) para separar las clases en el dominio original.</w:t>
      </w:r>
      <w:r w:rsidR="00F40F24">
        <w:rPr>
          <w:rFonts w:eastAsiaTheme="minorEastAsia" w:cs="Arial"/>
        </w:rPr>
        <w:t xml:space="preserve"> S</w:t>
      </w:r>
      <w:r w:rsidR="00F40F24" w:rsidRPr="00F40F24">
        <w:rPr>
          <w:rFonts w:eastAsiaTheme="minorEastAsia" w:cs="Arial"/>
        </w:rPr>
        <w:t>i el dominio de datos se puede transformar en un espacio llamado espacio de características, entonces se llama máquina de vectores de soporte no lineal</w:t>
      </w:r>
      <w:r w:rsidR="004B49F5">
        <w:rPr>
          <w:rFonts w:eastAsiaTheme="minorEastAsia" w:cs="Arial"/>
        </w:rPr>
        <w:t>.</w:t>
      </w:r>
      <w:r w:rsidR="00370213">
        <w:rPr>
          <w:rFonts w:eastAsiaTheme="minorEastAsia" w:cs="Arial"/>
        </w:rPr>
        <w:t xml:space="preserve"> </w:t>
      </w:r>
      <w:r w:rsidR="00987C0F">
        <w:rPr>
          <w:rFonts w:eastAsiaTheme="minorEastAsia" w:cs="Arial"/>
        </w:rPr>
        <w:t>Matemáticamente, el modelado de una máquina de soporte lineal adopta la ecuación lineal</w:t>
      </w:r>
      <w:r w:rsidR="001C49AC">
        <w:rPr>
          <w:rFonts w:eastAsiaTheme="minorEastAsia" w:cs="Arial"/>
        </w:rPr>
        <w:t>:</w:t>
      </w:r>
    </w:p>
    <w:p w14:paraId="22756F57" w14:textId="665CDA22" w:rsidR="00971646" w:rsidRPr="00703C10" w:rsidRDefault="00703C10" w:rsidP="00612AFD">
      <w:pPr>
        <w:rPr>
          <w:rFonts w:eastAsiaTheme="minorEastAsia" w:cs="Arial"/>
          <w:bCs/>
        </w:rPr>
      </w:pPr>
      <m:oMathPara>
        <m:oMath>
          <m:r>
            <w:rPr>
              <w:rFonts w:ascii="Cambria Math" w:hAnsi="Cambria Math" w:cs="Arial"/>
            </w:rPr>
            <m:t>y=w</m:t>
          </m:r>
          <m:sSup>
            <m:sSupPr>
              <m:ctrlPr>
                <w:rPr>
                  <w:rFonts w:ascii="Cambria Math" w:hAnsi="Cambria Math" w:cs="Arial"/>
                  <w:bCs/>
                  <w:i/>
                </w:rPr>
              </m:ctrlPr>
            </m:sSupPr>
            <m:e>
              <m:r>
                <w:rPr>
                  <w:rFonts w:ascii="Cambria Math" w:hAnsi="Cambria Math" w:cs="Arial"/>
                </w:rPr>
                <m:t>x</m:t>
              </m:r>
            </m:e>
            <m:sup>
              <m:r>
                <w:rPr>
                  <w:rFonts w:ascii="Cambria Math" w:hAnsi="Cambria Math" w:cs="Arial"/>
                </w:rPr>
                <m:t>'</m:t>
              </m:r>
            </m:sup>
          </m:sSup>
          <m:r>
            <w:rPr>
              <w:rFonts w:ascii="Cambria Math" w:hAnsi="Cambria Math" w:cs="Arial"/>
            </w:rPr>
            <m:t>+ γ</m:t>
          </m:r>
        </m:oMath>
      </m:oMathPara>
    </w:p>
    <w:p w14:paraId="12D40ACC" w14:textId="39965396" w:rsidR="00971646" w:rsidRPr="00971646" w:rsidRDefault="00901B6F" w:rsidP="00612AFD">
      <w:pPr>
        <w:rPr>
          <w:rFonts w:eastAsiaTheme="minorEastAsia" w:cs="Arial"/>
        </w:rPr>
      </w:pPr>
      <w:r>
        <w:rPr>
          <w:rFonts w:eastAsiaTheme="minorEastAsia" w:cs="Arial"/>
        </w:rPr>
        <w:t xml:space="preserve">y el modelo de una máquina </w:t>
      </w:r>
      <w:r w:rsidR="002E02D6">
        <w:rPr>
          <w:rFonts w:eastAsiaTheme="minorEastAsia" w:cs="Arial"/>
        </w:rPr>
        <w:t>de vector de soporte no lineal adopta la ecuación no lineal</w:t>
      </w:r>
      <w:r w:rsidR="001C49AC">
        <w:rPr>
          <w:rFonts w:eastAsiaTheme="minorEastAsia" w:cs="Arial"/>
        </w:rPr>
        <w:t>:</w:t>
      </w:r>
      <w:r w:rsidR="002E02D6">
        <w:rPr>
          <w:rFonts w:eastAsiaTheme="minorEastAsia" w:cs="Arial"/>
        </w:rPr>
        <w:t xml:space="preserve"> </w:t>
      </w:r>
    </w:p>
    <w:p w14:paraId="133509C2" w14:textId="20B753FE" w:rsidR="008B21BD" w:rsidRPr="00703C10" w:rsidRDefault="00703C10" w:rsidP="00612AFD">
      <w:pPr>
        <w:jc w:val="center"/>
        <w:rPr>
          <w:rFonts w:cs="Arial"/>
          <w:bCs/>
        </w:rPr>
      </w:pPr>
      <m:oMathPara>
        <m:oMath>
          <m:r>
            <w:rPr>
              <w:rFonts w:ascii="Cambria Math" w:hAnsi="Cambria Math" w:cs="Arial"/>
            </w:rPr>
            <m:t>y=w∅(</m:t>
          </m:r>
          <m:sSup>
            <m:sSupPr>
              <m:ctrlPr>
                <w:rPr>
                  <w:rFonts w:ascii="Cambria Math" w:hAnsi="Cambria Math" w:cs="Arial"/>
                  <w:bCs/>
                  <w:i/>
                </w:rPr>
              </m:ctrlPr>
            </m:sSupPr>
            <m:e>
              <m:r>
                <w:rPr>
                  <w:rFonts w:ascii="Cambria Math" w:hAnsi="Cambria Math" w:cs="Arial"/>
                </w:rPr>
                <m:t>x</m:t>
              </m:r>
            </m:e>
            <m:sup>
              <m:r>
                <w:rPr>
                  <w:rFonts w:ascii="Cambria Math" w:hAnsi="Cambria Math" w:cs="Arial"/>
                </w:rPr>
                <m:t>'</m:t>
              </m:r>
            </m:sup>
          </m:sSup>
          <m:r>
            <w:rPr>
              <w:rFonts w:ascii="Cambria Math" w:hAnsi="Cambria Math" w:cs="Arial"/>
            </w:rPr>
            <m:t>)+ γ</m:t>
          </m:r>
        </m:oMath>
      </m:oMathPara>
    </w:p>
    <w:p w14:paraId="193E236E" w14:textId="77777777" w:rsidR="00EC5671" w:rsidRDefault="00461BA1" w:rsidP="00612AFD">
      <w:pPr>
        <w:rPr>
          <w:rFonts w:cs="Arial"/>
        </w:rPr>
      </w:pPr>
      <w:proofErr w:type="spellStart"/>
      <w:r w:rsidRPr="00461BA1">
        <w:rPr>
          <w:rFonts w:cs="Arial"/>
        </w:rPr>
        <w:t>Haykin</w:t>
      </w:r>
      <w:proofErr w:type="spellEnd"/>
      <w:r>
        <w:rPr>
          <w:rFonts w:cs="Arial"/>
        </w:rPr>
        <w:t xml:space="preserve"> citado por </w:t>
      </w:r>
      <w:r w:rsidR="00E43700">
        <w:rPr>
          <w:rFonts w:cs="Arial"/>
        </w:rPr>
        <w:fldChar w:fldCharType="begin" w:fldLock="1"/>
      </w:r>
      <w:r w:rsidR="00B33190">
        <w:rPr>
          <w:rFonts w:cs="Arial"/>
        </w:rPr>
        <w:instrText>ADDIN CSL_CITATION {"citationItems":[{"id":"ITEM-1","itemData":{"DOI":"10.1016/j.neucom.2015.10.137","ISSN":"18728286","abstract":"The use of learning algorithms for text classification assumes the availability of a large amount of documents which have been organized and labeled correctly by human experts for use in the training phase. Unless the text documents in question have been in existence for some time, using an expert system is inevitable because manual organizing and labeling of thousands of groups of text documents can be a very labor intensive and intellectually challenging activity. Also, in some new domains, the knowledge to organize and label different classes might not be unavailable. Therefore unsupervised learning schemes for automatically clustering data in the training phase are needed. Furthermore, even when knowledge exists, variation is high when the subject under classification depends on personal opinions and is open to different interpretations. This paper describes a methodology which uses Self Organizing Maps (SOM) and alternatively does the automatic clustering by using the Correlation Coefficient (CorrCoef). Consequently the clusters are used as the labels to train the Support Vector Machine (SVM). Experiments and results are presented based on applying the methodology to some standard text datasets in order to verify the accuracy of the proposed scheme. We will also present results which are used to evaluate the effect that dimensionality reduction and changes in the clustering schemes have on the accuracy of the SVM. Results show that the proposed combination has better accuracy compared to training the learning machine using the expert knowledge.","author":[{"dropping-particle":"","family":"Shafiabady","given":"Niusha","non-dropping-particle":"","parse-names":false,"suffix":""},{"dropping-particle":"","family":"Lee","given":"L. H.","non-dropping-particle":"","parse-names":false,"suffix":""},{"dropping-particle":"","family":"Rajkumar","given":"R.","non-dropping-particle":"","parse-names":false,"suffix":""},{"dropping-particle":"","family":"Kallimani","given":"V. P.","non-dropping-particle":"","parse-names":false,"suffix":""},{"dropping-particle":"","family":"Akram","given":"Nik Ahmad","non-dropping-particle":"","parse-names":false,"suffix":""},{"dropping-particle":"","family":"Isa","given":"Dino","non-dropping-particle":"","parse-names":false,"suffix":""}],"container-title":"Neurocomputing","id":"ITEM-1","issued":{"date-parts":[["2016"]]},"page":"4-10","title":"Using unsupervised clustering approach to train the Support Vector Machine for text classification","type":"article-journal","volume":"211"},"uris":["http://www.mendeley.com/documents/?uuid=81c007d3-ef8d-4db9-9720-5af2c79c38a2"]}],"mendeley":{"formattedCitation":"(Shafiabady et al., 2016)","manualFormatting":"Shafiabady et al. (2016)","plainTextFormattedCitation":"(Shafiabady et al., 2016)","previouslyFormattedCitation":"(Shafiabady et al., 2016)"},"properties":{"noteIndex":0},"schema":"https://github.com/citation-style-language/schema/raw/master/csl-citation.json"}</w:instrText>
      </w:r>
      <w:r w:rsidR="00E43700">
        <w:rPr>
          <w:rFonts w:cs="Arial"/>
        </w:rPr>
        <w:fldChar w:fldCharType="separate"/>
      </w:r>
      <w:r w:rsidR="00E43700" w:rsidRPr="00E43700">
        <w:rPr>
          <w:rFonts w:cs="Arial"/>
          <w:noProof/>
        </w:rPr>
        <w:t xml:space="preserve">Shafiabady et al. </w:t>
      </w:r>
      <w:r w:rsidR="00E43700">
        <w:rPr>
          <w:rFonts w:cs="Arial"/>
          <w:noProof/>
        </w:rPr>
        <w:t>(</w:t>
      </w:r>
      <w:r w:rsidR="00E43700" w:rsidRPr="00E43700">
        <w:rPr>
          <w:rFonts w:cs="Arial"/>
          <w:noProof/>
        </w:rPr>
        <w:t>2016)</w:t>
      </w:r>
      <w:r w:rsidR="00E43700">
        <w:rPr>
          <w:rFonts w:cs="Arial"/>
        </w:rPr>
        <w:fldChar w:fldCharType="end"/>
      </w:r>
      <w:r w:rsidR="00E43700">
        <w:rPr>
          <w:rFonts w:cs="Arial"/>
        </w:rPr>
        <w:t xml:space="preserve"> </w:t>
      </w:r>
      <w:r w:rsidR="00995F00">
        <w:rPr>
          <w:rFonts w:cs="Arial"/>
        </w:rPr>
        <w:t xml:space="preserve">menciona que </w:t>
      </w:r>
      <w:r w:rsidR="00DA2A75">
        <w:rPr>
          <w:rFonts w:cs="Arial"/>
        </w:rPr>
        <w:t xml:space="preserve">SVM posee una sobresaliente capacidad de generalización </w:t>
      </w:r>
      <w:r w:rsidR="0093099C">
        <w:rPr>
          <w:rFonts w:cs="Arial"/>
        </w:rPr>
        <w:t xml:space="preserve">y que esta es aportada por la implementación del </w:t>
      </w:r>
      <w:r w:rsidR="00FE7266">
        <w:rPr>
          <w:rFonts w:cs="Arial"/>
        </w:rPr>
        <w:t>principio de minimización del riesgo estructural (SRM) que consiste e</w:t>
      </w:r>
      <w:r w:rsidR="00F30D8E">
        <w:rPr>
          <w:rFonts w:cs="Arial"/>
        </w:rPr>
        <w:t xml:space="preserve">n encontrar un hiperplano </w:t>
      </w:r>
      <w:r w:rsidR="001076F9">
        <w:rPr>
          <w:rFonts w:cs="Arial"/>
        </w:rPr>
        <w:t>de separación óptimo</w:t>
      </w:r>
      <w:r w:rsidR="00A1434F">
        <w:rPr>
          <w:rFonts w:cs="Arial"/>
        </w:rPr>
        <w:t xml:space="preserve"> que garantiza </w:t>
      </w:r>
      <w:r w:rsidR="00D955A6">
        <w:rPr>
          <w:rFonts w:cs="Arial"/>
        </w:rPr>
        <w:t>el error de clasificación más bajo.</w:t>
      </w:r>
    </w:p>
    <w:p w14:paraId="25FBD792" w14:textId="27C03F6F" w:rsidR="00345A12" w:rsidRDefault="00AC34A8" w:rsidP="00D43AAC">
      <w:pPr>
        <w:rPr>
          <w:rFonts w:cs="Arial"/>
        </w:rPr>
      </w:pPr>
      <w:r>
        <w:rPr>
          <w:rFonts w:cs="Arial"/>
        </w:rPr>
        <w:t xml:space="preserve">En el artículo de </w:t>
      </w:r>
      <w:r>
        <w:rPr>
          <w:rFonts w:cs="Arial"/>
        </w:rPr>
        <w:fldChar w:fldCharType="begin" w:fldLock="1"/>
      </w:r>
      <w:r w:rsidR="007B5B8C">
        <w:rPr>
          <w:rFonts w:cs="Arial"/>
        </w:rPr>
        <w:instrText>ADDIN CSL_CITATION {"citationItems":[{"id":"ITEM-1","itemData":{"ISBN":"978-959-16-3272-2","author":[{"dropping-particle":"","family":"Castellanos Domínguez","given":"María Isabel","non-dropping-particle":"","parse-names":false,"suffix":""},{"dropping-particle":"","family":"Pérez Perdomo","given":"Eduardo","non-dropping-particle":"","parse-names":false,"suffix":""},{"dropping-particle":"","family":"Rivas Méndez","given":"Ariam","non-dropping-particle":"","parse-names":false,"suffix":""},{"dropping-particle":"","family":"Góngora Zaldívar","given":"Víctor Juan","non-dropping-particle":"","parse-names":false,"suffix":""}],"container-title":"VIII Conferencia Científica Internacional de la Universidad de Holguín, Cuba","id":"ITEM-1","issue":"April","issued":{"date-parts":[["2017"]]},"title":"Biblioteca digital con técnicas de clasificación automática de documentos","type":"article-journal"},"uris":["http://www.mendeley.com/documents/?uuid=b2d80244-108c-47fc-b44e-42e8c3473a64"]}],"mendeley":{"formattedCitation":"(Castellanos Domínguez et al., 2017)","manualFormatting":"Castellanos et al. (2017)","plainTextFormattedCitation":"(Castellanos Domínguez et al., 2017)","previouslyFormattedCitation":"(Castellanos Domínguez et al., 2017)"},"properties":{"noteIndex":0},"schema":"https://github.com/citation-style-language/schema/raw/master/csl-citation.json"}</w:instrText>
      </w:r>
      <w:r>
        <w:rPr>
          <w:rFonts w:cs="Arial"/>
        </w:rPr>
        <w:fldChar w:fldCharType="separate"/>
      </w:r>
      <w:r w:rsidRPr="00AC34A8">
        <w:rPr>
          <w:rFonts w:cs="Arial"/>
          <w:noProof/>
        </w:rPr>
        <w:t xml:space="preserve">Castellanos </w:t>
      </w:r>
      <w:r w:rsidRPr="003B39C9">
        <w:rPr>
          <w:rFonts w:cs="Arial"/>
          <w:i/>
          <w:iCs/>
          <w:noProof/>
        </w:rPr>
        <w:t>et al.</w:t>
      </w:r>
      <w:r w:rsidRPr="00AC34A8">
        <w:rPr>
          <w:rFonts w:cs="Arial"/>
          <w:noProof/>
        </w:rPr>
        <w:t xml:space="preserve"> </w:t>
      </w:r>
      <w:r w:rsidR="003B39C9">
        <w:rPr>
          <w:rFonts w:cs="Arial"/>
          <w:noProof/>
        </w:rPr>
        <w:t>(</w:t>
      </w:r>
      <w:r w:rsidRPr="00AC34A8">
        <w:rPr>
          <w:rFonts w:cs="Arial"/>
          <w:noProof/>
        </w:rPr>
        <w:t>2017)</w:t>
      </w:r>
      <w:r>
        <w:rPr>
          <w:rFonts w:cs="Arial"/>
        </w:rPr>
        <w:fldChar w:fldCharType="end"/>
      </w:r>
      <w:r w:rsidR="00D955A6">
        <w:rPr>
          <w:rFonts w:cs="Arial"/>
        </w:rPr>
        <w:t xml:space="preserve"> </w:t>
      </w:r>
      <w:r w:rsidR="00BB475F">
        <w:rPr>
          <w:rFonts w:cs="Arial"/>
        </w:rPr>
        <w:t xml:space="preserve">desarrollan una biblioteca digital </w:t>
      </w:r>
      <w:r w:rsidR="006F502F">
        <w:rPr>
          <w:rFonts w:cs="Arial"/>
        </w:rPr>
        <w:t xml:space="preserve">en la cual implementan SVM para la clasificación de documentos </w:t>
      </w:r>
      <w:r w:rsidR="00AB596E">
        <w:rPr>
          <w:rFonts w:cs="Arial"/>
        </w:rPr>
        <w:t>y demuestran su precisión en comparación con otros clasificadores como</w:t>
      </w:r>
      <w:r w:rsidR="00A81156">
        <w:rPr>
          <w:rFonts w:cs="Arial"/>
        </w:rPr>
        <w:t xml:space="preserve"> </w:t>
      </w:r>
      <w:proofErr w:type="spellStart"/>
      <w:r w:rsidR="00A81156">
        <w:rPr>
          <w:rFonts w:cs="Arial"/>
        </w:rPr>
        <w:t>Na</w:t>
      </w:r>
      <w:r w:rsidR="00065BF7" w:rsidRPr="00C1556A">
        <w:rPr>
          <w:rFonts w:cs="Arial"/>
          <w:iCs/>
        </w:rPr>
        <w:t>ï</w:t>
      </w:r>
      <w:r w:rsidR="00A81156">
        <w:rPr>
          <w:rFonts w:cs="Arial"/>
        </w:rPr>
        <w:t>ve</w:t>
      </w:r>
      <w:proofErr w:type="spellEnd"/>
      <w:r w:rsidR="00A81156">
        <w:rPr>
          <w:rFonts w:cs="Arial"/>
        </w:rPr>
        <w:t xml:space="preserve"> Bayes</w:t>
      </w:r>
      <w:r w:rsidR="009D7E90">
        <w:rPr>
          <w:rFonts w:cs="Arial"/>
        </w:rPr>
        <w:t xml:space="preserve"> y</w:t>
      </w:r>
      <w:r w:rsidR="00A81156">
        <w:rPr>
          <w:rFonts w:cs="Arial"/>
        </w:rPr>
        <w:t xml:space="preserve"> K-</w:t>
      </w:r>
      <w:r w:rsidR="00065BF7">
        <w:rPr>
          <w:rFonts w:cs="Arial"/>
        </w:rPr>
        <w:t>NN</w:t>
      </w:r>
      <w:r w:rsidR="00A81156">
        <w:rPr>
          <w:rFonts w:cs="Arial"/>
        </w:rPr>
        <w:t>.</w:t>
      </w:r>
    </w:p>
    <w:p w14:paraId="154E5A96" w14:textId="77777777" w:rsidR="00345A12" w:rsidRDefault="00345A12">
      <w:pPr>
        <w:rPr>
          <w:rFonts w:cs="Arial"/>
        </w:rPr>
      </w:pPr>
      <w:r>
        <w:rPr>
          <w:rFonts w:cs="Arial"/>
        </w:rPr>
        <w:br w:type="page"/>
      </w:r>
    </w:p>
    <w:p w14:paraId="1655D819" w14:textId="34029018" w:rsidR="00B67906" w:rsidRDefault="00712A88" w:rsidP="009F7363">
      <w:pPr>
        <w:keepNext/>
        <w:jc w:val="center"/>
      </w:pPr>
      <w:r>
        <w:rPr>
          <w:rFonts w:cs="Arial"/>
          <w:noProof/>
        </w:rPr>
        <w:lastRenderedPageBreak/>
        <mc:AlternateContent>
          <mc:Choice Requires="wpg">
            <w:drawing>
              <wp:anchor distT="0" distB="0" distL="114300" distR="114300" simplePos="0" relativeHeight="251649035" behindDoc="0" locked="0" layoutInCell="1" allowOverlap="1" wp14:anchorId="0FFC8BD0" wp14:editId="0E6B6D99">
                <wp:simplePos x="0" y="0"/>
                <wp:positionH relativeFrom="margin">
                  <wp:posOffset>842010</wp:posOffset>
                </wp:positionH>
                <wp:positionV relativeFrom="paragraph">
                  <wp:posOffset>15240</wp:posOffset>
                </wp:positionV>
                <wp:extent cx="4046400" cy="3413760"/>
                <wp:effectExtent l="19050" t="0" r="11430" b="0"/>
                <wp:wrapNone/>
                <wp:docPr id="62" name="Grupo 62"/>
                <wp:cNvGraphicFramePr/>
                <a:graphic xmlns:a="http://schemas.openxmlformats.org/drawingml/2006/main">
                  <a:graphicData uri="http://schemas.microsoft.com/office/word/2010/wordprocessingGroup">
                    <wpg:wgp>
                      <wpg:cNvGrpSpPr/>
                      <wpg:grpSpPr>
                        <a:xfrm>
                          <a:off x="0" y="0"/>
                          <a:ext cx="4046400" cy="3413760"/>
                          <a:chOff x="0" y="-52982"/>
                          <a:chExt cx="4897581" cy="3729956"/>
                        </a:xfrm>
                      </wpg:grpSpPr>
                      <wpg:grpSp>
                        <wpg:cNvPr id="60" name="Grupo 60"/>
                        <wpg:cNvGrpSpPr/>
                        <wpg:grpSpPr>
                          <a:xfrm>
                            <a:off x="0" y="-52982"/>
                            <a:ext cx="4897581" cy="3150454"/>
                            <a:chOff x="0" y="-61641"/>
                            <a:chExt cx="4897581" cy="3150454"/>
                          </a:xfrm>
                        </wpg:grpSpPr>
                        <pic:pic xmlns:pic="http://schemas.openxmlformats.org/drawingml/2006/picture">
                          <pic:nvPicPr>
                            <pic:cNvPr id="10" name="Imagen 1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455468"/>
                              <a:ext cx="4895850" cy="2633345"/>
                            </a:xfrm>
                            <a:prstGeom prst="rect">
                              <a:avLst/>
                            </a:prstGeom>
                            <a:ln>
                              <a:solidFill>
                                <a:schemeClr val="bg2"/>
                              </a:solidFill>
                            </a:ln>
                          </pic:spPr>
                        </pic:pic>
                        <wps:wsp>
                          <wps:cNvPr id="59" name="Cuadro de texto 59"/>
                          <wps:cNvSpPr txBox="1"/>
                          <wps:spPr>
                            <a:xfrm>
                              <a:off x="1731" y="-61641"/>
                              <a:ext cx="4895850" cy="457200"/>
                            </a:xfrm>
                            <a:prstGeom prst="rect">
                              <a:avLst/>
                            </a:prstGeom>
                            <a:solidFill>
                              <a:prstClr val="white"/>
                            </a:solidFill>
                            <a:ln>
                              <a:noFill/>
                            </a:ln>
                          </wps:spPr>
                          <wps:txbx>
                            <w:txbxContent>
                              <w:p w14:paraId="5F5C9DB8" w14:textId="0AF4F413" w:rsidR="00F367BC" w:rsidRPr="008A06A0" w:rsidRDefault="00F367BC" w:rsidP="00345A12">
                                <w:pPr>
                                  <w:pStyle w:val="Descripcin"/>
                                  <w:spacing w:after="0" w:line="480" w:lineRule="auto"/>
                                  <w:ind w:firstLine="0"/>
                                  <w:jc w:val="left"/>
                                  <w:rPr>
                                    <w:b/>
                                    <w:bCs/>
                                    <w:i w:val="0"/>
                                    <w:iCs w:val="0"/>
                                    <w:color w:val="auto"/>
                                    <w:sz w:val="20"/>
                                    <w:szCs w:val="20"/>
                                  </w:rPr>
                                </w:pPr>
                                <w:bookmarkStart w:id="49" w:name="_Toc61912205"/>
                                <w:r w:rsidRPr="008A06A0">
                                  <w:rPr>
                                    <w:b/>
                                    <w:bCs/>
                                    <w:i w:val="0"/>
                                    <w:iCs w:val="0"/>
                                    <w:color w:val="auto"/>
                                    <w:sz w:val="20"/>
                                    <w:szCs w:val="20"/>
                                  </w:rPr>
                                  <w:t xml:space="preserve">Figura </w:t>
                                </w:r>
                                <w:r w:rsidRPr="008A06A0">
                                  <w:rPr>
                                    <w:b/>
                                    <w:bCs/>
                                    <w:i w:val="0"/>
                                    <w:iCs w:val="0"/>
                                    <w:color w:val="auto"/>
                                    <w:sz w:val="20"/>
                                    <w:szCs w:val="20"/>
                                  </w:rPr>
                                  <w:fldChar w:fldCharType="begin"/>
                                </w:r>
                                <w:r w:rsidRPr="008A06A0">
                                  <w:rPr>
                                    <w:b/>
                                    <w:bCs/>
                                    <w:i w:val="0"/>
                                    <w:iCs w:val="0"/>
                                    <w:color w:val="auto"/>
                                    <w:sz w:val="20"/>
                                    <w:szCs w:val="20"/>
                                  </w:rPr>
                                  <w:instrText xml:space="preserve"> SEQ Figura \* ARABIC </w:instrText>
                                </w:r>
                                <w:r w:rsidRPr="008A06A0">
                                  <w:rPr>
                                    <w:b/>
                                    <w:bCs/>
                                    <w:i w:val="0"/>
                                    <w:iCs w:val="0"/>
                                    <w:color w:val="auto"/>
                                    <w:sz w:val="20"/>
                                    <w:szCs w:val="20"/>
                                  </w:rPr>
                                  <w:fldChar w:fldCharType="separate"/>
                                </w:r>
                                <w:r>
                                  <w:rPr>
                                    <w:b/>
                                    <w:bCs/>
                                    <w:i w:val="0"/>
                                    <w:iCs w:val="0"/>
                                    <w:noProof/>
                                    <w:color w:val="auto"/>
                                    <w:sz w:val="20"/>
                                    <w:szCs w:val="20"/>
                                  </w:rPr>
                                  <w:t>10</w:t>
                                </w:r>
                                <w:r w:rsidRPr="008A06A0">
                                  <w:rPr>
                                    <w:b/>
                                    <w:bCs/>
                                    <w:i w:val="0"/>
                                    <w:iCs w:val="0"/>
                                    <w:color w:val="auto"/>
                                    <w:sz w:val="20"/>
                                    <w:szCs w:val="20"/>
                                  </w:rPr>
                                  <w:fldChar w:fldCharType="end"/>
                                </w:r>
                                <w:r w:rsidRPr="008A06A0">
                                  <w:rPr>
                                    <w:b/>
                                    <w:bCs/>
                                    <w:i w:val="0"/>
                                    <w:iCs w:val="0"/>
                                    <w:color w:val="auto"/>
                                    <w:sz w:val="20"/>
                                    <w:szCs w:val="20"/>
                                  </w:rPr>
                                  <w:t>.</w:t>
                                </w:r>
                                <w:r w:rsidRPr="008A06A0">
                                  <w:rPr>
                                    <w:b/>
                                    <w:bCs/>
                                    <w:i w:val="0"/>
                                    <w:iCs w:val="0"/>
                                    <w:color w:val="auto"/>
                                    <w:sz w:val="20"/>
                                    <w:szCs w:val="20"/>
                                  </w:rPr>
                                  <w:br/>
                                </w:r>
                                <w:r w:rsidRPr="008A06A0">
                                  <w:rPr>
                                    <w:color w:val="auto"/>
                                    <w:sz w:val="20"/>
                                    <w:szCs w:val="20"/>
                                    <w:lang w:val="es-419" w:eastAsia="es-419"/>
                                  </w:rPr>
                                  <w:t>Precisión de los clasificadores en términos de precisión y tiempo</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61" name="Cuadro de texto 61"/>
                        <wps:cNvSpPr txBox="1"/>
                        <wps:spPr>
                          <a:xfrm>
                            <a:off x="1731" y="3137990"/>
                            <a:ext cx="4895389" cy="538984"/>
                          </a:xfrm>
                          <a:prstGeom prst="rect">
                            <a:avLst/>
                          </a:prstGeom>
                          <a:solidFill>
                            <a:prstClr val="white"/>
                          </a:solidFill>
                          <a:ln>
                            <a:noFill/>
                          </a:ln>
                        </wps:spPr>
                        <wps:txbx>
                          <w:txbxContent>
                            <w:p w14:paraId="70A1B5C1" w14:textId="1042551A" w:rsidR="00F367BC" w:rsidRPr="00B22D7E" w:rsidRDefault="00F367BC" w:rsidP="00B22D7E">
                              <w:pPr>
                                <w:ind w:firstLine="0"/>
                                <w:rPr>
                                  <w:sz w:val="20"/>
                                  <w:szCs w:val="20"/>
                                  <w:lang w:val="es-419" w:eastAsia="es-419"/>
                                </w:rPr>
                              </w:pPr>
                              <w:r w:rsidRPr="00B22D7E">
                                <w:rPr>
                                  <w:i/>
                                  <w:iCs/>
                                  <w:sz w:val="20"/>
                                  <w:szCs w:val="20"/>
                                  <w:lang w:val="es-419" w:eastAsia="es-419"/>
                                </w:rPr>
                                <w:t xml:space="preserve">Nota. </w:t>
                              </w:r>
                              <w:r w:rsidRPr="00B22D7E">
                                <w:rPr>
                                  <w:sz w:val="20"/>
                                  <w:szCs w:val="20"/>
                                  <w:lang w:val="es-419" w:eastAsia="es-419"/>
                                </w:rPr>
                                <w:t xml:space="preserve">Recuperado de </w:t>
                              </w:r>
                              <w:r w:rsidRPr="00B22D7E">
                                <w:rPr>
                                  <w:i/>
                                  <w:iCs/>
                                  <w:sz w:val="20"/>
                                  <w:szCs w:val="20"/>
                                  <w:lang w:val="es-419" w:eastAsia="es-419"/>
                                </w:rPr>
                                <w:t>Biblioteca digital con técnicas de clasificación automática de documentos</w:t>
                              </w:r>
                              <w:r>
                                <w:rPr>
                                  <w:sz w:val="20"/>
                                  <w:szCs w:val="20"/>
                                  <w:lang w:val="es-419" w:eastAsia="es-419"/>
                                </w:rPr>
                                <w:t xml:space="preserve"> [Imagen]</w:t>
                              </w:r>
                              <w:r w:rsidRPr="00B22D7E">
                                <w:rPr>
                                  <w:sz w:val="20"/>
                                  <w:szCs w:val="20"/>
                                  <w:lang w:val="es-419" w:eastAsia="es-419"/>
                                </w:rPr>
                                <w:t xml:space="preserve">, por </w:t>
                              </w:r>
                              <w:r w:rsidRPr="00B22D7E">
                                <w:rPr>
                                  <w:rFonts w:cs="Arial"/>
                                  <w:i/>
                                  <w:iCs/>
                                  <w:sz w:val="20"/>
                                  <w:szCs w:val="20"/>
                                </w:rPr>
                                <w:fldChar w:fldCharType="begin" w:fldLock="1"/>
                              </w:r>
                              <w:r w:rsidRPr="00B22D7E">
                                <w:rPr>
                                  <w:rFonts w:cs="Arial"/>
                                  <w:sz w:val="20"/>
                                  <w:szCs w:val="20"/>
                                </w:rPr>
                                <w:instrText>ADDIN CSL_CITATION {"citationItems":[{"id":"ITEM-1","itemData":{"ISBN":"978-959-16-3272-2","author":[{"dropping-particle":"","family":"Castellanos Domínguez","given":"María Isabel","non-dropping-particle":"","parse-names":false,"suffix":""},{"dropping-particle":"","family":"Pérez Perdomo","given":"Eduardo","non-dropping-particle":"","parse-names":false,"suffix":""},{"dropping-particle":"","family":"Rivas Méndez","given":"Ariam","non-dropping-particle":"","parse-names":false,"suffix":""},{"dropping-particle":"","family":"Góngora Zaldívar","given":"Víctor Juan","non-dropping-particle":"","parse-names":false,"suffix":""}],"container-title":"VIII Conferencia Científica Internacional de la Universidad de Holguín, Cuba","id":"ITEM-1","issue":"April","issued":{"date-parts":[["2017"]]},"title":"Biblioteca digital con técnicas de clasificación automática de documentos","type":"article-journal"},"uris":["http://www.mendeley.com/documents/?uuid=b2d80244-108c-47fc-b44e-42e8c3473a64"]}],"mendeley":{"formattedCitation":"(Castellanos Domínguez et al., 2017)","manualFormatting":"Castellanos et al., 2017","plainTextFormattedCitation":"(Castellanos Domínguez et al., 2017)","previouslyFormattedCitation":"(Castellanos Domínguez et al., 2017)"},"properties":{"noteIndex":0},"schema":"https://github.com/citation-style-language/schema/raw/master/csl-citation.json"}</w:instrText>
                              </w:r>
                              <w:r w:rsidRPr="00B22D7E">
                                <w:rPr>
                                  <w:rFonts w:cs="Arial"/>
                                  <w:i/>
                                  <w:iCs/>
                                  <w:sz w:val="20"/>
                                  <w:szCs w:val="20"/>
                                </w:rPr>
                                <w:fldChar w:fldCharType="separate"/>
                              </w:r>
                              <w:r w:rsidRPr="00B22D7E">
                                <w:rPr>
                                  <w:rFonts w:cs="Arial"/>
                                  <w:noProof/>
                                  <w:sz w:val="20"/>
                                  <w:szCs w:val="20"/>
                                </w:rPr>
                                <w:t>Castellanos et al., 2017</w:t>
                              </w:r>
                              <w:r w:rsidRPr="00B22D7E">
                                <w:rPr>
                                  <w:rFonts w:cs="Arial"/>
                                  <w:i/>
                                  <w:iCs/>
                                  <w:sz w:val="20"/>
                                  <w:szCs w:val="20"/>
                                </w:rPr>
                                <w:fldChar w:fldCharType="end"/>
                              </w:r>
                              <w:r w:rsidRPr="00B22D7E">
                                <w:rPr>
                                  <w:rFonts w:cs="Arial"/>
                                  <w:sz w:val="20"/>
                                  <w:szCs w:val="20"/>
                                </w:rPr>
                                <w:t>, (https://bit.ly/3qeYwmQ)</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FC8BD0" id="Grupo 62" o:spid="_x0000_s1182" style="position:absolute;left:0;text-align:left;margin-left:66.3pt;margin-top:1.2pt;width:318.6pt;height:268.8pt;z-index:251649035;mso-position-horizontal-relative:margin;mso-position-vertical-relative:text;mso-width-relative:margin;mso-height-relative:margin" coordorigin=",-529" coordsize="48975,37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">
                <v:group id="Grupo 60" o:spid="_x0000_s1183" style="position:absolute;top:-529;width:48975;height:31503" coordorigin=",-616" coordsize="48975,3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Imagen 10" o:spid="_x0000_s1184" type="#_x0000_t75" style="position:absolute;top:4554;width:48958;height:26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" stroked="t" strokecolor="#e7e6e6 [3214]">
                    <v:imagedata r:id="rId41" o:title=""/>
                    <v:path arrowok="t"/>
                  </v:shape>
                  <v:shape id="Cuadro de texto 59" o:spid="_x0000_s1185" type="#_x0000_t202" style="position:absolute;left:17;top:-616;width:48958;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5F5C9DB8" w14:textId="0AF4F413" w:rsidR="00F367BC" w:rsidRPr="008A06A0" w:rsidRDefault="00F367BC" w:rsidP="00345A12">
                          <w:pPr>
                            <w:pStyle w:val="Descripcin"/>
                            <w:spacing w:after="0" w:line="480" w:lineRule="auto"/>
                            <w:ind w:firstLine="0"/>
                            <w:jc w:val="left"/>
                            <w:rPr>
                              <w:b/>
                              <w:bCs/>
                              <w:i w:val="0"/>
                              <w:iCs w:val="0"/>
                              <w:color w:val="auto"/>
                              <w:sz w:val="20"/>
                              <w:szCs w:val="20"/>
                            </w:rPr>
                          </w:pPr>
                          <w:bookmarkStart w:id="50" w:name="_Toc61912205"/>
                          <w:r w:rsidRPr="008A06A0">
                            <w:rPr>
                              <w:b/>
                              <w:bCs/>
                              <w:i w:val="0"/>
                              <w:iCs w:val="0"/>
                              <w:color w:val="auto"/>
                              <w:sz w:val="20"/>
                              <w:szCs w:val="20"/>
                            </w:rPr>
                            <w:t xml:space="preserve">Figura </w:t>
                          </w:r>
                          <w:r w:rsidRPr="008A06A0">
                            <w:rPr>
                              <w:b/>
                              <w:bCs/>
                              <w:i w:val="0"/>
                              <w:iCs w:val="0"/>
                              <w:color w:val="auto"/>
                              <w:sz w:val="20"/>
                              <w:szCs w:val="20"/>
                            </w:rPr>
                            <w:fldChar w:fldCharType="begin"/>
                          </w:r>
                          <w:r w:rsidRPr="008A06A0">
                            <w:rPr>
                              <w:b/>
                              <w:bCs/>
                              <w:i w:val="0"/>
                              <w:iCs w:val="0"/>
                              <w:color w:val="auto"/>
                              <w:sz w:val="20"/>
                              <w:szCs w:val="20"/>
                            </w:rPr>
                            <w:instrText xml:space="preserve"> SEQ Figura \* ARABIC </w:instrText>
                          </w:r>
                          <w:r w:rsidRPr="008A06A0">
                            <w:rPr>
                              <w:b/>
                              <w:bCs/>
                              <w:i w:val="0"/>
                              <w:iCs w:val="0"/>
                              <w:color w:val="auto"/>
                              <w:sz w:val="20"/>
                              <w:szCs w:val="20"/>
                            </w:rPr>
                            <w:fldChar w:fldCharType="separate"/>
                          </w:r>
                          <w:r>
                            <w:rPr>
                              <w:b/>
                              <w:bCs/>
                              <w:i w:val="0"/>
                              <w:iCs w:val="0"/>
                              <w:noProof/>
                              <w:color w:val="auto"/>
                              <w:sz w:val="20"/>
                              <w:szCs w:val="20"/>
                            </w:rPr>
                            <w:t>10</w:t>
                          </w:r>
                          <w:r w:rsidRPr="008A06A0">
                            <w:rPr>
                              <w:b/>
                              <w:bCs/>
                              <w:i w:val="0"/>
                              <w:iCs w:val="0"/>
                              <w:color w:val="auto"/>
                              <w:sz w:val="20"/>
                              <w:szCs w:val="20"/>
                            </w:rPr>
                            <w:fldChar w:fldCharType="end"/>
                          </w:r>
                          <w:r w:rsidRPr="008A06A0">
                            <w:rPr>
                              <w:b/>
                              <w:bCs/>
                              <w:i w:val="0"/>
                              <w:iCs w:val="0"/>
                              <w:color w:val="auto"/>
                              <w:sz w:val="20"/>
                              <w:szCs w:val="20"/>
                            </w:rPr>
                            <w:t>.</w:t>
                          </w:r>
                          <w:r w:rsidRPr="008A06A0">
                            <w:rPr>
                              <w:b/>
                              <w:bCs/>
                              <w:i w:val="0"/>
                              <w:iCs w:val="0"/>
                              <w:color w:val="auto"/>
                              <w:sz w:val="20"/>
                              <w:szCs w:val="20"/>
                            </w:rPr>
                            <w:br/>
                          </w:r>
                          <w:r w:rsidRPr="008A06A0">
                            <w:rPr>
                              <w:color w:val="auto"/>
                              <w:sz w:val="20"/>
                              <w:szCs w:val="20"/>
                              <w:lang w:val="es-419" w:eastAsia="es-419"/>
                            </w:rPr>
                            <w:t>Precisión de los clasificadores en términos de precisión y tiempo</w:t>
                          </w:r>
                          <w:bookmarkEnd w:id="50"/>
                        </w:p>
                      </w:txbxContent>
                    </v:textbox>
                  </v:shape>
                </v:group>
                <v:shape id="Cuadro de texto 61" o:spid="_x0000_s1186" type="#_x0000_t202" style="position:absolute;left:17;top:31379;width:48954;height:5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70A1B5C1" w14:textId="1042551A" w:rsidR="00F367BC" w:rsidRPr="00B22D7E" w:rsidRDefault="00F367BC" w:rsidP="00B22D7E">
                        <w:pPr>
                          <w:ind w:firstLine="0"/>
                          <w:rPr>
                            <w:sz w:val="20"/>
                            <w:szCs w:val="20"/>
                            <w:lang w:val="es-419" w:eastAsia="es-419"/>
                          </w:rPr>
                        </w:pPr>
                        <w:r w:rsidRPr="00B22D7E">
                          <w:rPr>
                            <w:i/>
                            <w:iCs/>
                            <w:sz w:val="20"/>
                            <w:szCs w:val="20"/>
                            <w:lang w:val="es-419" w:eastAsia="es-419"/>
                          </w:rPr>
                          <w:t xml:space="preserve">Nota. </w:t>
                        </w:r>
                        <w:r w:rsidRPr="00B22D7E">
                          <w:rPr>
                            <w:sz w:val="20"/>
                            <w:szCs w:val="20"/>
                            <w:lang w:val="es-419" w:eastAsia="es-419"/>
                          </w:rPr>
                          <w:t xml:space="preserve">Recuperado de </w:t>
                        </w:r>
                        <w:r w:rsidRPr="00B22D7E">
                          <w:rPr>
                            <w:i/>
                            <w:iCs/>
                            <w:sz w:val="20"/>
                            <w:szCs w:val="20"/>
                            <w:lang w:val="es-419" w:eastAsia="es-419"/>
                          </w:rPr>
                          <w:t>Biblioteca digital con técnicas de clasificación automática de documentos</w:t>
                        </w:r>
                        <w:r>
                          <w:rPr>
                            <w:sz w:val="20"/>
                            <w:szCs w:val="20"/>
                            <w:lang w:val="es-419" w:eastAsia="es-419"/>
                          </w:rPr>
                          <w:t xml:space="preserve"> [Imagen]</w:t>
                        </w:r>
                        <w:r w:rsidRPr="00B22D7E">
                          <w:rPr>
                            <w:sz w:val="20"/>
                            <w:szCs w:val="20"/>
                            <w:lang w:val="es-419" w:eastAsia="es-419"/>
                          </w:rPr>
                          <w:t xml:space="preserve">, por </w:t>
                        </w:r>
                        <w:r w:rsidRPr="00B22D7E">
                          <w:rPr>
                            <w:rFonts w:cs="Arial"/>
                            <w:i/>
                            <w:iCs/>
                            <w:sz w:val="20"/>
                            <w:szCs w:val="20"/>
                          </w:rPr>
                          <w:fldChar w:fldCharType="begin" w:fldLock="1"/>
                        </w:r>
                        <w:r w:rsidRPr="00B22D7E">
                          <w:rPr>
                            <w:rFonts w:cs="Arial"/>
                            <w:sz w:val="20"/>
                            <w:szCs w:val="20"/>
                          </w:rPr>
                          <w:instrText>ADDIN CSL_CITATION {"citationItems":[{"id":"ITEM-1","itemData":{"ISBN":"978-959-16-3272-2","author":[{"dropping-particle":"","family":"Castellanos Domínguez","given":"María Isabel","non-dropping-particle":"","parse-names":false,"suffix":""},{"dropping-particle":"","family":"Pérez Perdomo","given":"Eduardo","non-dropping-particle":"","parse-names":false,"suffix":""},{"dropping-particle":"","family":"Rivas Méndez","given":"Ariam","non-dropping-particle":"","parse-names":false,"suffix":""},{"dropping-particle":"","family":"Góngora Zaldívar","given":"Víctor Juan","non-dropping-particle":"","parse-names":false,"suffix":""}],"container-title":"VIII Conferencia Científica Internacional de la Universidad de Holguín, Cuba","id":"ITEM-1","issue":"April","issued":{"date-parts":[["2017"]]},"title":"Biblioteca digital con técnicas de clasificación automática de documentos","type":"article-journal"},"uris":["http://www.mendeley.com/documents/?uuid=b2d80244-108c-47fc-b44e-42e8c3473a64"]}],"mendeley":{"formattedCitation":"(Castellanos Domínguez et al., 2017)","manualFormatting":"Castellanos et al., 2017","plainTextFormattedCitation":"(Castellanos Domínguez et al., 2017)","previouslyFormattedCitation":"(Castellanos Domínguez et al., 2017)"},"properties":{"noteIndex":0},"schema":"https://github.com/citation-style-language/schema/raw/master/csl-citation.json"}</w:instrText>
                        </w:r>
                        <w:r w:rsidRPr="00B22D7E">
                          <w:rPr>
                            <w:rFonts w:cs="Arial"/>
                            <w:i/>
                            <w:iCs/>
                            <w:sz w:val="20"/>
                            <w:szCs w:val="20"/>
                          </w:rPr>
                          <w:fldChar w:fldCharType="separate"/>
                        </w:r>
                        <w:r w:rsidRPr="00B22D7E">
                          <w:rPr>
                            <w:rFonts w:cs="Arial"/>
                            <w:noProof/>
                            <w:sz w:val="20"/>
                            <w:szCs w:val="20"/>
                          </w:rPr>
                          <w:t>Castellanos et al., 2017</w:t>
                        </w:r>
                        <w:r w:rsidRPr="00B22D7E">
                          <w:rPr>
                            <w:rFonts w:cs="Arial"/>
                            <w:i/>
                            <w:iCs/>
                            <w:sz w:val="20"/>
                            <w:szCs w:val="20"/>
                          </w:rPr>
                          <w:fldChar w:fldCharType="end"/>
                        </w:r>
                        <w:r w:rsidRPr="00B22D7E">
                          <w:rPr>
                            <w:rFonts w:cs="Arial"/>
                            <w:sz w:val="20"/>
                            <w:szCs w:val="20"/>
                          </w:rPr>
                          <w:t>, (https://bit.ly/3qeYwmQ)</w:t>
                        </w:r>
                      </w:p>
                    </w:txbxContent>
                  </v:textbox>
                </v:shape>
                <w10:wrap anchorx="margin"/>
              </v:group>
            </w:pict>
          </mc:Fallback>
        </mc:AlternateContent>
      </w:r>
    </w:p>
    <w:p w14:paraId="28854EDE" w14:textId="49C02BF1" w:rsidR="00961B83" w:rsidRDefault="00961B83" w:rsidP="009F7363">
      <w:pPr>
        <w:pStyle w:val="Descripcin"/>
        <w:spacing w:line="480" w:lineRule="auto"/>
        <w:ind w:left="708"/>
        <w:rPr>
          <w:rFonts w:cs="Arial"/>
          <w:i w:val="0"/>
          <w:iCs w:val="0"/>
          <w:color w:val="auto"/>
        </w:rPr>
      </w:pPr>
    </w:p>
    <w:p w14:paraId="18C6D661" w14:textId="77777777" w:rsidR="00612AFD" w:rsidRDefault="00612AFD" w:rsidP="00612AFD">
      <w:pPr>
        <w:pStyle w:val="Descripcin"/>
        <w:spacing w:after="0" w:line="480" w:lineRule="auto"/>
        <w:ind w:firstLine="708"/>
        <w:rPr>
          <w:rFonts w:cs="Arial"/>
          <w:i w:val="0"/>
          <w:iCs w:val="0"/>
          <w:color w:val="auto"/>
          <w:sz w:val="22"/>
          <w:szCs w:val="22"/>
        </w:rPr>
      </w:pPr>
    </w:p>
    <w:p w14:paraId="6CD6E4B2" w14:textId="77777777" w:rsidR="00612AFD" w:rsidRDefault="00612AFD" w:rsidP="00612AFD">
      <w:pPr>
        <w:pStyle w:val="Descripcin"/>
        <w:spacing w:after="0" w:line="480" w:lineRule="auto"/>
        <w:ind w:firstLine="708"/>
        <w:rPr>
          <w:rFonts w:cs="Arial"/>
          <w:i w:val="0"/>
          <w:iCs w:val="0"/>
          <w:color w:val="auto"/>
          <w:sz w:val="22"/>
          <w:szCs w:val="22"/>
        </w:rPr>
      </w:pPr>
    </w:p>
    <w:p w14:paraId="12915D62" w14:textId="77777777" w:rsidR="00612AFD" w:rsidRDefault="00612AFD" w:rsidP="00612AFD">
      <w:pPr>
        <w:pStyle w:val="Descripcin"/>
        <w:spacing w:after="0" w:line="480" w:lineRule="auto"/>
        <w:ind w:firstLine="708"/>
        <w:rPr>
          <w:rFonts w:cs="Arial"/>
          <w:i w:val="0"/>
          <w:iCs w:val="0"/>
          <w:color w:val="auto"/>
          <w:sz w:val="22"/>
          <w:szCs w:val="22"/>
        </w:rPr>
      </w:pPr>
    </w:p>
    <w:p w14:paraId="4D54AEE0" w14:textId="77777777" w:rsidR="00612AFD" w:rsidRDefault="00612AFD" w:rsidP="00612AFD">
      <w:pPr>
        <w:pStyle w:val="Descripcin"/>
        <w:spacing w:after="0" w:line="480" w:lineRule="auto"/>
        <w:ind w:firstLine="708"/>
        <w:rPr>
          <w:rFonts w:cs="Arial"/>
          <w:i w:val="0"/>
          <w:iCs w:val="0"/>
          <w:color w:val="auto"/>
          <w:sz w:val="22"/>
          <w:szCs w:val="22"/>
        </w:rPr>
      </w:pPr>
    </w:p>
    <w:p w14:paraId="703BE4D1" w14:textId="77777777" w:rsidR="00612AFD" w:rsidRDefault="00612AFD" w:rsidP="00612AFD">
      <w:pPr>
        <w:pStyle w:val="Descripcin"/>
        <w:spacing w:after="0" w:line="480" w:lineRule="auto"/>
        <w:ind w:firstLine="708"/>
        <w:rPr>
          <w:rFonts w:cs="Arial"/>
          <w:i w:val="0"/>
          <w:iCs w:val="0"/>
          <w:color w:val="auto"/>
          <w:sz w:val="22"/>
          <w:szCs w:val="22"/>
        </w:rPr>
      </w:pPr>
    </w:p>
    <w:p w14:paraId="0021D835" w14:textId="77777777" w:rsidR="00612AFD" w:rsidRDefault="00612AFD" w:rsidP="00612AFD">
      <w:pPr>
        <w:pStyle w:val="Descripcin"/>
        <w:spacing w:after="0" w:line="480" w:lineRule="auto"/>
        <w:ind w:firstLine="708"/>
        <w:rPr>
          <w:rFonts w:cs="Arial"/>
          <w:i w:val="0"/>
          <w:iCs w:val="0"/>
          <w:color w:val="auto"/>
          <w:sz w:val="22"/>
          <w:szCs w:val="22"/>
        </w:rPr>
      </w:pPr>
    </w:p>
    <w:p w14:paraId="3E678200" w14:textId="77777777" w:rsidR="00612AFD" w:rsidRDefault="00612AFD" w:rsidP="00612AFD">
      <w:pPr>
        <w:pStyle w:val="Descripcin"/>
        <w:spacing w:after="0" w:line="480" w:lineRule="auto"/>
        <w:ind w:firstLine="708"/>
        <w:rPr>
          <w:rFonts w:cs="Arial"/>
          <w:i w:val="0"/>
          <w:iCs w:val="0"/>
          <w:color w:val="auto"/>
          <w:sz w:val="22"/>
          <w:szCs w:val="22"/>
        </w:rPr>
      </w:pPr>
    </w:p>
    <w:p w14:paraId="3D0B2AC6" w14:textId="77777777" w:rsidR="00612AFD" w:rsidRDefault="00612AFD" w:rsidP="00612AFD">
      <w:pPr>
        <w:pStyle w:val="Descripcin"/>
        <w:spacing w:after="0" w:line="480" w:lineRule="auto"/>
        <w:ind w:firstLine="708"/>
        <w:rPr>
          <w:rFonts w:cs="Arial"/>
          <w:i w:val="0"/>
          <w:iCs w:val="0"/>
          <w:color w:val="auto"/>
          <w:sz w:val="22"/>
          <w:szCs w:val="22"/>
        </w:rPr>
      </w:pPr>
    </w:p>
    <w:p w14:paraId="48B69E0B" w14:textId="77777777" w:rsidR="00612AFD" w:rsidRDefault="00612AFD" w:rsidP="00612AFD">
      <w:pPr>
        <w:pStyle w:val="Descripcin"/>
        <w:spacing w:after="0" w:line="480" w:lineRule="auto"/>
        <w:ind w:firstLine="708"/>
        <w:rPr>
          <w:rFonts w:cs="Arial"/>
          <w:i w:val="0"/>
          <w:iCs w:val="0"/>
          <w:color w:val="auto"/>
          <w:sz w:val="22"/>
          <w:szCs w:val="22"/>
        </w:rPr>
      </w:pPr>
    </w:p>
    <w:p w14:paraId="7246651A" w14:textId="5C9CFA6E" w:rsidR="000767EA" w:rsidRDefault="00740FD7" w:rsidP="00CA45B1">
      <w:pPr>
        <w:pStyle w:val="Descripcin"/>
        <w:spacing w:line="480" w:lineRule="auto"/>
        <w:ind w:firstLine="708"/>
        <w:rPr>
          <w:rFonts w:cs="Arial"/>
          <w:i w:val="0"/>
          <w:iCs w:val="0"/>
          <w:color w:val="auto"/>
          <w:sz w:val="22"/>
          <w:szCs w:val="22"/>
        </w:rPr>
      </w:pPr>
      <w:r>
        <w:rPr>
          <w:rFonts w:cs="Arial"/>
          <w:i w:val="0"/>
          <w:iCs w:val="0"/>
          <w:color w:val="auto"/>
          <w:sz w:val="22"/>
          <w:szCs w:val="22"/>
        </w:rPr>
        <w:t xml:space="preserve">En la figura </w:t>
      </w:r>
      <w:r w:rsidR="00D045CC">
        <w:rPr>
          <w:rFonts w:cs="Arial"/>
          <w:i w:val="0"/>
          <w:iCs w:val="0"/>
          <w:color w:val="auto"/>
          <w:sz w:val="22"/>
          <w:szCs w:val="22"/>
        </w:rPr>
        <w:t>10</w:t>
      </w:r>
      <w:r>
        <w:rPr>
          <w:rFonts w:cs="Arial"/>
          <w:i w:val="0"/>
          <w:iCs w:val="0"/>
          <w:color w:val="auto"/>
          <w:sz w:val="22"/>
          <w:szCs w:val="22"/>
        </w:rPr>
        <w:t xml:space="preserve"> se observa que el mejor clasificador es SVM con un promedio del 80% de precisión en la clasificación de documentos</w:t>
      </w:r>
      <w:r w:rsidR="0068665C">
        <w:rPr>
          <w:rFonts w:cs="Arial"/>
          <w:i w:val="0"/>
          <w:iCs w:val="0"/>
          <w:color w:val="auto"/>
          <w:sz w:val="22"/>
          <w:szCs w:val="22"/>
        </w:rPr>
        <w:t xml:space="preserve"> textuales</w:t>
      </w:r>
      <w:r w:rsidR="002F1A1E">
        <w:rPr>
          <w:rFonts w:cs="Arial"/>
          <w:i w:val="0"/>
          <w:iCs w:val="0"/>
          <w:color w:val="auto"/>
          <w:sz w:val="22"/>
          <w:szCs w:val="22"/>
        </w:rPr>
        <w:t xml:space="preserve">. También ocupa el segundo lugar en </w:t>
      </w:r>
      <w:r w:rsidR="0068665C">
        <w:rPr>
          <w:rFonts w:cs="Arial"/>
          <w:i w:val="0"/>
          <w:iCs w:val="0"/>
          <w:color w:val="auto"/>
          <w:sz w:val="22"/>
          <w:szCs w:val="22"/>
        </w:rPr>
        <w:t>términos del tiempo que se demora el modelo en la clasificación.</w:t>
      </w:r>
      <w:r w:rsidR="002F1A1E">
        <w:rPr>
          <w:rFonts w:cs="Arial"/>
          <w:i w:val="0"/>
          <w:iCs w:val="0"/>
          <w:color w:val="auto"/>
          <w:sz w:val="22"/>
          <w:szCs w:val="22"/>
        </w:rPr>
        <w:t xml:space="preserve"> </w:t>
      </w:r>
    </w:p>
    <w:p w14:paraId="1F5C6937" w14:textId="3C331669" w:rsidR="00F63C7E" w:rsidRPr="00640C7B" w:rsidRDefault="00640C7B" w:rsidP="00AD64A0">
      <w:pPr>
        <w:pStyle w:val="Ttulo3"/>
        <w:numPr>
          <w:ilvl w:val="2"/>
          <w:numId w:val="1"/>
        </w:numPr>
        <w:spacing w:before="0"/>
        <w:ind w:left="709"/>
        <w:rPr>
          <w:rFonts w:ascii="Arial" w:hAnsi="Arial" w:cs="Arial"/>
          <w:b/>
          <w:bCs/>
          <w:iCs/>
          <w:color w:val="auto"/>
          <w:sz w:val="22"/>
          <w:szCs w:val="22"/>
          <w:lang w:val="es-ES"/>
        </w:rPr>
      </w:pPr>
      <w:r w:rsidRPr="00640C7B">
        <w:rPr>
          <w:rFonts w:ascii="Arial" w:hAnsi="Arial" w:cs="Arial"/>
          <w:b/>
          <w:bCs/>
          <w:iCs/>
          <w:color w:val="auto"/>
          <w:sz w:val="22"/>
          <w:szCs w:val="22"/>
          <w:lang w:val="es-ES"/>
        </w:rPr>
        <w:t>Redes</w:t>
      </w:r>
      <w:r w:rsidRPr="00640C7B">
        <w:rPr>
          <w:rFonts w:ascii="Arial" w:hAnsi="Arial" w:cs="Arial"/>
          <w:b/>
          <w:bCs/>
          <w:iCs/>
          <w:color w:val="auto"/>
          <w:sz w:val="22"/>
          <w:szCs w:val="22"/>
        </w:rPr>
        <w:t xml:space="preserve"> neuronales artificiales (Artificial Neural Network)</w:t>
      </w:r>
    </w:p>
    <w:p w14:paraId="47CA8D3D" w14:textId="760C2CB9" w:rsidR="007E6DA3" w:rsidRDefault="00933C56" w:rsidP="009F7363">
      <w:pPr>
        <w:rPr>
          <w:rFonts w:cs="Arial"/>
        </w:rPr>
      </w:pPr>
      <w:r w:rsidRPr="00933C56">
        <w:rPr>
          <w:rFonts w:cs="Arial"/>
        </w:rPr>
        <w:t>Las redes neuronales artificiales son modelos de aprendizaje automático que tratan de simular el comportamiento de las neuronas biológicas</w:t>
      </w:r>
      <w:r>
        <w:rPr>
          <w:rFonts w:cs="Arial"/>
        </w:rPr>
        <w:t xml:space="preserve">. </w:t>
      </w:r>
      <w:r w:rsidR="000B591A">
        <w:rPr>
          <w:rFonts w:cs="Arial"/>
        </w:rPr>
        <w:t xml:space="preserve">Para definir lo que es una red neural </w:t>
      </w:r>
      <w:r>
        <w:rPr>
          <w:rFonts w:cs="Arial"/>
        </w:rPr>
        <w:t xml:space="preserve">artificiales </w:t>
      </w:r>
      <w:r w:rsidR="000B591A">
        <w:rPr>
          <w:rFonts w:cs="Arial"/>
        </w:rPr>
        <w:t xml:space="preserve">primero hay que definir lo que </w:t>
      </w:r>
      <w:r w:rsidR="006E7B1F">
        <w:rPr>
          <w:rFonts w:cs="Arial"/>
        </w:rPr>
        <w:t>es una neurona</w:t>
      </w:r>
      <w:r w:rsidR="00807AD6">
        <w:rPr>
          <w:rFonts w:cs="Arial"/>
        </w:rPr>
        <w:t xml:space="preserve">. </w:t>
      </w:r>
      <w:r w:rsidR="00B33190">
        <w:rPr>
          <w:rFonts w:cs="Arial"/>
        </w:rPr>
        <w:fldChar w:fldCharType="begin" w:fldLock="1"/>
      </w:r>
      <w:r w:rsidR="00700D4C">
        <w:rPr>
          <w:rFonts w:cs="Arial"/>
        </w:rPr>
        <w:instrText>ADDIN CSL_CITATION {"citationItems":[{"id":"ITEM-1","itemData":{"DOI":"10.1007/3-540-28847-3","ISBN":"978-3-540-28847-3","abstract":"Neural networks represent a powerful data processing technique that has reached maturity and broad application. When clearly understood and appropriately used, they are a mandatory component in the toolbox of any engineer who wants make the best use of the available data, in order to build models, make predictions, mine data, recognize shapes or signals, etc. Ranging from theoretical foundations to real-life applications, this book is intended to provide engineers and researchers with clear methodologies for taking advantage of neural networks in industrial, financial or banking applications, many instances of which are presented in the book. For the benefit of readers wishing to gain deeper knowledge of the topics, the book features appendices that provide theoretical details for greater insight, and algorithmic details for efficient programming and implementation. The chapters have been written by experts and edited to present a coherent and comprehensive, yet not redundant, practically oriented introduction.","author":[{"dropping-particle":"","family":"Dreyfus","given":"Gérard","non-dropping-particle":"","parse-names":false,"suffix":""}],"edition":"1.ª ed.","id":"ITEM-1","issued":{"date-parts":[["2005"]]},"number-of-pages":"XVIII, 498","publisher":"Springer-Verlag Berlin Heidelberg","title":"Neural Networks: Methodology and Applications","type":"book"},"uris":["http://www.mendeley.com/documents/?uuid=77a8c0c2-e780-498c-a3cf-0e543626eafe"]}],"mendeley":{"formattedCitation":"(Dreyfus, 2005)","manualFormatting":"Dreyfus (2005)","plainTextFormattedCitation":"(Dreyfus, 2005)","previouslyFormattedCitation":"(Dreyfus, 2005)"},"properties":{"noteIndex":0},"schema":"https://github.com/citation-style-language/schema/raw/master/csl-citation.json"}</w:instrText>
      </w:r>
      <w:r w:rsidR="00B33190">
        <w:rPr>
          <w:rFonts w:cs="Arial"/>
        </w:rPr>
        <w:fldChar w:fldCharType="separate"/>
      </w:r>
      <w:r w:rsidR="00B33190" w:rsidRPr="00B33190">
        <w:rPr>
          <w:rFonts w:cs="Arial"/>
          <w:noProof/>
        </w:rPr>
        <w:t>Dreyfus</w:t>
      </w:r>
      <w:r w:rsidR="00FB3C53">
        <w:rPr>
          <w:rFonts w:cs="Arial"/>
          <w:noProof/>
        </w:rPr>
        <w:t xml:space="preserve"> (</w:t>
      </w:r>
      <w:r w:rsidR="00B33190" w:rsidRPr="00B33190">
        <w:rPr>
          <w:rFonts w:cs="Arial"/>
          <w:noProof/>
        </w:rPr>
        <w:t>2005)</w:t>
      </w:r>
      <w:r w:rsidR="00B33190">
        <w:rPr>
          <w:rFonts w:cs="Arial"/>
        </w:rPr>
        <w:fldChar w:fldCharType="end"/>
      </w:r>
      <w:r w:rsidR="008A42C9">
        <w:rPr>
          <w:rFonts w:cs="Arial"/>
        </w:rPr>
        <w:t xml:space="preserve"> define a la neurona artificial como una función no lineal</w:t>
      </w:r>
      <w:r w:rsidR="00B722BD">
        <w:rPr>
          <w:rFonts w:cs="Arial"/>
        </w:rPr>
        <w:t xml:space="preserve"> parametrizada y acotada</w:t>
      </w:r>
      <w:r w:rsidR="00EE41D5">
        <w:rPr>
          <w:rFonts w:cs="Arial"/>
        </w:rPr>
        <w:t>.</w:t>
      </w:r>
      <w:r w:rsidR="00921423">
        <w:rPr>
          <w:rFonts w:cs="Arial"/>
        </w:rPr>
        <w:t xml:space="preserve"> </w:t>
      </w:r>
      <w:r w:rsidR="00921423">
        <w:rPr>
          <w:rFonts w:eastAsiaTheme="minorEastAsia" w:cs="Arial"/>
        </w:rPr>
        <w:t>Mientras que</w:t>
      </w:r>
      <w:r w:rsidR="00921423" w:rsidRPr="002760EA">
        <w:rPr>
          <w:rFonts w:eastAsiaTheme="minorEastAsia" w:cs="Arial"/>
        </w:rPr>
        <w:t xml:space="preserve"> una red de neuronas es la composición de las funciones no lineales de dos o más neuronas.</w:t>
      </w:r>
      <w:r w:rsidR="00EE41D5">
        <w:rPr>
          <w:rFonts w:cs="Arial"/>
        </w:rPr>
        <w:t xml:space="preserve"> </w:t>
      </w:r>
      <w:r w:rsidR="00D40BEB">
        <w:rPr>
          <w:rFonts w:cs="Arial"/>
        </w:rPr>
        <w:t>La función de la neurona viene dada por</w:t>
      </w:r>
      <w:r w:rsidR="007E6DA3">
        <w:rPr>
          <w:rFonts w:cs="Arial"/>
        </w:rPr>
        <w:t>:</w:t>
      </w:r>
    </w:p>
    <w:p w14:paraId="08F250C3" w14:textId="531100E3" w:rsidR="007E6DA3" w:rsidRDefault="00C657F5" w:rsidP="009F7363">
      <w:pPr>
        <w:jc w:val="center"/>
        <w:rPr>
          <w:rFonts w:eastAsiaTheme="minorEastAsia" w:cs="Arial"/>
        </w:rPr>
      </w:pPr>
      <m:oMathPara>
        <m:oMath>
          <m:r>
            <w:rPr>
              <w:rFonts w:ascii="Cambria Math" w:hAnsi="Cambria Math" w:cs="Arial"/>
            </w:rPr>
            <m:t>y=</m:t>
          </m:r>
          <m:r>
            <w:rPr>
              <w:rFonts w:ascii="Cambria Math" w:hAnsi="Cambria Math" w:cs="Arial"/>
              <w:lang w:val="en-US"/>
            </w:rPr>
            <m:t>f</m:t>
          </m:r>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p</m:t>
              </m:r>
            </m:sub>
          </m:sSub>
          <m:r>
            <w:rPr>
              <w:rFonts w:ascii="Cambria Math" w:hAnsi="Cambria Math" w:cs="Arial"/>
            </w:rPr>
            <m:t>)</m:t>
          </m:r>
        </m:oMath>
      </m:oMathPara>
    </w:p>
    <w:p w14:paraId="34A8B0CE" w14:textId="77777777" w:rsidR="007E6DA3" w:rsidRDefault="00313387" w:rsidP="00385495">
      <w:pPr>
        <w:ind w:firstLine="0"/>
        <w:rPr>
          <w:rFonts w:eastAsiaTheme="minorEastAsia" w:cs="Arial"/>
        </w:rPr>
      </w:pPr>
      <w:r>
        <w:rPr>
          <w:rFonts w:eastAsiaTheme="minorEastAsia" w:cs="Arial"/>
        </w:rPr>
        <w:t xml:space="preserve">donde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oMath>
      <w:r w:rsidR="00D86AD9">
        <w:rPr>
          <w:rFonts w:eastAsiaTheme="minorEastAsia" w:cs="Arial"/>
        </w:rPr>
        <w:t xml:space="preserve"> </w:t>
      </w:r>
      <w:r w:rsidR="00B32EBD">
        <w:rPr>
          <w:rFonts w:eastAsiaTheme="minorEastAsia" w:cs="Arial"/>
        </w:rPr>
        <w:t xml:space="preserve">son las variables y </w:t>
      </w:r>
      <m:oMath>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oMath>
      <w:r w:rsidR="00B32EBD">
        <w:rPr>
          <w:rFonts w:eastAsiaTheme="minorEastAsia" w:cs="Arial"/>
        </w:rPr>
        <w:t xml:space="preserve"> son los parámetros </w:t>
      </w:r>
      <w:r w:rsidR="00263BEC">
        <w:rPr>
          <w:rFonts w:eastAsiaTheme="minorEastAsia" w:cs="Arial"/>
        </w:rPr>
        <w:t>de la neurona.</w:t>
      </w:r>
      <w:r w:rsidR="002760EA">
        <w:rPr>
          <w:rFonts w:eastAsiaTheme="minorEastAsia" w:cs="Arial"/>
        </w:rPr>
        <w:t xml:space="preserve"> </w:t>
      </w:r>
    </w:p>
    <w:p w14:paraId="68E62964" w14:textId="04E0C1C4" w:rsidR="00AE5EE5" w:rsidRDefault="008148F7" w:rsidP="009F7363">
      <w:pPr>
        <w:rPr>
          <w:rFonts w:eastAsiaTheme="minorEastAsia" w:cs="Arial"/>
        </w:rPr>
      </w:pPr>
      <w:r w:rsidRPr="008148F7">
        <w:rPr>
          <w:rFonts w:eastAsiaTheme="minorEastAsia" w:cs="Arial"/>
        </w:rPr>
        <w:t>Los parámetros se asignan a las entradas de las neuronas</w:t>
      </w:r>
      <w:r>
        <w:rPr>
          <w:rFonts w:eastAsiaTheme="minorEastAsia" w:cs="Arial"/>
        </w:rPr>
        <w:t>.</w:t>
      </w:r>
      <w:r w:rsidRPr="008148F7">
        <w:rPr>
          <w:rFonts w:eastAsiaTheme="minorEastAsia" w:cs="Arial"/>
        </w:rPr>
        <w:t xml:space="preserve"> La salida de la neurona es una combinación no lineal de las entradas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oMath>
      <w:r>
        <w:rPr>
          <w:rFonts w:eastAsiaTheme="minorEastAsia" w:cs="Arial"/>
        </w:rPr>
        <w:t>,</w:t>
      </w:r>
      <w:r w:rsidRPr="008148F7">
        <w:rPr>
          <w:rFonts w:eastAsiaTheme="minorEastAsia" w:cs="Arial"/>
        </w:rPr>
        <w:t xml:space="preserve"> ponderada por los parámetros </w:t>
      </w:r>
      <m:oMath>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r>
          <w:rPr>
            <w:rFonts w:ascii="Cambria Math" w:hAnsi="Cambria Math" w:cs="Arial"/>
          </w:rPr>
          <m:t>}</m:t>
        </m:r>
      </m:oMath>
      <w:r w:rsidR="002B2133">
        <w:rPr>
          <w:rFonts w:eastAsiaTheme="minorEastAsia" w:cs="Arial"/>
        </w:rPr>
        <w:t>,</w:t>
      </w:r>
      <w:r w:rsidRPr="008148F7">
        <w:rPr>
          <w:rFonts w:eastAsiaTheme="minorEastAsia" w:cs="Arial"/>
        </w:rPr>
        <w:t xml:space="preserve"> que a menudo se denominan pesos</w:t>
      </w:r>
      <w:r w:rsidR="002B2133">
        <w:rPr>
          <w:rFonts w:eastAsiaTheme="minorEastAsia" w:cs="Arial"/>
        </w:rPr>
        <w:t>.</w:t>
      </w:r>
      <w:r w:rsidR="00AC708B">
        <w:rPr>
          <w:rFonts w:eastAsiaTheme="minorEastAsia" w:cs="Arial"/>
        </w:rPr>
        <w:t xml:space="preserve"> </w:t>
      </w:r>
      <w:r w:rsidR="00AC708B" w:rsidRPr="00AC708B">
        <w:rPr>
          <w:rFonts w:eastAsiaTheme="minorEastAsia" w:cs="Arial"/>
        </w:rPr>
        <w:t>La función f se denomina función de activación</w:t>
      </w:r>
      <w:r w:rsidR="00D472E6">
        <w:rPr>
          <w:rFonts w:eastAsiaTheme="minorEastAsia" w:cs="Arial"/>
        </w:rPr>
        <w:t xml:space="preserve">. </w:t>
      </w:r>
      <w:r w:rsidR="00FA1F19">
        <w:rPr>
          <w:rFonts w:eastAsiaTheme="minorEastAsia" w:cs="Arial"/>
        </w:rPr>
        <w:t>Es aconsejable que la función de activación sea una función sigmoide</w:t>
      </w:r>
      <w:r w:rsidR="00042433">
        <w:rPr>
          <w:rFonts w:eastAsiaTheme="minorEastAsia" w:cs="Arial"/>
        </w:rPr>
        <w:t>a.</w:t>
      </w:r>
      <w:r w:rsidR="007241A0">
        <w:rPr>
          <w:rFonts w:eastAsiaTheme="minorEastAsia" w:cs="Arial"/>
        </w:rPr>
        <w:t xml:space="preserve"> </w:t>
      </w:r>
    </w:p>
    <w:p w14:paraId="45F91291" w14:textId="152708A9" w:rsidR="00974BB4" w:rsidRDefault="00C649C5" w:rsidP="008555E0">
      <w:pPr>
        <w:ind w:firstLine="0"/>
        <w:rPr>
          <w:rFonts w:eastAsiaTheme="minorEastAsia" w:cs="Arial"/>
        </w:rPr>
      </w:pPr>
      <w:r>
        <w:rPr>
          <w:rFonts w:eastAsiaTheme="minorEastAsia" w:cs="Arial"/>
        </w:rPr>
        <w:lastRenderedPageBreak/>
        <w:t xml:space="preserve">Una neurona representada gráficamente se muestra en la </w:t>
      </w:r>
      <w:r w:rsidR="00AE5EE5">
        <w:rPr>
          <w:rFonts w:eastAsiaTheme="minorEastAsia" w:cs="Arial"/>
        </w:rPr>
        <w:t>figura 1</w:t>
      </w:r>
      <w:r w:rsidR="00B748FB">
        <w:rPr>
          <w:rFonts w:eastAsiaTheme="minorEastAsia" w:cs="Arial"/>
        </w:rPr>
        <w:t>1</w:t>
      </w:r>
      <w:r w:rsidR="00AE5EE5">
        <w:rPr>
          <w:rFonts w:eastAsiaTheme="minorEastAsia" w:cs="Arial"/>
        </w:rPr>
        <w:t>.</w:t>
      </w:r>
    </w:p>
    <w:p w14:paraId="1583E5BB" w14:textId="77777777" w:rsidR="00345A12" w:rsidRPr="008555E0" w:rsidRDefault="00345A12" w:rsidP="008555E0">
      <w:pPr>
        <w:ind w:firstLine="0"/>
        <w:rPr>
          <w:rFonts w:eastAsiaTheme="minorEastAsia" w:cs="Arial"/>
        </w:rPr>
      </w:pPr>
    </w:p>
    <w:p w14:paraId="65F06308" w14:textId="21A87B6F" w:rsidR="00EB3326" w:rsidRPr="00B22D7E" w:rsidRDefault="00060F63" w:rsidP="00345A12">
      <w:pPr>
        <w:pStyle w:val="Descripcin"/>
        <w:keepNext/>
        <w:spacing w:after="0" w:line="480" w:lineRule="auto"/>
        <w:ind w:left="567" w:hanging="567"/>
        <w:jc w:val="left"/>
        <w:rPr>
          <w:i w:val="0"/>
          <w:iCs w:val="0"/>
          <w:color w:val="auto"/>
          <w:sz w:val="20"/>
          <w:szCs w:val="20"/>
        </w:rPr>
      </w:pPr>
      <w:r>
        <w:rPr>
          <w:b/>
          <w:bCs/>
          <w:i w:val="0"/>
          <w:iCs w:val="0"/>
          <w:color w:val="auto"/>
        </w:rPr>
        <w:t xml:space="preserve">           </w:t>
      </w:r>
      <w:bookmarkStart w:id="51" w:name="_Toc61912206"/>
      <w:r w:rsidR="00EB3326" w:rsidRPr="00B22D7E">
        <w:rPr>
          <w:b/>
          <w:bCs/>
          <w:i w:val="0"/>
          <w:iCs w:val="0"/>
          <w:color w:val="auto"/>
          <w:sz w:val="20"/>
          <w:szCs w:val="20"/>
        </w:rPr>
        <w:t xml:space="preserve">Figura </w:t>
      </w:r>
      <w:r w:rsidR="00EB3326" w:rsidRPr="00B22D7E">
        <w:rPr>
          <w:b/>
          <w:bCs/>
          <w:i w:val="0"/>
          <w:iCs w:val="0"/>
          <w:color w:val="auto"/>
          <w:sz w:val="20"/>
          <w:szCs w:val="20"/>
        </w:rPr>
        <w:fldChar w:fldCharType="begin"/>
      </w:r>
      <w:r w:rsidR="00EB3326" w:rsidRPr="00B22D7E">
        <w:rPr>
          <w:b/>
          <w:bCs/>
          <w:i w:val="0"/>
          <w:iCs w:val="0"/>
          <w:color w:val="auto"/>
          <w:sz w:val="20"/>
          <w:szCs w:val="20"/>
        </w:rPr>
        <w:instrText xml:space="preserve"> SEQ Figura \* ARABIC </w:instrText>
      </w:r>
      <w:r w:rsidR="00EB3326" w:rsidRPr="00B22D7E">
        <w:rPr>
          <w:b/>
          <w:bCs/>
          <w:i w:val="0"/>
          <w:iCs w:val="0"/>
          <w:color w:val="auto"/>
          <w:sz w:val="20"/>
          <w:szCs w:val="20"/>
        </w:rPr>
        <w:fldChar w:fldCharType="separate"/>
      </w:r>
      <w:r w:rsidR="00DA65D4">
        <w:rPr>
          <w:b/>
          <w:bCs/>
          <w:i w:val="0"/>
          <w:iCs w:val="0"/>
          <w:noProof/>
          <w:color w:val="auto"/>
          <w:sz w:val="20"/>
          <w:szCs w:val="20"/>
        </w:rPr>
        <w:t>11</w:t>
      </w:r>
      <w:r w:rsidR="00EB3326" w:rsidRPr="00B22D7E">
        <w:rPr>
          <w:b/>
          <w:bCs/>
          <w:i w:val="0"/>
          <w:iCs w:val="0"/>
          <w:color w:val="auto"/>
          <w:sz w:val="20"/>
          <w:szCs w:val="20"/>
        </w:rPr>
        <w:fldChar w:fldCharType="end"/>
      </w:r>
      <w:r w:rsidR="008555E0" w:rsidRPr="00B22D7E">
        <w:rPr>
          <w:b/>
          <w:bCs/>
          <w:i w:val="0"/>
          <w:iCs w:val="0"/>
          <w:color w:val="auto"/>
          <w:sz w:val="20"/>
          <w:szCs w:val="20"/>
        </w:rPr>
        <w:t>.</w:t>
      </w:r>
      <w:r w:rsidR="0091632E">
        <w:rPr>
          <w:b/>
          <w:bCs/>
          <w:i w:val="0"/>
          <w:iCs w:val="0"/>
          <w:color w:val="auto"/>
          <w:sz w:val="20"/>
          <w:szCs w:val="20"/>
        </w:rPr>
        <w:br/>
      </w:r>
      <w:r w:rsidR="008555E0" w:rsidRPr="00B22D7E">
        <w:rPr>
          <w:i w:val="0"/>
          <w:iCs w:val="0"/>
          <w:color w:val="auto"/>
          <w:sz w:val="20"/>
          <w:szCs w:val="20"/>
        </w:rPr>
        <w:t>Estructura de una neurona artificial.</w:t>
      </w:r>
      <w:bookmarkEnd w:id="51"/>
      <w:r w:rsidR="0072512F" w:rsidRPr="00B22D7E">
        <w:rPr>
          <w:rFonts w:cs="Arial"/>
          <w:noProof/>
          <w:sz w:val="20"/>
          <w:szCs w:val="20"/>
        </w:rPr>
        <w:t xml:space="preserve"> </w:t>
      </w:r>
    </w:p>
    <w:p w14:paraId="7108BB0F" w14:textId="49203116" w:rsidR="00D34CCF" w:rsidRDefault="0072512F" w:rsidP="0005105F">
      <w:pPr>
        <w:ind w:firstLine="0"/>
        <w:rPr>
          <w:rFonts w:cs="Arial"/>
        </w:rPr>
      </w:pPr>
      <w:r>
        <w:rPr>
          <w:rFonts w:cs="Arial"/>
          <w:noProof/>
        </w:rPr>
        <mc:AlternateContent>
          <mc:Choice Requires="wpc">
            <w:drawing>
              <wp:anchor distT="0" distB="0" distL="114300" distR="114300" simplePos="0" relativeHeight="251725839" behindDoc="0" locked="0" layoutInCell="1" allowOverlap="1" wp14:anchorId="434EBC68" wp14:editId="31BCD70F">
                <wp:simplePos x="0" y="0"/>
                <wp:positionH relativeFrom="column">
                  <wp:posOffset>345848</wp:posOffset>
                </wp:positionH>
                <wp:positionV relativeFrom="paragraph">
                  <wp:posOffset>57266</wp:posOffset>
                </wp:positionV>
                <wp:extent cx="4897755" cy="2699385"/>
                <wp:effectExtent l="0" t="0" r="17145" b="24765"/>
                <wp:wrapThrough wrapText="bothSides">
                  <wp:wrapPolygon edited="0">
                    <wp:start x="0" y="0"/>
                    <wp:lineTo x="0" y="21646"/>
                    <wp:lineTo x="21592" y="21646"/>
                    <wp:lineTo x="21592" y="0"/>
                    <wp:lineTo x="0" y="0"/>
                  </wp:wrapPolygon>
                </wp:wrapThrough>
                <wp:docPr id="7" name="Lienzo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2"/>
                          </a:solidFill>
                        </a:ln>
                      </wpc:whole>
                      <wpg:wgp>
                        <wpg:cNvPr id="145" name="Grupo 145"/>
                        <wpg:cNvGrpSpPr/>
                        <wpg:grpSpPr>
                          <a:xfrm>
                            <a:off x="73296" y="36000"/>
                            <a:ext cx="4682717" cy="2585265"/>
                            <a:chOff x="117764" y="272242"/>
                            <a:chExt cx="4779819" cy="2665252"/>
                          </a:xfrm>
                        </wpg:grpSpPr>
                        <wps:wsp>
                          <wps:cNvPr id="135" name="Cuadro de texto 99"/>
                          <wps:cNvSpPr txBox="1"/>
                          <wps:spPr>
                            <a:xfrm>
                              <a:off x="118456" y="665775"/>
                              <a:ext cx="339090" cy="283845"/>
                            </a:xfrm>
                            <a:prstGeom prst="rect">
                              <a:avLst/>
                            </a:prstGeom>
                            <a:solidFill>
                              <a:schemeClr val="lt1"/>
                            </a:solidFill>
                            <a:ln w="6350">
                              <a:noFill/>
                            </a:ln>
                          </wps:spPr>
                          <wps:txbx>
                            <w:txbxContent>
                              <w:p w14:paraId="37A7474E" w14:textId="77777777" w:rsidR="00F367BC" w:rsidRDefault="00FC4A4A" w:rsidP="0072512F">
                                <w:pPr>
                                  <w:spacing w:line="256" w:lineRule="auto"/>
                                  <w:rPr>
                                    <w:sz w:val="24"/>
                                    <w:szCs w:val="24"/>
                                  </w:rPr>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44" name="Grupo 144"/>
                          <wpg:cNvGrpSpPr/>
                          <wpg:grpSpPr>
                            <a:xfrm>
                              <a:off x="117764" y="272242"/>
                              <a:ext cx="4779819" cy="2665252"/>
                              <a:chOff x="117764" y="272242"/>
                              <a:chExt cx="4779819" cy="2665252"/>
                            </a:xfrm>
                          </wpg:grpSpPr>
                          <wps:wsp>
                            <wps:cNvPr id="99" name="Cuadro de texto 99"/>
                            <wps:cNvSpPr txBox="1"/>
                            <wps:spPr>
                              <a:xfrm>
                                <a:off x="118456" y="272242"/>
                                <a:ext cx="339436" cy="284018"/>
                              </a:xfrm>
                              <a:prstGeom prst="rect">
                                <a:avLst/>
                              </a:prstGeom>
                              <a:solidFill>
                                <a:schemeClr val="lt1"/>
                              </a:solidFill>
                              <a:ln w="6350">
                                <a:noFill/>
                              </a:ln>
                            </wps:spPr>
                            <wps:txbx>
                              <w:txbxContent>
                                <w:p w14:paraId="27675E3E" w14:textId="77777777" w:rsidR="00F367BC" w:rsidRDefault="00FC4A4A" w:rsidP="0072512F">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Cuadro de texto 99"/>
                            <wps:cNvSpPr txBox="1"/>
                            <wps:spPr>
                              <a:xfrm>
                                <a:off x="117764" y="1070571"/>
                                <a:ext cx="339090" cy="283845"/>
                              </a:xfrm>
                              <a:prstGeom prst="rect">
                                <a:avLst/>
                              </a:prstGeom>
                              <a:solidFill>
                                <a:schemeClr val="lt1"/>
                              </a:solidFill>
                              <a:ln w="6350">
                                <a:noFill/>
                              </a:ln>
                            </wps:spPr>
                            <wps:txbx>
                              <w:txbxContent>
                                <w:p w14:paraId="4397415F" w14:textId="77777777" w:rsidR="00F367BC" w:rsidRDefault="00FC4A4A" w:rsidP="0072512F">
                                  <w:pPr>
                                    <w:spacing w:line="256" w:lineRule="auto"/>
                                    <w:rPr>
                                      <w:sz w:val="24"/>
                                      <w:szCs w:val="24"/>
                                    </w:rPr>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 name="Cuadro de texto 99"/>
                            <wps:cNvSpPr txBox="1"/>
                            <wps:spPr>
                              <a:xfrm>
                                <a:off x="118456" y="2653649"/>
                                <a:ext cx="339090" cy="283845"/>
                              </a:xfrm>
                              <a:prstGeom prst="rect">
                                <a:avLst/>
                              </a:prstGeom>
                              <a:solidFill>
                                <a:schemeClr val="lt1"/>
                              </a:solidFill>
                              <a:ln w="6350">
                                <a:noFill/>
                              </a:ln>
                            </wps:spPr>
                            <wps:txbx>
                              <w:txbxContent>
                                <w:p w14:paraId="1CB3B2FB" w14:textId="77777777" w:rsidR="00F367BC" w:rsidRDefault="00FC4A4A" w:rsidP="0072512F">
                                  <w:pPr>
                                    <w:spacing w:line="256" w:lineRule="auto"/>
                                    <w:rPr>
                                      <w:sz w:val="24"/>
                                      <w:szCs w:val="24"/>
                                    </w:rPr>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n</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43" name="Grupo 143"/>
                            <wpg:cNvGrpSpPr/>
                            <wpg:grpSpPr>
                              <a:xfrm>
                                <a:off x="510540" y="350520"/>
                                <a:ext cx="4387043" cy="2565995"/>
                                <a:chOff x="510540" y="350520"/>
                                <a:chExt cx="4387043" cy="2565995"/>
                              </a:xfrm>
                            </wpg:grpSpPr>
                            <wps:wsp>
                              <wps:cNvPr id="8" name="Rectángulo 8"/>
                              <wps:cNvSpPr/>
                              <wps:spPr>
                                <a:xfrm>
                                  <a:off x="510540" y="350520"/>
                                  <a:ext cx="198120" cy="205740"/>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ectángulo 119"/>
                              <wps:cNvSpPr/>
                              <wps:spPr>
                                <a:xfrm>
                                  <a:off x="510540" y="743880"/>
                                  <a:ext cx="198120" cy="205740"/>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 name="Rectángulo 125"/>
                              <wps:cNvSpPr/>
                              <wps:spPr>
                                <a:xfrm>
                                  <a:off x="510540" y="1136945"/>
                                  <a:ext cx="198120" cy="205740"/>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 name="Rectángulo 126"/>
                              <wps:cNvSpPr/>
                              <wps:spPr>
                                <a:xfrm>
                                  <a:off x="510540" y="1530010"/>
                                  <a:ext cx="198120" cy="205740"/>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Rectángulo 127"/>
                              <wps:cNvSpPr/>
                              <wps:spPr>
                                <a:xfrm>
                                  <a:off x="510540" y="1925672"/>
                                  <a:ext cx="198120" cy="205740"/>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Rectángulo 128"/>
                              <wps:cNvSpPr/>
                              <wps:spPr>
                                <a:xfrm>
                                  <a:off x="510540" y="2318737"/>
                                  <a:ext cx="198120" cy="205740"/>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Rectángulo 129"/>
                              <wps:cNvSpPr/>
                              <wps:spPr>
                                <a:xfrm>
                                  <a:off x="510540" y="2710775"/>
                                  <a:ext cx="198120" cy="205740"/>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42" name="Grupo 142"/>
                              <wpg:cNvGrpSpPr/>
                              <wpg:grpSpPr>
                                <a:xfrm>
                                  <a:off x="708660" y="453390"/>
                                  <a:ext cx="4188923" cy="2393719"/>
                                  <a:chOff x="708660" y="453390"/>
                                  <a:chExt cx="4188923" cy="2393719"/>
                                </a:xfrm>
                              </wpg:grpSpPr>
                              <wps:wsp>
                                <wps:cNvPr id="47" name="Elipse 47"/>
                                <wps:cNvSpPr/>
                                <wps:spPr>
                                  <a:xfrm>
                                    <a:off x="2029691" y="1043497"/>
                                    <a:ext cx="1302328" cy="1142416"/>
                                  </a:xfrm>
                                  <a:prstGeom prst="ellipse">
                                    <a:avLst/>
                                  </a:prstGeom>
                                </wps:spPr>
                                <wps:style>
                                  <a:lnRef idx="2">
                                    <a:schemeClr val="dk1"/>
                                  </a:lnRef>
                                  <a:fillRef idx="1">
                                    <a:schemeClr val="lt1"/>
                                  </a:fillRef>
                                  <a:effectRef idx="0">
                                    <a:schemeClr val="dk1"/>
                                  </a:effectRef>
                                  <a:fontRef idx="minor">
                                    <a:schemeClr val="dk1"/>
                                  </a:fontRef>
                                </wps:style>
                                <wps:txbx>
                                  <w:txbxContent>
                                    <w:p w14:paraId="34E5F604" w14:textId="77777777" w:rsidR="00F367BC" w:rsidRPr="00D62DBA" w:rsidRDefault="00F367BC" w:rsidP="0072512F">
                                      <w:pPr>
                                        <w:ind w:firstLine="0"/>
                                        <w:jc w:val="center"/>
                                        <w:rPr>
                                          <w:rFonts w:cs="Arial"/>
                                          <w:i/>
                                          <w:iCs/>
                                          <w:sz w:val="40"/>
                                          <w:szCs w:val="40"/>
                                          <w:lang w:val="en-US"/>
                                        </w:rPr>
                                      </w:pPr>
                                      <m:oMathPara>
                                        <m:oMathParaPr>
                                          <m:jc m:val="center"/>
                                        </m:oMathParaPr>
                                        <m:oMath>
                                          <m:r>
                                            <w:rPr>
                                              <w:rFonts w:ascii="Cambria Math" w:hAnsi="Cambria Math" w:cs="Arial"/>
                                              <w:sz w:val="40"/>
                                              <w:szCs w:val="40"/>
                                              <w:lang w:val="en-US"/>
                                            </w:rPr>
                                            <m:t>f</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Conector recto 51"/>
                                <wps:cNvCnPr/>
                                <wps:spPr>
                                  <a:xfrm>
                                    <a:off x="708660" y="1641763"/>
                                    <a:ext cx="1321031" cy="0"/>
                                  </a:xfrm>
                                  <a:prstGeom prst="line">
                                    <a:avLst/>
                                  </a:prstGeom>
                                </wps:spPr>
                                <wps:style>
                                  <a:lnRef idx="1">
                                    <a:schemeClr val="dk1"/>
                                  </a:lnRef>
                                  <a:fillRef idx="0">
                                    <a:schemeClr val="dk1"/>
                                  </a:fillRef>
                                  <a:effectRef idx="0">
                                    <a:schemeClr val="dk1"/>
                                  </a:effectRef>
                                  <a:fontRef idx="minor">
                                    <a:schemeClr val="tx1"/>
                                  </a:fontRef>
                                </wps:style>
                                <wps:bodyPr/>
                              </wps:wsp>
                              <wps:wsp>
                                <wps:cNvPr id="52" name="Conector recto 52"/>
                                <wps:cNvCnPr>
                                  <a:stCxn id="8" idx="3"/>
                                  <a:endCxn id="47" idx="1"/>
                                </wps:cNvCnPr>
                                <wps:spPr>
                                  <a:xfrm>
                                    <a:off x="708660" y="453390"/>
                                    <a:ext cx="1511753" cy="757410"/>
                                  </a:xfrm>
                                  <a:prstGeom prst="line">
                                    <a:avLst/>
                                  </a:prstGeom>
                                </wps:spPr>
                                <wps:style>
                                  <a:lnRef idx="1">
                                    <a:schemeClr val="dk1"/>
                                  </a:lnRef>
                                  <a:fillRef idx="0">
                                    <a:schemeClr val="dk1"/>
                                  </a:fillRef>
                                  <a:effectRef idx="0">
                                    <a:schemeClr val="dk1"/>
                                  </a:effectRef>
                                  <a:fontRef idx="minor">
                                    <a:schemeClr val="tx1"/>
                                  </a:fontRef>
                                </wps:style>
                                <wps:bodyPr/>
                              </wps:wsp>
                              <wps:wsp>
                                <wps:cNvPr id="53" name="Conector recto 53"/>
                                <wps:cNvCnPr>
                                  <a:stCxn id="119" idx="3"/>
                                </wps:cNvCnPr>
                                <wps:spPr>
                                  <a:xfrm>
                                    <a:off x="708660" y="846750"/>
                                    <a:ext cx="1404158" cy="495935"/>
                                  </a:xfrm>
                                  <a:prstGeom prst="line">
                                    <a:avLst/>
                                  </a:prstGeom>
                                </wps:spPr>
                                <wps:style>
                                  <a:lnRef idx="1">
                                    <a:schemeClr val="dk1"/>
                                  </a:lnRef>
                                  <a:fillRef idx="0">
                                    <a:schemeClr val="dk1"/>
                                  </a:fillRef>
                                  <a:effectRef idx="0">
                                    <a:schemeClr val="dk1"/>
                                  </a:effectRef>
                                  <a:fontRef idx="minor">
                                    <a:schemeClr val="tx1"/>
                                  </a:fontRef>
                                </wps:style>
                                <wps:bodyPr/>
                              </wps:wsp>
                              <wps:wsp>
                                <wps:cNvPr id="54" name="Conector recto 54"/>
                                <wps:cNvCnPr/>
                                <wps:spPr>
                                  <a:xfrm>
                                    <a:off x="708660" y="1196945"/>
                                    <a:ext cx="1321031" cy="285491"/>
                                  </a:xfrm>
                                  <a:prstGeom prst="line">
                                    <a:avLst/>
                                  </a:prstGeom>
                                </wps:spPr>
                                <wps:style>
                                  <a:lnRef idx="1">
                                    <a:schemeClr val="dk1"/>
                                  </a:lnRef>
                                  <a:fillRef idx="0">
                                    <a:schemeClr val="dk1"/>
                                  </a:fillRef>
                                  <a:effectRef idx="0">
                                    <a:schemeClr val="dk1"/>
                                  </a:effectRef>
                                  <a:fontRef idx="minor">
                                    <a:schemeClr val="tx1"/>
                                  </a:fontRef>
                                </wps:style>
                                <wps:bodyPr/>
                              </wps:wsp>
                              <wps:wsp>
                                <wps:cNvPr id="56" name="Conector recto 56"/>
                                <wps:cNvCnPr>
                                  <a:stCxn id="127" idx="3"/>
                                </wps:cNvCnPr>
                                <wps:spPr>
                                  <a:xfrm flipV="1">
                                    <a:off x="708660" y="1794163"/>
                                    <a:ext cx="1362595" cy="234379"/>
                                  </a:xfrm>
                                  <a:prstGeom prst="line">
                                    <a:avLst/>
                                  </a:prstGeom>
                                </wps:spPr>
                                <wps:style>
                                  <a:lnRef idx="1">
                                    <a:schemeClr val="dk1"/>
                                  </a:lnRef>
                                  <a:fillRef idx="0">
                                    <a:schemeClr val="dk1"/>
                                  </a:fillRef>
                                  <a:effectRef idx="0">
                                    <a:schemeClr val="dk1"/>
                                  </a:effectRef>
                                  <a:fontRef idx="minor">
                                    <a:schemeClr val="tx1"/>
                                  </a:fontRef>
                                </wps:style>
                                <wps:bodyPr/>
                              </wps:wsp>
                              <wps:wsp>
                                <wps:cNvPr id="89" name="Conector recto 89"/>
                                <wps:cNvCnPr/>
                                <wps:spPr>
                                  <a:xfrm flipV="1">
                                    <a:off x="708660" y="1925671"/>
                                    <a:ext cx="1404158" cy="505801"/>
                                  </a:xfrm>
                                  <a:prstGeom prst="line">
                                    <a:avLst/>
                                  </a:prstGeom>
                                </wps:spPr>
                                <wps:style>
                                  <a:lnRef idx="1">
                                    <a:schemeClr val="dk1"/>
                                  </a:lnRef>
                                  <a:fillRef idx="0">
                                    <a:schemeClr val="dk1"/>
                                  </a:fillRef>
                                  <a:effectRef idx="0">
                                    <a:schemeClr val="dk1"/>
                                  </a:effectRef>
                                  <a:fontRef idx="minor">
                                    <a:schemeClr val="tx1"/>
                                  </a:fontRef>
                                </wps:style>
                                <wps:bodyPr/>
                              </wps:wsp>
                              <wps:wsp>
                                <wps:cNvPr id="97" name="Conector recto 97"/>
                                <wps:cNvCnPr>
                                  <a:endCxn id="47" idx="3"/>
                                </wps:cNvCnPr>
                                <wps:spPr>
                                  <a:xfrm flipV="1">
                                    <a:off x="708660" y="2018610"/>
                                    <a:ext cx="1511753" cy="828499"/>
                                  </a:xfrm>
                                  <a:prstGeom prst="line">
                                    <a:avLst/>
                                  </a:prstGeom>
                                </wps:spPr>
                                <wps:style>
                                  <a:lnRef idx="1">
                                    <a:schemeClr val="dk1"/>
                                  </a:lnRef>
                                  <a:fillRef idx="0">
                                    <a:schemeClr val="dk1"/>
                                  </a:fillRef>
                                  <a:effectRef idx="0">
                                    <a:schemeClr val="dk1"/>
                                  </a:effectRef>
                                  <a:fontRef idx="minor">
                                    <a:schemeClr val="tx1"/>
                                  </a:fontRef>
                                </wps:style>
                                <wps:bodyPr/>
                              </wps:wsp>
                              <wps:wsp>
                                <wps:cNvPr id="139" name="Cuadro de texto 139"/>
                                <wps:cNvSpPr txBox="1"/>
                                <wps:spPr>
                                  <a:xfrm>
                                    <a:off x="4509655" y="1468581"/>
                                    <a:ext cx="387928" cy="311727"/>
                                  </a:xfrm>
                                  <a:prstGeom prst="rect">
                                    <a:avLst/>
                                  </a:prstGeom>
                                  <a:solidFill>
                                    <a:schemeClr val="lt1"/>
                                  </a:solidFill>
                                  <a:ln w="6350">
                                    <a:noFill/>
                                  </a:ln>
                                </wps:spPr>
                                <wps:txbx>
                                  <w:txbxContent>
                                    <w:p w14:paraId="751BBF15" w14:textId="77777777" w:rsidR="00F367BC" w:rsidRDefault="00F367BC" w:rsidP="0072512F">
                                      <m:oMathPara>
                                        <m:oMath>
                                          <m: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Conector recto de flecha 141"/>
                                <wps:cNvCnPr/>
                                <wps:spPr>
                                  <a:xfrm>
                                    <a:off x="3332019" y="1641763"/>
                                    <a:ext cx="11776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wgp>
                    </wpc:wpc>
                  </a:graphicData>
                </a:graphic>
                <wp14:sizeRelH relativeFrom="margin">
                  <wp14:pctWidth>0</wp14:pctWidth>
                </wp14:sizeRelH>
                <wp14:sizeRelV relativeFrom="margin">
                  <wp14:pctHeight>0</wp14:pctHeight>
                </wp14:sizeRelV>
              </wp:anchor>
            </w:drawing>
          </mc:Choice>
          <mc:Fallback>
            <w:pict>
              <v:group w14:anchorId="434EBC68" id="Lienzo 7" o:spid="_x0000_s1187" editas="canvas" style="position:absolute;left:0;text-align:left;margin-left:27.25pt;margin-top:4.5pt;width:385.65pt;height:212.55pt;z-index:251725839;mso-position-horizontal-relative:text;mso-position-vertical-relative:text;mso-width-relative:margin;mso-height-relative:margin" coordsize="48977,26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">
                <v:shape id="_x0000_s1188" type="#_x0000_t75" style="position:absolute;width:48977;height:26993;visibility:visible;mso-wrap-style:square" filled="t" stroked="t" strokecolor="#e7e6e6 [3214]">
                  <v:fill o:detectmouseclick="t"/>
                  <v:path o:connecttype="none"/>
                </v:shape>
                <v:group id="Grupo 145" o:spid="_x0000_s1189" style="position:absolute;left:732;top:360;width:46828;height:25852" coordorigin="1177,2722" coordsize="47798,2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Cuadro de texto 99" o:spid="_x0000_s1190" type="#_x0000_t202" style="position:absolute;left:1184;top:6657;width:3391;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" fillcolor="white [3201]" stroked="f" strokeweight=".5pt">
                    <v:textbox>
                      <w:txbxContent>
                        <w:p w14:paraId="37A7474E" w14:textId="77777777" w:rsidR="00F367BC" w:rsidRDefault="00FC4A4A" w:rsidP="0072512F">
                          <w:pPr>
                            <w:spacing w:line="256" w:lineRule="auto"/>
                            <w:rPr>
                              <w:sz w:val="24"/>
                              <w:szCs w:val="24"/>
                            </w:rPr>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2</m:t>
                                  </m:r>
                                </m:sub>
                              </m:sSub>
                            </m:oMath>
                          </m:oMathPara>
                        </w:p>
                      </w:txbxContent>
                    </v:textbox>
                  </v:shape>
                  <v:group id="Grupo 144" o:spid="_x0000_s1191" style="position:absolute;left:1177;top:2722;width:47798;height:26652" coordorigin="1177,2722" coordsize="47798,2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Cuadro de texto 99" o:spid="_x0000_s1192" type="#_x0000_t202" style="position:absolute;left:1184;top:2722;width:3394;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" fillcolor="white [3201]" stroked="f" strokeweight=".5pt">
                      <v:textbox>
                        <w:txbxContent>
                          <w:p w14:paraId="27675E3E" w14:textId="77777777" w:rsidR="00F367BC" w:rsidRDefault="00FC4A4A" w:rsidP="0072512F">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Cuadro de texto 99" o:spid="_x0000_s1193" type="#_x0000_t202" style="position:absolute;left:1177;top:10705;width:3391;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14:paraId="4397415F" w14:textId="77777777" w:rsidR="00F367BC" w:rsidRDefault="00FC4A4A" w:rsidP="0072512F">
                            <w:pPr>
                              <w:spacing w:line="256" w:lineRule="auto"/>
                              <w:rPr>
                                <w:sz w:val="24"/>
                                <w:szCs w:val="24"/>
                              </w:rPr>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3</m:t>
                                    </m:r>
                                  </m:sub>
                                </m:sSub>
                              </m:oMath>
                            </m:oMathPara>
                          </w:p>
                        </w:txbxContent>
                      </v:textbox>
                    </v:shape>
                    <v:shape id="Cuadro de texto 99" o:spid="_x0000_s1194" type="#_x0000_t202" style="position:absolute;left:1184;top:26536;width:3391;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" fillcolor="white [3201]" stroked="f" strokeweight=".5pt">
                      <v:textbox>
                        <w:txbxContent>
                          <w:p w14:paraId="1CB3B2FB" w14:textId="77777777" w:rsidR="00F367BC" w:rsidRDefault="00FC4A4A" w:rsidP="0072512F">
                            <w:pPr>
                              <w:spacing w:line="256" w:lineRule="auto"/>
                              <w:rPr>
                                <w:sz w:val="24"/>
                                <w:szCs w:val="24"/>
                              </w:rPr>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n</m:t>
                                    </m:r>
                                  </m:sub>
                                </m:sSub>
                              </m:oMath>
                            </m:oMathPara>
                          </w:p>
                        </w:txbxContent>
                      </v:textbox>
                    </v:shape>
                    <v:group id="Grupo 143" o:spid="_x0000_s1195" style="position:absolute;left:5105;top:3505;width:43870;height:25660" coordorigin="5105,3505" coordsize="43870,2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rect id="Rectángulo 8" o:spid="_x0000_s1196" style="position:absolute;left:5105;top:3505;width:1981;height:2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" fillcolor="white [3201]" strokecolor="black [3200]"/>
                      <v:rect id="Rectángulo 119" o:spid="_x0000_s1197" style="position:absolute;left:5105;top:7438;width:1981;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" fillcolor="white [3201]" strokecolor="black [3200]"/>
                      <v:rect id="Rectángulo 125" o:spid="_x0000_s1198" style="position:absolute;left:5105;top:11369;width:1981;height:2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" fillcolor="white [3201]" strokecolor="black [3200]"/>
                      <v:rect id="Rectángulo 126" o:spid="_x0000_s1199" style="position:absolute;left:5105;top:15300;width:1981;height:2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" fillcolor="white [3201]" strokecolor="black [3200]"/>
                      <v:rect id="Rectángulo 127" o:spid="_x0000_s1200" style="position:absolute;left:5105;top:19256;width:1981;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" fillcolor="white [3201]" strokecolor="black [3200]"/>
                      <v:rect id="Rectángulo 128" o:spid="_x0000_s1201" style="position:absolute;left:5105;top:23187;width:1981;height:2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" fillcolor="white [3201]" strokecolor="black [3200]"/>
                      <v:rect id="Rectángulo 129" o:spid="_x0000_s1202" style="position:absolute;left:5105;top:27107;width:1981;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" fillcolor="white [3201]" strokecolor="black [3200]"/>
                      <v:group id="Grupo 142" o:spid="_x0000_s1203" style="position:absolute;left:7086;top:4533;width:41889;height:23938" coordorigin="7086,4533" coordsize="41889,23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oval id="Elipse 47" o:spid="_x0000_s1204" style="position:absolute;left:20296;top:10434;width:13024;height:11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jDWwgAAANsAAAAPAAAAZHJzL2Rvd25yZXYueG1sRI9BawIx&#10;FITvBf9DeEIvRZMWqb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BMrjDWwgAAANsAAAAPAAAA&#10;AAAAAAAAAAAAAAcCAABkcnMvZG93bnJldi54bWxQSwUGAAAAAAMAAwC3AAAA9gIAAAAA&#10;" fillcolor="white [3201]" strokecolor="black [3200]" strokeweight="1pt">
                          <v:stroke joinstyle="miter"/>
                          <v:textbox>
                            <w:txbxContent>
                              <w:p w14:paraId="34E5F604" w14:textId="77777777" w:rsidR="00F367BC" w:rsidRPr="00D62DBA" w:rsidRDefault="00F367BC" w:rsidP="0072512F">
                                <w:pPr>
                                  <w:ind w:firstLine="0"/>
                                  <w:jc w:val="center"/>
                                  <w:rPr>
                                    <w:rFonts w:cs="Arial"/>
                                    <w:i/>
                                    <w:iCs/>
                                    <w:sz w:val="40"/>
                                    <w:szCs w:val="40"/>
                                    <w:lang w:val="en-US"/>
                                  </w:rPr>
                                </w:pPr>
                                <m:oMathPara>
                                  <m:oMathParaPr>
                                    <m:jc m:val="center"/>
                                  </m:oMathParaPr>
                                  <m:oMath>
                                    <m:r>
                                      <w:rPr>
                                        <w:rFonts w:ascii="Cambria Math" w:hAnsi="Cambria Math" w:cs="Arial"/>
                                        <w:sz w:val="40"/>
                                        <w:szCs w:val="40"/>
                                        <w:lang w:val="en-US"/>
                                      </w:rPr>
                                      <m:t>f</m:t>
                                    </m:r>
                                  </m:oMath>
                                </m:oMathPara>
                              </w:p>
                            </w:txbxContent>
                          </v:textbox>
                        </v:oval>
                        <v:line id="Conector recto 51" o:spid="_x0000_s1205" style="position:absolute;visibility:visible;mso-wrap-style:square" from="7086,16417" to="20296,16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" strokecolor="black [3200]" strokeweight=".5pt">
                          <v:stroke joinstyle="miter"/>
                        </v:line>
                        <v:line id="Conector recto 52" o:spid="_x0000_s1206" style="position:absolute;visibility:visible;mso-wrap-style:square" from="7086,4533" to="22204,12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" strokecolor="black [3200]" strokeweight=".5pt">
                          <v:stroke joinstyle="miter"/>
                        </v:line>
                        <v:line id="Conector recto 53" o:spid="_x0000_s1207" style="position:absolute;visibility:visible;mso-wrap-style:square" from="7086,8467" to="21128,13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" strokecolor="black [3200]" strokeweight=".5pt">
                          <v:stroke joinstyle="miter"/>
                        </v:line>
                        <v:line id="Conector recto 54" o:spid="_x0000_s1208" style="position:absolute;visibility:visible;mso-wrap-style:square" from="7086,11969" to="20296,14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" strokecolor="black [3200]" strokeweight=".5pt">
                          <v:stroke joinstyle="miter"/>
                        </v:line>
                        <v:line id="Conector recto 56" o:spid="_x0000_s1209" style="position:absolute;flip:y;visibility:visible;mso-wrap-style:square" from="7086,17941" to="20712,20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" strokecolor="black [3200]" strokeweight=".5pt">
                          <v:stroke joinstyle="miter"/>
                        </v:line>
                        <v:line id="Conector recto 89" o:spid="_x0000_s1210" style="position:absolute;flip:y;visibility:visible;mso-wrap-style:square" from="7086,19256" to="21128,24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" strokecolor="black [3200]" strokeweight=".5pt">
                          <v:stroke joinstyle="miter"/>
                        </v:line>
                        <v:line id="Conector recto 97" o:spid="_x0000_s1211" style="position:absolute;flip:y;visibility:visible;mso-wrap-style:square" from="7086,20186" to="22204,28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" strokecolor="black [3200]" strokeweight=".5pt">
                          <v:stroke joinstyle="miter"/>
                        </v:line>
                        <v:shape id="Cuadro de texto 139" o:spid="_x0000_s1212" type="#_x0000_t202" style="position:absolute;left:45096;top:14685;width:387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" fillcolor="white [3201]" stroked="f" strokeweight=".5pt">
                          <v:textbox>
                            <w:txbxContent>
                              <w:p w14:paraId="751BBF15" w14:textId="77777777" w:rsidR="00F367BC" w:rsidRDefault="00F367BC" w:rsidP="0072512F">
                                <m:oMathPara>
                                  <m:oMath>
                                    <m:r>
                                      <w:rPr>
                                        <w:rFonts w:ascii="Cambria Math" w:hAnsi="Cambria Math"/>
                                      </w:rPr>
                                      <m:t>y</m:t>
                                    </m:r>
                                  </m:oMath>
                                </m:oMathPara>
                              </w:p>
                            </w:txbxContent>
                          </v:textbox>
                        </v:shape>
                        <v:shape id="Conector recto de flecha 141" o:spid="_x0000_s1213" type="#_x0000_t32" style="position:absolute;left:33320;top:16417;width:117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" strokecolor="black [3200]" strokeweight=".5pt">
                          <v:stroke endarrow="block" joinstyle="miter"/>
                        </v:shape>
                      </v:group>
                    </v:group>
                  </v:group>
                </v:group>
                <w10:wrap type="through"/>
              </v:group>
            </w:pict>
          </mc:Fallback>
        </mc:AlternateContent>
      </w:r>
    </w:p>
    <w:p w14:paraId="677E0AA9" w14:textId="129E7C32" w:rsidR="00D34CCF" w:rsidRDefault="00D34CCF" w:rsidP="0005105F">
      <w:pPr>
        <w:ind w:firstLine="0"/>
        <w:rPr>
          <w:rFonts w:cs="Arial"/>
        </w:rPr>
      </w:pPr>
    </w:p>
    <w:p w14:paraId="61022645" w14:textId="3B8213B1" w:rsidR="00D34CCF" w:rsidRDefault="00D34CCF" w:rsidP="0005105F">
      <w:pPr>
        <w:ind w:firstLine="0"/>
        <w:rPr>
          <w:rFonts w:cs="Arial"/>
        </w:rPr>
      </w:pPr>
    </w:p>
    <w:p w14:paraId="002068F2" w14:textId="188D193A" w:rsidR="00D34CCF" w:rsidRDefault="00D34CCF" w:rsidP="0005105F">
      <w:pPr>
        <w:ind w:firstLine="0"/>
        <w:rPr>
          <w:rFonts w:cs="Arial"/>
        </w:rPr>
      </w:pPr>
    </w:p>
    <w:p w14:paraId="0E7BE359" w14:textId="19A2F79F" w:rsidR="00D34CCF" w:rsidRDefault="0072512F" w:rsidP="0072512F">
      <w:pPr>
        <w:ind w:firstLine="0"/>
        <w:rPr>
          <w:rFonts w:cs="Arial"/>
        </w:rPr>
      </w:pPr>
      <w:r>
        <w:rPr>
          <w:noProof/>
        </w:rPr>
        <mc:AlternateContent>
          <mc:Choice Requires="wps">
            <w:drawing>
              <wp:anchor distT="0" distB="0" distL="114300" distR="114300" simplePos="0" relativeHeight="251724815" behindDoc="0" locked="0" layoutInCell="1" allowOverlap="1" wp14:anchorId="633BECCA" wp14:editId="1CAD5F92">
                <wp:simplePos x="0" y="0"/>
                <wp:positionH relativeFrom="column">
                  <wp:posOffset>362692</wp:posOffset>
                </wp:positionH>
                <wp:positionV relativeFrom="paragraph">
                  <wp:posOffset>1480185</wp:posOffset>
                </wp:positionV>
                <wp:extent cx="4897582" cy="454660"/>
                <wp:effectExtent l="0" t="0" r="0" b="2540"/>
                <wp:wrapNone/>
                <wp:docPr id="146" name="Cuadro de texto 146"/>
                <wp:cNvGraphicFramePr/>
                <a:graphic xmlns:a="http://schemas.openxmlformats.org/drawingml/2006/main">
                  <a:graphicData uri="http://schemas.microsoft.com/office/word/2010/wordprocessingShape">
                    <wps:wsp>
                      <wps:cNvSpPr txBox="1"/>
                      <wps:spPr>
                        <a:xfrm>
                          <a:off x="0" y="0"/>
                          <a:ext cx="4897582" cy="454660"/>
                        </a:xfrm>
                        <a:prstGeom prst="rect">
                          <a:avLst/>
                        </a:prstGeom>
                        <a:solidFill>
                          <a:prstClr val="white"/>
                        </a:solidFill>
                        <a:ln>
                          <a:noFill/>
                        </a:ln>
                      </wps:spPr>
                      <wps:txbx>
                        <w:txbxContent>
                          <w:p w14:paraId="0142BA29" w14:textId="104042EA" w:rsidR="00F367BC" w:rsidRPr="00C41F3A" w:rsidRDefault="00F367BC" w:rsidP="00125903">
                            <w:pPr>
                              <w:ind w:firstLine="0"/>
                              <w:rPr>
                                <w:sz w:val="20"/>
                                <w:szCs w:val="20"/>
                                <w:lang w:val="en-US"/>
                              </w:rPr>
                            </w:pPr>
                            <w:r w:rsidRPr="00B22D7E">
                              <w:rPr>
                                <w:i/>
                                <w:iCs/>
                                <w:sz w:val="20"/>
                                <w:szCs w:val="20"/>
                                <w:lang w:val="en-US"/>
                              </w:rPr>
                              <w:t xml:space="preserve">Nota. </w:t>
                            </w:r>
                            <w:r w:rsidRPr="001D0756">
                              <w:rPr>
                                <w:sz w:val="20"/>
                                <w:szCs w:val="20"/>
                                <w:lang w:val="en-US"/>
                              </w:rPr>
                              <w:t>Adaptado</w:t>
                            </w:r>
                            <w:r w:rsidRPr="00B22D7E">
                              <w:rPr>
                                <w:i/>
                                <w:iCs/>
                                <w:sz w:val="20"/>
                                <w:szCs w:val="20"/>
                                <w:lang w:val="en-US"/>
                              </w:rPr>
                              <w:t xml:space="preserve"> </w:t>
                            </w:r>
                            <w:r w:rsidRPr="00B22D7E">
                              <w:rPr>
                                <w:sz w:val="20"/>
                                <w:szCs w:val="20"/>
                                <w:lang w:val="en-US"/>
                              </w:rPr>
                              <w:t>de</w:t>
                            </w:r>
                            <w:r w:rsidRPr="00B22D7E">
                              <w:rPr>
                                <w:i/>
                                <w:iCs/>
                                <w:sz w:val="20"/>
                                <w:szCs w:val="20"/>
                                <w:lang w:val="en-US"/>
                              </w:rPr>
                              <w:t xml:space="preserve"> Neural Networks: Methodology and Applications (p. 2)</w:t>
                            </w:r>
                            <w:r>
                              <w:rPr>
                                <w:i/>
                                <w:iCs/>
                                <w:sz w:val="20"/>
                                <w:szCs w:val="20"/>
                                <w:lang w:val="en-US"/>
                              </w:rPr>
                              <w:t xml:space="preserve"> </w:t>
                            </w:r>
                            <w:r>
                              <w:rPr>
                                <w:sz w:val="20"/>
                                <w:szCs w:val="20"/>
                                <w:lang w:val="en-US"/>
                              </w:rPr>
                              <w:t>[Imagen]</w:t>
                            </w:r>
                            <w:r w:rsidRPr="00B22D7E">
                              <w:rPr>
                                <w:sz w:val="20"/>
                                <w:szCs w:val="20"/>
                                <w:lang w:val="en-US"/>
                              </w:rPr>
                              <w:t>, por Dreyfus, 2005, (</w:t>
                            </w:r>
                            <w:r w:rsidRPr="00B22D7E">
                              <w:rPr>
                                <w:rFonts w:cs="Arial"/>
                                <w:noProof/>
                                <w:sz w:val="20"/>
                                <w:szCs w:val="20"/>
                                <w:lang w:val="en-US"/>
                              </w:rPr>
                              <w:t>https://doi.org/10.1007/3-540-28847-3</w:t>
                            </w:r>
                            <w:r w:rsidRPr="00B22D7E">
                              <w:rPr>
                                <w:sz w:val="20"/>
                                <w:szCs w:val="20"/>
                                <w:lang w:val="en-US"/>
                              </w:rPr>
                              <w:t xml:space="preserve">). </w:t>
                            </w:r>
                            <w:r w:rsidRPr="00C41F3A">
                              <w:rPr>
                                <w:sz w:val="20"/>
                                <w:szCs w:val="20"/>
                                <w:lang w:val="en-US"/>
                              </w:rPr>
                              <w:t>Springer-Verlag Berlin Heidelberg</w:t>
                            </w:r>
                          </w:p>
                          <w:p w14:paraId="77EC5623" w14:textId="77777777" w:rsidR="00F367BC" w:rsidRPr="00C41F3A" w:rsidRDefault="00F367BC" w:rsidP="00125903">
                            <w:pPr>
                              <w:pStyle w:val="Descripcin"/>
                              <w:ind w:firstLine="0"/>
                              <w:rPr>
                                <w:b/>
                                <w:bCs/>
                                <w:i w:val="0"/>
                                <w:iCs w:val="0"/>
                                <w:color w:val="auto"/>
                                <w:lang w:val="en-US"/>
                              </w:rPr>
                            </w:pPr>
                          </w:p>
                          <w:p w14:paraId="40B1731A" w14:textId="77777777" w:rsidR="00F367BC" w:rsidRPr="00422723" w:rsidRDefault="00F367BC" w:rsidP="00125903">
                            <w:pPr>
                              <w:ind w:firstLine="0"/>
                              <w:rPr>
                                <w:i/>
                                <w:iCs/>
                                <w:sz w:val="18"/>
                                <w:szCs w:val="18"/>
                                <w:lang w:val="es-419" w:eastAsia="es-419"/>
                              </w:rPr>
                            </w:pPr>
                            <w:r w:rsidRPr="00422723">
                              <w:rPr>
                                <w:i/>
                                <w:iCs/>
                                <w:sz w:val="18"/>
                                <w:szCs w:val="18"/>
                                <w:lang w:val="es-419" w:eastAsia="es-419"/>
                              </w:rPr>
                              <w:t>Precisión de los clasificadores en términos de precisión y tiempo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3BECCA" id="Cuadro de texto 146" o:spid="_x0000_s1214" type="#_x0000_t202" style="position:absolute;left:0;text-align:left;margin-left:28.55pt;margin-top:116.55pt;width:385.65pt;height:35.8pt;z-index:2517248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" stroked="f">
                <v:textbox inset="0,0,0,0">
                  <w:txbxContent>
                    <w:p w14:paraId="0142BA29" w14:textId="104042EA" w:rsidR="00F367BC" w:rsidRPr="00C41F3A" w:rsidRDefault="00F367BC" w:rsidP="00125903">
                      <w:pPr>
                        <w:ind w:firstLine="0"/>
                        <w:rPr>
                          <w:sz w:val="20"/>
                          <w:szCs w:val="20"/>
                          <w:lang w:val="en-US"/>
                        </w:rPr>
                      </w:pPr>
                      <w:r w:rsidRPr="00B22D7E">
                        <w:rPr>
                          <w:i/>
                          <w:iCs/>
                          <w:sz w:val="20"/>
                          <w:szCs w:val="20"/>
                          <w:lang w:val="en-US"/>
                        </w:rPr>
                        <w:t xml:space="preserve">Nota. </w:t>
                      </w:r>
                      <w:r w:rsidRPr="001D0756">
                        <w:rPr>
                          <w:sz w:val="20"/>
                          <w:szCs w:val="20"/>
                          <w:lang w:val="en-US"/>
                        </w:rPr>
                        <w:t>Adaptado</w:t>
                      </w:r>
                      <w:r w:rsidRPr="00B22D7E">
                        <w:rPr>
                          <w:i/>
                          <w:iCs/>
                          <w:sz w:val="20"/>
                          <w:szCs w:val="20"/>
                          <w:lang w:val="en-US"/>
                        </w:rPr>
                        <w:t xml:space="preserve"> </w:t>
                      </w:r>
                      <w:r w:rsidRPr="00B22D7E">
                        <w:rPr>
                          <w:sz w:val="20"/>
                          <w:szCs w:val="20"/>
                          <w:lang w:val="en-US"/>
                        </w:rPr>
                        <w:t>de</w:t>
                      </w:r>
                      <w:r w:rsidRPr="00B22D7E">
                        <w:rPr>
                          <w:i/>
                          <w:iCs/>
                          <w:sz w:val="20"/>
                          <w:szCs w:val="20"/>
                          <w:lang w:val="en-US"/>
                        </w:rPr>
                        <w:t xml:space="preserve"> Neural Networks: Methodology and Applications (p. 2)</w:t>
                      </w:r>
                      <w:r>
                        <w:rPr>
                          <w:i/>
                          <w:iCs/>
                          <w:sz w:val="20"/>
                          <w:szCs w:val="20"/>
                          <w:lang w:val="en-US"/>
                        </w:rPr>
                        <w:t xml:space="preserve"> </w:t>
                      </w:r>
                      <w:r>
                        <w:rPr>
                          <w:sz w:val="20"/>
                          <w:szCs w:val="20"/>
                          <w:lang w:val="en-US"/>
                        </w:rPr>
                        <w:t>[Imagen]</w:t>
                      </w:r>
                      <w:r w:rsidRPr="00B22D7E">
                        <w:rPr>
                          <w:sz w:val="20"/>
                          <w:szCs w:val="20"/>
                          <w:lang w:val="en-US"/>
                        </w:rPr>
                        <w:t>, por Dreyfus, 2005, (</w:t>
                      </w:r>
                      <w:r w:rsidRPr="00B22D7E">
                        <w:rPr>
                          <w:rFonts w:cs="Arial"/>
                          <w:noProof/>
                          <w:sz w:val="20"/>
                          <w:szCs w:val="20"/>
                          <w:lang w:val="en-US"/>
                        </w:rPr>
                        <w:t>https://doi.org/10.1007/3-540-28847-3</w:t>
                      </w:r>
                      <w:r w:rsidRPr="00B22D7E">
                        <w:rPr>
                          <w:sz w:val="20"/>
                          <w:szCs w:val="20"/>
                          <w:lang w:val="en-US"/>
                        </w:rPr>
                        <w:t xml:space="preserve">). </w:t>
                      </w:r>
                      <w:r w:rsidRPr="00C41F3A">
                        <w:rPr>
                          <w:sz w:val="20"/>
                          <w:szCs w:val="20"/>
                          <w:lang w:val="en-US"/>
                        </w:rPr>
                        <w:t>Springer-Verlag Berlin Heidelberg</w:t>
                      </w:r>
                    </w:p>
                    <w:p w14:paraId="77EC5623" w14:textId="77777777" w:rsidR="00F367BC" w:rsidRPr="00C41F3A" w:rsidRDefault="00F367BC" w:rsidP="00125903">
                      <w:pPr>
                        <w:pStyle w:val="Descripcin"/>
                        <w:ind w:firstLine="0"/>
                        <w:rPr>
                          <w:b/>
                          <w:bCs/>
                          <w:i w:val="0"/>
                          <w:iCs w:val="0"/>
                          <w:color w:val="auto"/>
                          <w:lang w:val="en-US"/>
                        </w:rPr>
                      </w:pPr>
                    </w:p>
                    <w:p w14:paraId="40B1731A" w14:textId="77777777" w:rsidR="00F367BC" w:rsidRPr="00422723" w:rsidRDefault="00F367BC" w:rsidP="00125903">
                      <w:pPr>
                        <w:ind w:firstLine="0"/>
                        <w:rPr>
                          <w:i/>
                          <w:iCs/>
                          <w:sz w:val="18"/>
                          <w:szCs w:val="18"/>
                          <w:lang w:val="es-419" w:eastAsia="es-419"/>
                        </w:rPr>
                      </w:pPr>
                      <w:r w:rsidRPr="00422723">
                        <w:rPr>
                          <w:i/>
                          <w:iCs/>
                          <w:sz w:val="18"/>
                          <w:szCs w:val="18"/>
                          <w:lang w:val="es-419" w:eastAsia="es-419"/>
                        </w:rPr>
                        <w:t>Precisión de los clasificadores en términos de precisión y tiempo</w:t>
                      </w:r>
                    </w:p>
                  </w:txbxContent>
                </v:textbox>
              </v:shape>
            </w:pict>
          </mc:Fallback>
        </mc:AlternateContent>
      </w:r>
    </w:p>
    <w:p w14:paraId="029CE4D8" w14:textId="0C7CFE7A" w:rsidR="00D34CCF" w:rsidRDefault="00D34CCF" w:rsidP="009F7363">
      <w:pPr>
        <w:rPr>
          <w:rFonts w:cs="Arial"/>
        </w:rPr>
      </w:pPr>
    </w:p>
    <w:p w14:paraId="263DA1C0" w14:textId="03EC2399" w:rsidR="00D34CCF" w:rsidRDefault="00D34CCF" w:rsidP="00345A12">
      <w:pPr>
        <w:ind w:firstLine="0"/>
        <w:rPr>
          <w:rFonts w:cs="Arial"/>
        </w:rPr>
      </w:pPr>
    </w:p>
    <w:p w14:paraId="03DA1035" w14:textId="4A014695" w:rsidR="000105FA" w:rsidRDefault="00C57B77" w:rsidP="0072512F">
      <w:pPr>
        <w:ind w:firstLine="0"/>
        <w:rPr>
          <w:rFonts w:cs="Arial"/>
        </w:rPr>
      </w:pPr>
      <w:r>
        <w:rPr>
          <w:rFonts w:cs="Arial"/>
        </w:rPr>
        <w:t>Una red neuronal representada gráficamente se encuentra en la figura 1</w:t>
      </w:r>
      <w:r w:rsidR="00A924E0">
        <w:rPr>
          <w:rFonts w:cs="Arial"/>
        </w:rPr>
        <w:t>2</w:t>
      </w:r>
      <w:r>
        <w:rPr>
          <w:rFonts w:cs="Arial"/>
        </w:rPr>
        <w:t>.</w:t>
      </w:r>
    </w:p>
    <w:p w14:paraId="2DFD8D82" w14:textId="77777777" w:rsidR="00345A12" w:rsidRDefault="00345A12" w:rsidP="0072512F">
      <w:pPr>
        <w:ind w:firstLine="0"/>
        <w:rPr>
          <w:rFonts w:cs="Arial"/>
        </w:rPr>
      </w:pPr>
    </w:p>
    <w:p w14:paraId="1752002A" w14:textId="77777777" w:rsidR="006F19C8" w:rsidRDefault="006F19C8" w:rsidP="0072512F">
      <w:pPr>
        <w:ind w:firstLine="0"/>
        <w:rPr>
          <w:rFonts w:cs="Arial"/>
        </w:rPr>
      </w:pPr>
    </w:p>
    <w:p w14:paraId="04405CB4" w14:textId="3FFF4E32" w:rsidR="00B22D7E" w:rsidRDefault="005B0FF8" w:rsidP="0072512F">
      <w:pPr>
        <w:ind w:firstLine="0"/>
        <w:rPr>
          <w:rFonts w:cs="Arial"/>
        </w:rPr>
      </w:pPr>
      <w:r>
        <w:rPr>
          <w:noProof/>
        </w:rPr>
        <mc:AlternateContent>
          <mc:Choice Requires="wps">
            <w:drawing>
              <wp:anchor distT="0" distB="0" distL="114300" distR="114300" simplePos="0" relativeHeight="251740175" behindDoc="0" locked="0" layoutInCell="1" allowOverlap="1" wp14:anchorId="40679E1E" wp14:editId="6229C973">
                <wp:simplePos x="0" y="0"/>
                <wp:positionH relativeFrom="column">
                  <wp:posOffset>922655</wp:posOffset>
                </wp:positionH>
                <wp:positionV relativeFrom="paragraph">
                  <wp:posOffset>-457200</wp:posOffset>
                </wp:positionV>
                <wp:extent cx="3865880" cy="4572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3865880" cy="457200"/>
                        </a:xfrm>
                        <a:prstGeom prst="rect">
                          <a:avLst/>
                        </a:prstGeom>
                        <a:solidFill>
                          <a:prstClr val="white"/>
                        </a:solidFill>
                        <a:ln>
                          <a:noFill/>
                        </a:ln>
                      </wps:spPr>
                      <wps:txbx>
                        <w:txbxContent>
                          <w:p w14:paraId="4996F9F0" w14:textId="685C3E09" w:rsidR="00F367BC" w:rsidRPr="005B0FF8" w:rsidRDefault="00F367BC" w:rsidP="00345A12">
                            <w:pPr>
                              <w:pStyle w:val="Descripcin"/>
                              <w:spacing w:after="0" w:line="480" w:lineRule="auto"/>
                              <w:ind w:firstLine="0"/>
                              <w:jc w:val="left"/>
                              <w:rPr>
                                <w:rFonts w:cs="Arial"/>
                                <w:b/>
                                <w:bCs/>
                                <w:i w:val="0"/>
                                <w:iCs w:val="0"/>
                                <w:noProof/>
                                <w:color w:val="auto"/>
                                <w:sz w:val="20"/>
                                <w:szCs w:val="20"/>
                              </w:rPr>
                            </w:pPr>
                            <w:bookmarkStart w:id="52" w:name="_Toc61912207"/>
                            <w:r w:rsidRPr="005B0FF8">
                              <w:rPr>
                                <w:b/>
                                <w:bCs/>
                                <w:i w:val="0"/>
                                <w:iCs w:val="0"/>
                                <w:color w:val="auto"/>
                                <w:sz w:val="20"/>
                                <w:szCs w:val="20"/>
                              </w:rPr>
                              <w:t xml:space="preserve">Figura </w:t>
                            </w:r>
                            <w:r w:rsidRPr="005B0FF8">
                              <w:rPr>
                                <w:b/>
                                <w:bCs/>
                                <w:i w:val="0"/>
                                <w:iCs w:val="0"/>
                                <w:color w:val="auto"/>
                                <w:sz w:val="20"/>
                                <w:szCs w:val="20"/>
                              </w:rPr>
                              <w:fldChar w:fldCharType="begin"/>
                            </w:r>
                            <w:r w:rsidRPr="005B0FF8">
                              <w:rPr>
                                <w:b/>
                                <w:bCs/>
                                <w:i w:val="0"/>
                                <w:iCs w:val="0"/>
                                <w:color w:val="auto"/>
                                <w:sz w:val="20"/>
                                <w:szCs w:val="20"/>
                              </w:rPr>
                              <w:instrText xml:space="preserve"> SEQ Figura \* ARABIC </w:instrText>
                            </w:r>
                            <w:r w:rsidRPr="005B0FF8">
                              <w:rPr>
                                <w:b/>
                                <w:bCs/>
                                <w:i w:val="0"/>
                                <w:iCs w:val="0"/>
                                <w:color w:val="auto"/>
                                <w:sz w:val="20"/>
                                <w:szCs w:val="20"/>
                              </w:rPr>
                              <w:fldChar w:fldCharType="separate"/>
                            </w:r>
                            <w:r>
                              <w:rPr>
                                <w:b/>
                                <w:bCs/>
                                <w:i w:val="0"/>
                                <w:iCs w:val="0"/>
                                <w:noProof/>
                                <w:color w:val="auto"/>
                                <w:sz w:val="20"/>
                                <w:szCs w:val="20"/>
                              </w:rPr>
                              <w:t>12</w:t>
                            </w:r>
                            <w:r w:rsidRPr="005B0FF8">
                              <w:rPr>
                                <w:b/>
                                <w:bCs/>
                                <w:i w:val="0"/>
                                <w:iCs w:val="0"/>
                                <w:color w:val="auto"/>
                                <w:sz w:val="20"/>
                                <w:szCs w:val="20"/>
                              </w:rPr>
                              <w:fldChar w:fldCharType="end"/>
                            </w:r>
                            <w:r>
                              <w:rPr>
                                <w:b/>
                                <w:bCs/>
                                <w:i w:val="0"/>
                                <w:iCs w:val="0"/>
                                <w:color w:val="auto"/>
                                <w:sz w:val="20"/>
                                <w:szCs w:val="20"/>
                              </w:rPr>
                              <w:t>.</w:t>
                            </w:r>
                            <w:r>
                              <w:rPr>
                                <w:b/>
                                <w:bCs/>
                                <w:i w:val="0"/>
                                <w:iCs w:val="0"/>
                                <w:color w:val="auto"/>
                                <w:sz w:val="20"/>
                                <w:szCs w:val="20"/>
                              </w:rPr>
                              <w:br/>
                            </w:r>
                            <w:r w:rsidRPr="00EF6963">
                              <w:rPr>
                                <w:color w:val="auto"/>
                                <w:lang w:val="es-419" w:eastAsia="es-419"/>
                              </w:rPr>
                              <w:t>Estructura de una red neuronal con una capa oculta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0679E1E" id="Cuadro de texto 1" o:spid="_x0000_s1215" type="#_x0000_t202" style="position:absolute;left:0;text-align:left;margin-left:72.65pt;margin-top:-36pt;width:304.4pt;height:36pt;z-index:2517401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" stroked="f">
                <v:textbox inset="0,0,0,0">
                  <w:txbxContent>
                    <w:p w14:paraId="4996F9F0" w14:textId="685C3E09" w:rsidR="00F367BC" w:rsidRPr="005B0FF8" w:rsidRDefault="00F367BC" w:rsidP="00345A12">
                      <w:pPr>
                        <w:pStyle w:val="Descripcin"/>
                        <w:spacing w:after="0" w:line="480" w:lineRule="auto"/>
                        <w:ind w:firstLine="0"/>
                        <w:jc w:val="left"/>
                        <w:rPr>
                          <w:rFonts w:cs="Arial"/>
                          <w:b/>
                          <w:bCs/>
                          <w:i w:val="0"/>
                          <w:iCs w:val="0"/>
                          <w:noProof/>
                          <w:color w:val="auto"/>
                          <w:sz w:val="20"/>
                          <w:szCs w:val="20"/>
                        </w:rPr>
                      </w:pPr>
                      <w:bookmarkStart w:id="53" w:name="_Toc61912207"/>
                      <w:r w:rsidRPr="005B0FF8">
                        <w:rPr>
                          <w:b/>
                          <w:bCs/>
                          <w:i w:val="0"/>
                          <w:iCs w:val="0"/>
                          <w:color w:val="auto"/>
                          <w:sz w:val="20"/>
                          <w:szCs w:val="20"/>
                        </w:rPr>
                        <w:t xml:space="preserve">Figura </w:t>
                      </w:r>
                      <w:r w:rsidRPr="005B0FF8">
                        <w:rPr>
                          <w:b/>
                          <w:bCs/>
                          <w:i w:val="0"/>
                          <w:iCs w:val="0"/>
                          <w:color w:val="auto"/>
                          <w:sz w:val="20"/>
                          <w:szCs w:val="20"/>
                        </w:rPr>
                        <w:fldChar w:fldCharType="begin"/>
                      </w:r>
                      <w:r w:rsidRPr="005B0FF8">
                        <w:rPr>
                          <w:b/>
                          <w:bCs/>
                          <w:i w:val="0"/>
                          <w:iCs w:val="0"/>
                          <w:color w:val="auto"/>
                          <w:sz w:val="20"/>
                          <w:szCs w:val="20"/>
                        </w:rPr>
                        <w:instrText xml:space="preserve"> SEQ Figura \* ARABIC </w:instrText>
                      </w:r>
                      <w:r w:rsidRPr="005B0FF8">
                        <w:rPr>
                          <w:b/>
                          <w:bCs/>
                          <w:i w:val="0"/>
                          <w:iCs w:val="0"/>
                          <w:color w:val="auto"/>
                          <w:sz w:val="20"/>
                          <w:szCs w:val="20"/>
                        </w:rPr>
                        <w:fldChar w:fldCharType="separate"/>
                      </w:r>
                      <w:r>
                        <w:rPr>
                          <w:b/>
                          <w:bCs/>
                          <w:i w:val="0"/>
                          <w:iCs w:val="0"/>
                          <w:noProof/>
                          <w:color w:val="auto"/>
                          <w:sz w:val="20"/>
                          <w:szCs w:val="20"/>
                        </w:rPr>
                        <w:t>12</w:t>
                      </w:r>
                      <w:r w:rsidRPr="005B0FF8">
                        <w:rPr>
                          <w:b/>
                          <w:bCs/>
                          <w:i w:val="0"/>
                          <w:iCs w:val="0"/>
                          <w:color w:val="auto"/>
                          <w:sz w:val="20"/>
                          <w:szCs w:val="20"/>
                        </w:rPr>
                        <w:fldChar w:fldCharType="end"/>
                      </w:r>
                      <w:r>
                        <w:rPr>
                          <w:b/>
                          <w:bCs/>
                          <w:i w:val="0"/>
                          <w:iCs w:val="0"/>
                          <w:color w:val="auto"/>
                          <w:sz w:val="20"/>
                          <w:szCs w:val="20"/>
                        </w:rPr>
                        <w:t>.</w:t>
                      </w:r>
                      <w:r>
                        <w:rPr>
                          <w:b/>
                          <w:bCs/>
                          <w:i w:val="0"/>
                          <w:iCs w:val="0"/>
                          <w:color w:val="auto"/>
                          <w:sz w:val="20"/>
                          <w:szCs w:val="20"/>
                        </w:rPr>
                        <w:br/>
                      </w:r>
                      <w:r w:rsidRPr="00EF6963">
                        <w:rPr>
                          <w:color w:val="auto"/>
                          <w:lang w:val="es-419" w:eastAsia="es-419"/>
                        </w:rPr>
                        <w:t>Estructura de una red neuronal con una capa oculta</w:t>
                      </w:r>
                      <w:bookmarkEnd w:id="53"/>
                    </w:p>
                  </w:txbxContent>
                </v:textbox>
              </v:shape>
            </w:pict>
          </mc:Fallback>
        </mc:AlternateContent>
      </w:r>
      <w:r w:rsidR="00B22D7E">
        <w:rPr>
          <w:rFonts w:cs="Arial"/>
          <w:noProof/>
        </w:rPr>
        <mc:AlternateContent>
          <mc:Choice Requires="wpc">
            <w:drawing>
              <wp:anchor distT="0" distB="0" distL="114300" distR="114300" simplePos="0" relativeHeight="251738127" behindDoc="0" locked="0" layoutInCell="1" allowOverlap="1" wp14:anchorId="0E07380A" wp14:editId="05314575">
                <wp:simplePos x="914400" y="6594475"/>
                <wp:positionH relativeFrom="page">
                  <wp:align>center</wp:align>
                </wp:positionH>
                <wp:positionV relativeFrom="paragraph">
                  <wp:posOffset>0</wp:posOffset>
                </wp:positionV>
                <wp:extent cx="3866400" cy="2203200"/>
                <wp:effectExtent l="0" t="0" r="20320" b="26035"/>
                <wp:wrapSquare wrapText="bothSides"/>
                <wp:docPr id="255" name="Lienzo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2"/>
                          </a:solidFill>
                        </a:ln>
                      </wpc:whole>
                      <wps:wsp>
                        <wps:cNvPr id="256" name="Elipse 256"/>
                        <wps:cNvSpPr/>
                        <wps:spPr>
                          <a:xfrm>
                            <a:off x="1667395" y="381000"/>
                            <a:ext cx="376646" cy="342900"/>
                          </a:xfrm>
                          <a:prstGeom prst="ellipse">
                            <a:avLst/>
                          </a:prstGeom>
                        </wps:spPr>
                        <wps:style>
                          <a:lnRef idx="2">
                            <a:schemeClr val="dk1"/>
                          </a:lnRef>
                          <a:fillRef idx="1">
                            <a:schemeClr val="lt1"/>
                          </a:fillRef>
                          <a:effectRef idx="0">
                            <a:schemeClr val="dk1"/>
                          </a:effectRef>
                          <a:fontRef idx="minor">
                            <a:schemeClr val="dk1"/>
                          </a:fontRef>
                        </wps:style>
                        <wps:txbx>
                          <w:txbxContent>
                            <w:p w14:paraId="55D73B03" w14:textId="77777777" w:rsidR="00F367BC" w:rsidRPr="003620E9" w:rsidRDefault="00F367BC" w:rsidP="0057039A">
                              <w:pPr>
                                <w:ind w:firstLine="0"/>
                                <w:jc w:val="center"/>
                                <w:rPr>
                                  <w:rFonts w:cs="Arial"/>
                                  <w:i/>
                                  <w:iCs/>
                                  <w:lang w:val="en-US"/>
                                </w:rPr>
                              </w:pPr>
                              <m:oMathPara>
                                <m:oMathParaPr>
                                  <m:jc m:val="center"/>
                                </m:oMathParaPr>
                                <m:oMath>
                                  <m:r>
                                    <w:rPr>
                                      <w:rFonts w:ascii="Cambria Math" w:hAnsi="Cambria Math" w:cs="Arial"/>
                                      <w:lang w:val="en-US"/>
                                    </w:rPr>
                                    <m:t>f</m:t>
                                  </m:r>
                                </m:oMath>
                              </m:oMathPara>
                            </w:p>
                            <w:p w14:paraId="1BBDF6F2" w14:textId="77777777" w:rsidR="00F367BC" w:rsidRDefault="00F367BC" w:rsidP="0057039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Elipse 259"/>
                        <wps:cNvSpPr/>
                        <wps:spPr>
                          <a:xfrm>
                            <a:off x="1667486" y="854915"/>
                            <a:ext cx="376555" cy="342900"/>
                          </a:xfrm>
                          <a:prstGeom prst="ellipse">
                            <a:avLst/>
                          </a:prstGeom>
                        </wps:spPr>
                        <wps:style>
                          <a:lnRef idx="2">
                            <a:schemeClr val="dk1"/>
                          </a:lnRef>
                          <a:fillRef idx="1">
                            <a:schemeClr val="lt1"/>
                          </a:fillRef>
                          <a:effectRef idx="0">
                            <a:schemeClr val="dk1"/>
                          </a:effectRef>
                          <a:fontRef idx="minor">
                            <a:schemeClr val="dk1"/>
                          </a:fontRef>
                        </wps:style>
                        <wps:txbx>
                          <w:txbxContent>
                            <w:p w14:paraId="0322EE51" w14:textId="77777777" w:rsidR="00F367BC" w:rsidRDefault="00F367BC" w:rsidP="0057039A">
                              <w:pPr>
                                <w:spacing w:line="256" w:lineRule="auto"/>
                                <w:jc w:val="center"/>
                                <w:rPr>
                                  <w:rFonts w:ascii="Cambria Math" w:eastAsia="Calibri" w:hAnsi="Cambria Math" w:cs="Arial"/>
                                  <w:i/>
                                  <w:iCs/>
                                  <w:lang w:val="en-US"/>
                                </w:rPr>
                              </w:pPr>
                              <m:oMathPara>
                                <m:oMathParaPr>
                                  <m:jc m:val="centerGroup"/>
                                </m:oMathParaPr>
                                <m:oMath>
                                  <m:r>
                                    <w:rPr>
                                      <w:rFonts w:ascii="Cambria Math" w:eastAsia="Calibri" w:hAnsi="Cambria Math" w:cs="Arial"/>
                                      <w:lang w:val="en-US"/>
                                    </w:rPr>
                                    <m:t>f</m:t>
                                  </m:r>
                                </m:oMath>
                              </m:oMathPara>
                            </w:p>
                            <w:p w14:paraId="6E1D49E7" w14:textId="77777777" w:rsidR="00F367BC" w:rsidRDefault="00F367BC" w:rsidP="0057039A">
                              <w:pPr>
                                <w:spacing w:line="256"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Elipse 260"/>
                        <wps:cNvSpPr/>
                        <wps:spPr>
                          <a:xfrm>
                            <a:off x="1701526" y="1344772"/>
                            <a:ext cx="376555" cy="342900"/>
                          </a:xfrm>
                          <a:prstGeom prst="ellipse">
                            <a:avLst/>
                          </a:prstGeom>
                        </wps:spPr>
                        <wps:style>
                          <a:lnRef idx="2">
                            <a:schemeClr val="dk1"/>
                          </a:lnRef>
                          <a:fillRef idx="1">
                            <a:schemeClr val="lt1"/>
                          </a:fillRef>
                          <a:effectRef idx="0">
                            <a:schemeClr val="dk1"/>
                          </a:effectRef>
                          <a:fontRef idx="minor">
                            <a:schemeClr val="dk1"/>
                          </a:fontRef>
                        </wps:style>
                        <wps:txbx>
                          <w:txbxContent>
                            <w:p w14:paraId="558ECEE4" w14:textId="77777777" w:rsidR="00F367BC" w:rsidRDefault="00F367BC" w:rsidP="0057039A">
                              <w:pPr>
                                <w:spacing w:line="256" w:lineRule="auto"/>
                                <w:jc w:val="center"/>
                                <w:rPr>
                                  <w:rFonts w:ascii="Cambria Math" w:eastAsia="Calibri" w:hAnsi="Cambria Math" w:cs="Arial"/>
                                  <w:i/>
                                  <w:iCs/>
                                  <w:lang w:val="en-US"/>
                                </w:rPr>
                              </w:pPr>
                              <m:oMathPara>
                                <m:oMathParaPr>
                                  <m:jc m:val="centerGroup"/>
                                </m:oMathParaPr>
                                <m:oMath>
                                  <m:r>
                                    <w:rPr>
                                      <w:rFonts w:ascii="Cambria Math" w:eastAsia="Calibri" w:hAnsi="Cambria Math" w:cs="Arial"/>
                                      <w:lang w:val="en-US"/>
                                    </w:rPr>
                                    <m:t>f</m:t>
                                  </m:r>
                                </m:oMath>
                              </m:oMathPara>
                            </w:p>
                            <w:p w14:paraId="62A3F185" w14:textId="77777777" w:rsidR="00F367BC" w:rsidRDefault="00F367BC" w:rsidP="0057039A">
                              <w:pPr>
                                <w:spacing w:line="256"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Cuadro de texto 99"/>
                        <wps:cNvSpPr txBox="1"/>
                        <wps:spPr>
                          <a:xfrm>
                            <a:off x="144960" y="30480"/>
                            <a:ext cx="332105" cy="274955"/>
                          </a:xfrm>
                          <a:prstGeom prst="rect">
                            <a:avLst/>
                          </a:prstGeom>
                          <a:solidFill>
                            <a:schemeClr val="lt1"/>
                          </a:solidFill>
                          <a:ln w="6350">
                            <a:noFill/>
                          </a:ln>
                        </wps:spPr>
                        <wps:txbx>
                          <w:txbxContent>
                            <w:p w14:paraId="02517C3D" w14:textId="77777777" w:rsidR="00F367BC" w:rsidRDefault="00FC4A4A" w:rsidP="0057039A">
                              <w:pPr>
                                <w:spacing w:line="256" w:lineRule="auto"/>
                                <w:rPr>
                                  <w:rFonts w:ascii="Cambria Math" w:eastAsia="Calibri"/>
                                  <w:i/>
                                  <w:iCs/>
                                </w:rPr>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3" name="Rectángulo 263"/>
                        <wps:cNvSpPr/>
                        <wps:spPr>
                          <a:xfrm>
                            <a:off x="529135" y="381000"/>
                            <a:ext cx="193675" cy="199390"/>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4" name="Cuadro de texto 99"/>
                        <wps:cNvSpPr txBox="1"/>
                        <wps:spPr>
                          <a:xfrm>
                            <a:off x="169457" y="381000"/>
                            <a:ext cx="332105" cy="274955"/>
                          </a:xfrm>
                          <a:prstGeom prst="rect">
                            <a:avLst/>
                          </a:prstGeom>
                          <a:solidFill>
                            <a:schemeClr val="lt1"/>
                          </a:solidFill>
                          <a:ln w="6350">
                            <a:noFill/>
                          </a:ln>
                        </wps:spPr>
                        <wps:txbx>
                          <w:txbxContent>
                            <w:p w14:paraId="15EE7996" w14:textId="521A8D21" w:rsidR="00F367BC" w:rsidRDefault="00FC4A4A" w:rsidP="0057039A">
                              <w:pPr>
                                <w:spacing w:line="256" w:lineRule="auto"/>
                                <w:rPr>
                                  <w:rFonts w:ascii="Cambria Math" w:eastAsia="Calibri"/>
                                  <w:i/>
                                  <w:iCs/>
                                </w:rPr>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5" name="Rectángulo 265"/>
                        <wps:cNvSpPr/>
                        <wps:spPr>
                          <a:xfrm>
                            <a:off x="529135" y="655525"/>
                            <a:ext cx="193675" cy="199390"/>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6" name="Cuadro de texto 99"/>
                        <wps:cNvSpPr txBox="1"/>
                        <wps:spPr>
                          <a:xfrm>
                            <a:off x="190238" y="1785739"/>
                            <a:ext cx="332105" cy="274955"/>
                          </a:xfrm>
                          <a:prstGeom prst="rect">
                            <a:avLst/>
                          </a:prstGeom>
                          <a:solidFill>
                            <a:schemeClr val="lt1"/>
                          </a:solidFill>
                          <a:ln w="6350">
                            <a:noFill/>
                          </a:ln>
                        </wps:spPr>
                        <wps:txbx>
                          <w:txbxContent>
                            <w:p w14:paraId="1058ADE8" w14:textId="6693503B" w:rsidR="00F367BC" w:rsidRDefault="00FC4A4A" w:rsidP="0057039A">
                              <w:pPr>
                                <w:spacing w:line="256" w:lineRule="auto"/>
                                <w:rPr>
                                  <w:rFonts w:ascii="Cambria Math" w:eastAsia="Calibri"/>
                                  <w:i/>
                                  <w:iCs/>
                                </w:rPr>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n</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7" name="Rectángulo 267"/>
                        <wps:cNvSpPr/>
                        <wps:spPr>
                          <a:xfrm>
                            <a:off x="536062" y="1542710"/>
                            <a:ext cx="193675" cy="199390"/>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8" name="Rectángulo 268"/>
                        <wps:cNvSpPr/>
                        <wps:spPr>
                          <a:xfrm>
                            <a:off x="536062" y="948927"/>
                            <a:ext cx="193675" cy="199390"/>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9" name="Rectángulo 269"/>
                        <wps:cNvSpPr/>
                        <wps:spPr>
                          <a:xfrm>
                            <a:off x="536062" y="1246800"/>
                            <a:ext cx="193675" cy="199390"/>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0" name="Rectángulo 270"/>
                        <wps:cNvSpPr/>
                        <wps:spPr>
                          <a:xfrm>
                            <a:off x="536062" y="1814836"/>
                            <a:ext cx="193675" cy="199390"/>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1" name="Rectángulo 271"/>
                        <wps:cNvSpPr/>
                        <wps:spPr>
                          <a:xfrm>
                            <a:off x="522343" y="106045"/>
                            <a:ext cx="193675" cy="199390"/>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2" name="Conector recto 272"/>
                        <wps:cNvCnPr>
                          <a:endCxn id="256" idx="2"/>
                        </wps:cNvCnPr>
                        <wps:spPr>
                          <a:xfrm>
                            <a:off x="729737" y="187036"/>
                            <a:ext cx="937658" cy="365414"/>
                          </a:xfrm>
                          <a:prstGeom prst="line">
                            <a:avLst/>
                          </a:prstGeom>
                        </wps:spPr>
                        <wps:style>
                          <a:lnRef idx="1">
                            <a:schemeClr val="dk1"/>
                          </a:lnRef>
                          <a:fillRef idx="0">
                            <a:schemeClr val="dk1"/>
                          </a:fillRef>
                          <a:effectRef idx="0">
                            <a:schemeClr val="dk1"/>
                          </a:effectRef>
                          <a:fontRef idx="minor">
                            <a:schemeClr val="tx1"/>
                          </a:fontRef>
                        </wps:style>
                        <wps:bodyPr/>
                      </wps:wsp>
                      <wps:wsp>
                        <wps:cNvPr id="273" name="Conector recto 273"/>
                        <wps:cNvCnPr>
                          <a:endCxn id="259" idx="2"/>
                        </wps:cNvCnPr>
                        <wps:spPr>
                          <a:xfrm>
                            <a:off x="729737" y="187036"/>
                            <a:ext cx="937749" cy="839329"/>
                          </a:xfrm>
                          <a:prstGeom prst="line">
                            <a:avLst/>
                          </a:prstGeom>
                        </wps:spPr>
                        <wps:style>
                          <a:lnRef idx="1">
                            <a:schemeClr val="dk1"/>
                          </a:lnRef>
                          <a:fillRef idx="0">
                            <a:schemeClr val="dk1"/>
                          </a:fillRef>
                          <a:effectRef idx="0">
                            <a:schemeClr val="dk1"/>
                          </a:effectRef>
                          <a:fontRef idx="minor">
                            <a:schemeClr val="tx1"/>
                          </a:fontRef>
                        </wps:style>
                        <wps:bodyPr/>
                      </wps:wsp>
                      <wps:wsp>
                        <wps:cNvPr id="274" name="Conector recto 274"/>
                        <wps:cNvCnPr>
                          <a:endCxn id="260" idx="2"/>
                        </wps:cNvCnPr>
                        <wps:spPr>
                          <a:xfrm>
                            <a:off x="722810" y="187036"/>
                            <a:ext cx="978716" cy="1329186"/>
                          </a:xfrm>
                          <a:prstGeom prst="line">
                            <a:avLst/>
                          </a:prstGeom>
                        </wps:spPr>
                        <wps:style>
                          <a:lnRef idx="1">
                            <a:schemeClr val="dk1"/>
                          </a:lnRef>
                          <a:fillRef idx="0">
                            <a:schemeClr val="dk1"/>
                          </a:fillRef>
                          <a:effectRef idx="0">
                            <a:schemeClr val="dk1"/>
                          </a:effectRef>
                          <a:fontRef idx="minor">
                            <a:schemeClr val="tx1"/>
                          </a:fontRef>
                        </wps:style>
                        <wps:bodyPr/>
                      </wps:wsp>
                      <wps:wsp>
                        <wps:cNvPr id="275" name="Conector recto 275"/>
                        <wps:cNvCnPr>
                          <a:stCxn id="263" idx="3"/>
                          <a:endCxn id="256" idx="2"/>
                        </wps:cNvCnPr>
                        <wps:spPr>
                          <a:xfrm>
                            <a:off x="722810" y="480695"/>
                            <a:ext cx="944585" cy="71755"/>
                          </a:xfrm>
                          <a:prstGeom prst="line">
                            <a:avLst/>
                          </a:prstGeom>
                        </wps:spPr>
                        <wps:style>
                          <a:lnRef idx="1">
                            <a:schemeClr val="dk1"/>
                          </a:lnRef>
                          <a:fillRef idx="0">
                            <a:schemeClr val="dk1"/>
                          </a:fillRef>
                          <a:effectRef idx="0">
                            <a:schemeClr val="dk1"/>
                          </a:effectRef>
                          <a:fontRef idx="minor">
                            <a:schemeClr val="tx1"/>
                          </a:fontRef>
                        </wps:style>
                        <wps:bodyPr/>
                      </wps:wsp>
                      <wps:wsp>
                        <wps:cNvPr id="276" name="Conector recto 276"/>
                        <wps:cNvCnPr>
                          <a:stCxn id="263" idx="3"/>
                          <a:endCxn id="259" idx="2"/>
                        </wps:cNvCnPr>
                        <wps:spPr>
                          <a:xfrm>
                            <a:off x="722810" y="480695"/>
                            <a:ext cx="944676" cy="545670"/>
                          </a:xfrm>
                          <a:prstGeom prst="line">
                            <a:avLst/>
                          </a:prstGeom>
                        </wps:spPr>
                        <wps:style>
                          <a:lnRef idx="1">
                            <a:schemeClr val="dk1"/>
                          </a:lnRef>
                          <a:fillRef idx="0">
                            <a:schemeClr val="dk1"/>
                          </a:fillRef>
                          <a:effectRef idx="0">
                            <a:schemeClr val="dk1"/>
                          </a:effectRef>
                          <a:fontRef idx="minor">
                            <a:schemeClr val="tx1"/>
                          </a:fontRef>
                        </wps:style>
                        <wps:bodyPr/>
                      </wps:wsp>
                      <wps:wsp>
                        <wps:cNvPr id="277" name="Conector recto 277"/>
                        <wps:cNvCnPr>
                          <a:endCxn id="260" idx="2"/>
                        </wps:cNvCnPr>
                        <wps:spPr>
                          <a:xfrm>
                            <a:off x="729737" y="480695"/>
                            <a:ext cx="971789" cy="1035527"/>
                          </a:xfrm>
                          <a:prstGeom prst="line">
                            <a:avLst/>
                          </a:prstGeom>
                        </wps:spPr>
                        <wps:style>
                          <a:lnRef idx="1">
                            <a:schemeClr val="dk1"/>
                          </a:lnRef>
                          <a:fillRef idx="0">
                            <a:schemeClr val="dk1"/>
                          </a:fillRef>
                          <a:effectRef idx="0">
                            <a:schemeClr val="dk1"/>
                          </a:effectRef>
                          <a:fontRef idx="minor">
                            <a:schemeClr val="tx1"/>
                          </a:fontRef>
                        </wps:style>
                        <wps:bodyPr/>
                      </wps:wsp>
                      <wps:wsp>
                        <wps:cNvPr id="278" name="Conector recto 278"/>
                        <wps:cNvCnPr>
                          <a:stCxn id="265" idx="3"/>
                          <a:endCxn id="256" idx="2"/>
                        </wps:cNvCnPr>
                        <wps:spPr>
                          <a:xfrm flipV="1">
                            <a:off x="722810" y="552450"/>
                            <a:ext cx="944585" cy="202770"/>
                          </a:xfrm>
                          <a:prstGeom prst="line">
                            <a:avLst/>
                          </a:prstGeom>
                        </wps:spPr>
                        <wps:style>
                          <a:lnRef idx="1">
                            <a:schemeClr val="dk1"/>
                          </a:lnRef>
                          <a:fillRef idx="0">
                            <a:schemeClr val="dk1"/>
                          </a:fillRef>
                          <a:effectRef idx="0">
                            <a:schemeClr val="dk1"/>
                          </a:effectRef>
                          <a:fontRef idx="minor">
                            <a:schemeClr val="tx1"/>
                          </a:fontRef>
                        </wps:style>
                        <wps:bodyPr/>
                      </wps:wsp>
                      <wps:wsp>
                        <wps:cNvPr id="279" name="Conector recto 279"/>
                        <wps:cNvCnPr>
                          <a:stCxn id="265" idx="3"/>
                          <a:endCxn id="259" idx="2"/>
                        </wps:cNvCnPr>
                        <wps:spPr>
                          <a:xfrm>
                            <a:off x="722810" y="755220"/>
                            <a:ext cx="944676" cy="271145"/>
                          </a:xfrm>
                          <a:prstGeom prst="line">
                            <a:avLst/>
                          </a:prstGeom>
                        </wps:spPr>
                        <wps:style>
                          <a:lnRef idx="1">
                            <a:schemeClr val="dk1"/>
                          </a:lnRef>
                          <a:fillRef idx="0">
                            <a:schemeClr val="dk1"/>
                          </a:fillRef>
                          <a:effectRef idx="0">
                            <a:schemeClr val="dk1"/>
                          </a:effectRef>
                          <a:fontRef idx="minor">
                            <a:schemeClr val="tx1"/>
                          </a:fontRef>
                        </wps:style>
                        <wps:bodyPr/>
                      </wps:wsp>
                      <wps:wsp>
                        <wps:cNvPr id="280" name="Conector recto 280"/>
                        <wps:cNvCnPr>
                          <a:endCxn id="260" idx="2"/>
                        </wps:cNvCnPr>
                        <wps:spPr>
                          <a:xfrm>
                            <a:off x="729737" y="755220"/>
                            <a:ext cx="971789" cy="761002"/>
                          </a:xfrm>
                          <a:prstGeom prst="line">
                            <a:avLst/>
                          </a:prstGeom>
                        </wps:spPr>
                        <wps:style>
                          <a:lnRef idx="1">
                            <a:schemeClr val="dk1"/>
                          </a:lnRef>
                          <a:fillRef idx="0">
                            <a:schemeClr val="dk1"/>
                          </a:fillRef>
                          <a:effectRef idx="0">
                            <a:schemeClr val="dk1"/>
                          </a:effectRef>
                          <a:fontRef idx="minor">
                            <a:schemeClr val="tx1"/>
                          </a:fontRef>
                        </wps:style>
                        <wps:bodyPr/>
                      </wps:wsp>
                      <wps:wsp>
                        <wps:cNvPr id="281" name="Conector recto 281"/>
                        <wps:cNvCnPr>
                          <a:stCxn id="268" idx="3"/>
                          <a:endCxn id="256" idx="2"/>
                        </wps:cNvCnPr>
                        <wps:spPr>
                          <a:xfrm flipV="1">
                            <a:off x="729737" y="552450"/>
                            <a:ext cx="937658" cy="496172"/>
                          </a:xfrm>
                          <a:prstGeom prst="line">
                            <a:avLst/>
                          </a:prstGeom>
                        </wps:spPr>
                        <wps:style>
                          <a:lnRef idx="1">
                            <a:schemeClr val="dk1"/>
                          </a:lnRef>
                          <a:fillRef idx="0">
                            <a:schemeClr val="dk1"/>
                          </a:fillRef>
                          <a:effectRef idx="0">
                            <a:schemeClr val="dk1"/>
                          </a:effectRef>
                          <a:fontRef idx="minor">
                            <a:schemeClr val="tx1"/>
                          </a:fontRef>
                        </wps:style>
                        <wps:bodyPr/>
                      </wps:wsp>
                      <wps:wsp>
                        <wps:cNvPr id="282" name="Conector recto 282"/>
                        <wps:cNvCnPr>
                          <a:endCxn id="259" idx="2"/>
                        </wps:cNvCnPr>
                        <wps:spPr>
                          <a:xfrm flipV="1">
                            <a:off x="729737" y="1026365"/>
                            <a:ext cx="937749" cy="22257"/>
                          </a:xfrm>
                          <a:prstGeom prst="line">
                            <a:avLst/>
                          </a:prstGeom>
                        </wps:spPr>
                        <wps:style>
                          <a:lnRef idx="1">
                            <a:schemeClr val="dk1"/>
                          </a:lnRef>
                          <a:fillRef idx="0">
                            <a:schemeClr val="dk1"/>
                          </a:fillRef>
                          <a:effectRef idx="0">
                            <a:schemeClr val="dk1"/>
                          </a:effectRef>
                          <a:fontRef idx="minor">
                            <a:schemeClr val="tx1"/>
                          </a:fontRef>
                        </wps:style>
                        <wps:bodyPr/>
                      </wps:wsp>
                      <wps:wsp>
                        <wps:cNvPr id="283" name="Conector recto 283"/>
                        <wps:cNvCnPr>
                          <a:stCxn id="268" idx="3"/>
                        </wps:cNvCnPr>
                        <wps:spPr>
                          <a:xfrm>
                            <a:off x="729737" y="1048622"/>
                            <a:ext cx="971789" cy="467600"/>
                          </a:xfrm>
                          <a:prstGeom prst="line">
                            <a:avLst/>
                          </a:prstGeom>
                        </wps:spPr>
                        <wps:style>
                          <a:lnRef idx="1">
                            <a:schemeClr val="dk1"/>
                          </a:lnRef>
                          <a:fillRef idx="0">
                            <a:schemeClr val="dk1"/>
                          </a:fillRef>
                          <a:effectRef idx="0">
                            <a:schemeClr val="dk1"/>
                          </a:effectRef>
                          <a:fontRef idx="minor">
                            <a:schemeClr val="tx1"/>
                          </a:fontRef>
                        </wps:style>
                        <wps:bodyPr/>
                      </wps:wsp>
                      <wps:wsp>
                        <wps:cNvPr id="284" name="Conector recto 284"/>
                        <wps:cNvCnPr>
                          <a:stCxn id="269" idx="3"/>
                          <a:endCxn id="256" idx="2"/>
                        </wps:cNvCnPr>
                        <wps:spPr>
                          <a:xfrm flipV="1">
                            <a:off x="729737" y="552450"/>
                            <a:ext cx="937658" cy="794045"/>
                          </a:xfrm>
                          <a:prstGeom prst="line">
                            <a:avLst/>
                          </a:prstGeom>
                        </wps:spPr>
                        <wps:style>
                          <a:lnRef idx="1">
                            <a:schemeClr val="dk1"/>
                          </a:lnRef>
                          <a:fillRef idx="0">
                            <a:schemeClr val="dk1"/>
                          </a:fillRef>
                          <a:effectRef idx="0">
                            <a:schemeClr val="dk1"/>
                          </a:effectRef>
                          <a:fontRef idx="minor">
                            <a:schemeClr val="tx1"/>
                          </a:fontRef>
                        </wps:style>
                        <wps:bodyPr/>
                      </wps:wsp>
                      <wps:wsp>
                        <wps:cNvPr id="285" name="Conector recto 285"/>
                        <wps:cNvCnPr>
                          <a:stCxn id="269" idx="3"/>
                          <a:endCxn id="259" idx="2"/>
                        </wps:cNvCnPr>
                        <wps:spPr>
                          <a:xfrm flipV="1">
                            <a:off x="729737" y="1026365"/>
                            <a:ext cx="937749" cy="320130"/>
                          </a:xfrm>
                          <a:prstGeom prst="line">
                            <a:avLst/>
                          </a:prstGeom>
                        </wps:spPr>
                        <wps:style>
                          <a:lnRef idx="1">
                            <a:schemeClr val="dk1"/>
                          </a:lnRef>
                          <a:fillRef idx="0">
                            <a:schemeClr val="dk1"/>
                          </a:fillRef>
                          <a:effectRef idx="0">
                            <a:schemeClr val="dk1"/>
                          </a:effectRef>
                          <a:fontRef idx="minor">
                            <a:schemeClr val="tx1"/>
                          </a:fontRef>
                        </wps:style>
                        <wps:bodyPr/>
                      </wps:wsp>
                      <wps:wsp>
                        <wps:cNvPr id="286" name="Conector recto 286"/>
                        <wps:cNvCnPr>
                          <a:endCxn id="260" idx="2"/>
                        </wps:cNvCnPr>
                        <wps:spPr>
                          <a:xfrm>
                            <a:off x="729737" y="1346495"/>
                            <a:ext cx="971789" cy="169727"/>
                          </a:xfrm>
                          <a:prstGeom prst="line">
                            <a:avLst/>
                          </a:prstGeom>
                        </wps:spPr>
                        <wps:style>
                          <a:lnRef idx="1">
                            <a:schemeClr val="dk1"/>
                          </a:lnRef>
                          <a:fillRef idx="0">
                            <a:schemeClr val="dk1"/>
                          </a:fillRef>
                          <a:effectRef idx="0">
                            <a:schemeClr val="dk1"/>
                          </a:effectRef>
                          <a:fontRef idx="minor">
                            <a:schemeClr val="tx1"/>
                          </a:fontRef>
                        </wps:style>
                        <wps:bodyPr/>
                      </wps:wsp>
                      <wps:wsp>
                        <wps:cNvPr id="287" name="Conector recto 287"/>
                        <wps:cNvCnPr>
                          <a:endCxn id="256" idx="2"/>
                        </wps:cNvCnPr>
                        <wps:spPr>
                          <a:xfrm flipV="1">
                            <a:off x="729737" y="552450"/>
                            <a:ext cx="937658" cy="1055370"/>
                          </a:xfrm>
                          <a:prstGeom prst="line">
                            <a:avLst/>
                          </a:prstGeom>
                        </wps:spPr>
                        <wps:style>
                          <a:lnRef idx="1">
                            <a:schemeClr val="dk1"/>
                          </a:lnRef>
                          <a:fillRef idx="0">
                            <a:schemeClr val="dk1"/>
                          </a:fillRef>
                          <a:effectRef idx="0">
                            <a:schemeClr val="dk1"/>
                          </a:effectRef>
                          <a:fontRef idx="minor">
                            <a:schemeClr val="tx1"/>
                          </a:fontRef>
                        </wps:style>
                        <wps:bodyPr/>
                      </wps:wsp>
                      <wps:wsp>
                        <wps:cNvPr id="288" name="Conector recto 288"/>
                        <wps:cNvCnPr>
                          <a:stCxn id="267" idx="3"/>
                          <a:endCxn id="259" idx="2"/>
                        </wps:cNvCnPr>
                        <wps:spPr>
                          <a:xfrm flipV="1">
                            <a:off x="729737" y="1026216"/>
                            <a:ext cx="937749" cy="615951"/>
                          </a:xfrm>
                          <a:prstGeom prst="line">
                            <a:avLst/>
                          </a:prstGeom>
                        </wps:spPr>
                        <wps:style>
                          <a:lnRef idx="1">
                            <a:schemeClr val="dk1"/>
                          </a:lnRef>
                          <a:fillRef idx="0">
                            <a:schemeClr val="dk1"/>
                          </a:fillRef>
                          <a:effectRef idx="0">
                            <a:schemeClr val="dk1"/>
                          </a:effectRef>
                          <a:fontRef idx="minor">
                            <a:schemeClr val="tx1"/>
                          </a:fontRef>
                        </wps:style>
                        <wps:bodyPr/>
                      </wps:wsp>
                      <wps:wsp>
                        <wps:cNvPr id="289" name="Conector recto 289"/>
                        <wps:cNvCnPr>
                          <a:endCxn id="260" idx="2"/>
                        </wps:cNvCnPr>
                        <wps:spPr>
                          <a:xfrm flipV="1">
                            <a:off x="729737" y="1516001"/>
                            <a:ext cx="971789" cy="125688"/>
                          </a:xfrm>
                          <a:prstGeom prst="line">
                            <a:avLst/>
                          </a:prstGeom>
                        </wps:spPr>
                        <wps:style>
                          <a:lnRef idx="1">
                            <a:schemeClr val="dk1"/>
                          </a:lnRef>
                          <a:fillRef idx="0">
                            <a:schemeClr val="dk1"/>
                          </a:fillRef>
                          <a:effectRef idx="0">
                            <a:schemeClr val="dk1"/>
                          </a:effectRef>
                          <a:fontRef idx="minor">
                            <a:schemeClr val="tx1"/>
                          </a:fontRef>
                        </wps:style>
                        <wps:bodyPr/>
                      </wps:wsp>
                      <wps:wsp>
                        <wps:cNvPr id="290" name="Conector recto 290"/>
                        <wps:cNvCnPr>
                          <a:stCxn id="270" idx="3"/>
                          <a:endCxn id="256" idx="2"/>
                        </wps:cNvCnPr>
                        <wps:spPr>
                          <a:xfrm flipV="1">
                            <a:off x="729737" y="552418"/>
                            <a:ext cx="937658" cy="1362001"/>
                          </a:xfrm>
                          <a:prstGeom prst="line">
                            <a:avLst/>
                          </a:prstGeom>
                        </wps:spPr>
                        <wps:style>
                          <a:lnRef idx="1">
                            <a:schemeClr val="dk1"/>
                          </a:lnRef>
                          <a:fillRef idx="0">
                            <a:schemeClr val="dk1"/>
                          </a:fillRef>
                          <a:effectRef idx="0">
                            <a:schemeClr val="dk1"/>
                          </a:effectRef>
                          <a:fontRef idx="minor">
                            <a:schemeClr val="tx1"/>
                          </a:fontRef>
                        </wps:style>
                        <wps:bodyPr/>
                      </wps:wsp>
                      <wps:wsp>
                        <wps:cNvPr id="291" name="Conector recto 291"/>
                        <wps:cNvCnPr>
                          <a:endCxn id="259" idx="2"/>
                        </wps:cNvCnPr>
                        <wps:spPr>
                          <a:xfrm flipV="1">
                            <a:off x="729737" y="1026305"/>
                            <a:ext cx="937749" cy="892437"/>
                          </a:xfrm>
                          <a:prstGeom prst="line">
                            <a:avLst/>
                          </a:prstGeom>
                        </wps:spPr>
                        <wps:style>
                          <a:lnRef idx="1">
                            <a:schemeClr val="dk1"/>
                          </a:lnRef>
                          <a:fillRef idx="0">
                            <a:schemeClr val="dk1"/>
                          </a:fillRef>
                          <a:effectRef idx="0">
                            <a:schemeClr val="dk1"/>
                          </a:effectRef>
                          <a:fontRef idx="minor">
                            <a:schemeClr val="tx1"/>
                          </a:fontRef>
                        </wps:style>
                        <wps:bodyPr/>
                      </wps:wsp>
                      <wps:wsp>
                        <wps:cNvPr id="292" name="Conector recto 292"/>
                        <wps:cNvCnPr>
                          <a:endCxn id="260" idx="2"/>
                        </wps:cNvCnPr>
                        <wps:spPr>
                          <a:xfrm flipV="1">
                            <a:off x="729737" y="1516133"/>
                            <a:ext cx="971789" cy="402385"/>
                          </a:xfrm>
                          <a:prstGeom prst="line">
                            <a:avLst/>
                          </a:prstGeom>
                        </wps:spPr>
                        <wps:style>
                          <a:lnRef idx="1">
                            <a:schemeClr val="dk1"/>
                          </a:lnRef>
                          <a:fillRef idx="0">
                            <a:schemeClr val="dk1"/>
                          </a:fillRef>
                          <a:effectRef idx="0">
                            <a:schemeClr val="dk1"/>
                          </a:effectRef>
                          <a:fontRef idx="minor">
                            <a:schemeClr val="tx1"/>
                          </a:fontRef>
                        </wps:style>
                        <wps:bodyPr/>
                      </wps:wsp>
                      <wps:wsp>
                        <wps:cNvPr id="293" name="Elipse 293"/>
                        <wps:cNvSpPr/>
                        <wps:spPr>
                          <a:xfrm>
                            <a:off x="2590692" y="854876"/>
                            <a:ext cx="376555" cy="342265"/>
                          </a:xfrm>
                          <a:prstGeom prst="ellipse">
                            <a:avLst/>
                          </a:prstGeom>
                        </wps:spPr>
                        <wps:style>
                          <a:lnRef idx="2">
                            <a:schemeClr val="dk1"/>
                          </a:lnRef>
                          <a:fillRef idx="1">
                            <a:schemeClr val="lt1"/>
                          </a:fillRef>
                          <a:effectRef idx="0">
                            <a:schemeClr val="dk1"/>
                          </a:effectRef>
                          <a:fontRef idx="minor">
                            <a:schemeClr val="dk1"/>
                          </a:fontRef>
                        </wps:style>
                        <wps:txbx>
                          <w:txbxContent>
                            <w:p w14:paraId="580E4113" w14:textId="07679833" w:rsidR="00F367BC" w:rsidRDefault="00F367BC" w:rsidP="00D62DBA">
                              <w:pPr>
                                <w:spacing w:line="254"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4" name="Conector recto 294"/>
                        <wps:cNvCnPr>
                          <a:stCxn id="256" idx="6"/>
                          <a:endCxn id="293" idx="2"/>
                        </wps:cNvCnPr>
                        <wps:spPr>
                          <a:xfrm>
                            <a:off x="2044041" y="552418"/>
                            <a:ext cx="546651" cy="473531"/>
                          </a:xfrm>
                          <a:prstGeom prst="line">
                            <a:avLst/>
                          </a:prstGeom>
                        </wps:spPr>
                        <wps:style>
                          <a:lnRef idx="1">
                            <a:schemeClr val="dk1"/>
                          </a:lnRef>
                          <a:fillRef idx="0">
                            <a:schemeClr val="dk1"/>
                          </a:fillRef>
                          <a:effectRef idx="0">
                            <a:schemeClr val="dk1"/>
                          </a:effectRef>
                          <a:fontRef idx="minor">
                            <a:schemeClr val="tx1"/>
                          </a:fontRef>
                        </wps:style>
                        <wps:bodyPr/>
                      </wps:wsp>
                      <wps:wsp>
                        <wps:cNvPr id="296" name="Conector recto 296"/>
                        <wps:cNvCnPr>
                          <a:stCxn id="259" idx="6"/>
                          <a:endCxn id="293" idx="2"/>
                        </wps:cNvCnPr>
                        <wps:spPr>
                          <a:xfrm flipV="1">
                            <a:off x="2044041" y="1025949"/>
                            <a:ext cx="546651" cy="356"/>
                          </a:xfrm>
                          <a:prstGeom prst="line">
                            <a:avLst/>
                          </a:prstGeom>
                        </wps:spPr>
                        <wps:style>
                          <a:lnRef idx="1">
                            <a:schemeClr val="dk1"/>
                          </a:lnRef>
                          <a:fillRef idx="0">
                            <a:schemeClr val="dk1"/>
                          </a:fillRef>
                          <a:effectRef idx="0">
                            <a:schemeClr val="dk1"/>
                          </a:effectRef>
                          <a:fontRef idx="minor">
                            <a:schemeClr val="tx1"/>
                          </a:fontRef>
                        </wps:style>
                        <wps:bodyPr/>
                      </wps:wsp>
                      <wps:wsp>
                        <wps:cNvPr id="297" name="Conector recto 297"/>
                        <wps:cNvCnPr>
                          <a:stCxn id="260" idx="6"/>
                          <a:endCxn id="293" idx="2"/>
                        </wps:cNvCnPr>
                        <wps:spPr>
                          <a:xfrm flipV="1">
                            <a:off x="2078081" y="1025949"/>
                            <a:ext cx="512611" cy="490184"/>
                          </a:xfrm>
                          <a:prstGeom prst="line">
                            <a:avLst/>
                          </a:prstGeom>
                        </wps:spPr>
                        <wps:style>
                          <a:lnRef idx="1">
                            <a:schemeClr val="dk1"/>
                          </a:lnRef>
                          <a:fillRef idx="0">
                            <a:schemeClr val="dk1"/>
                          </a:fillRef>
                          <a:effectRef idx="0">
                            <a:schemeClr val="dk1"/>
                          </a:effectRef>
                          <a:fontRef idx="minor">
                            <a:schemeClr val="tx1"/>
                          </a:fontRef>
                        </wps:style>
                        <wps:bodyPr/>
                      </wps:wsp>
                      <wps:wsp>
                        <wps:cNvPr id="298" name="Conector recto de flecha 298"/>
                        <wps:cNvCnPr>
                          <a:stCxn id="293" idx="6"/>
                        </wps:cNvCnPr>
                        <wps:spPr>
                          <a:xfrm>
                            <a:off x="2967247" y="1025949"/>
                            <a:ext cx="392481" cy="3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 name="Cuadro de texto 139"/>
                        <wps:cNvSpPr txBox="1"/>
                        <wps:spPr>
                          <a:xfrm>
                            <a:off x="3401182" y="881648"/>
                            <a:ext cx="379730" cy="302260"/>
                          </a:xfrm>
                          <a:prstGeom prst="rect">
                            <a:avLst/>
                          </a:prstGeom>
                          <a:solidFill>
                            <a:schemeClr val="lt1"/>
                          </a:solidFill>
                          <a:ln w="6350">
                            <a:noFill/>
                          </a:ln>
                        </wps:spPr>
                        <wps:txbx>
                          <w:txbxContent>
                            <w:p w14:paraId="584744E7" w14:textId="77777777" w:rsidR="00F367BC" w:rsidRPr="00D62DBA" w:rsidRDefault="00F367BC" w:rsidP="00D62DBA">
                              <w:pPr>
                                <w:spacing w:line="256" w:lineRule="auto"/>
                                <w:rPr>
                                  <w:rFonts w:ascii="Cambria Math" w:eastAsia="Calibri" w:hAnsi="Cambria Math"/>
                                  <w:i/>
                                  <w:iCs/>
                                  <w:sz w:val="24"/>
                                  <w:szCs w:val="24"/>
                                </w:rPr>
                              </w:pPr>
                              <m:oMathPara>
                                <m:oMathParaPr>
                                  <m:jc m:val="centerGroup"/>
                                </m:oMathParaPr>
                                <m:oMath>
                                  <m:r>
                                    <w:rPr>
                                      <w:rFonts w:ascii="Cambria Math" w:eastAsia="Calibri" w:hAnsi="Cambria Math"/>
                                      <w:sz w:val="24"/>
                                      <w:szCs w:val="24"/>
                                    </w:rPr>
                                    <m:t>y</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E07380A" id="Lienzo 255" o:spid="_x0000_s1216" editas="canvas" style="position:absolute;left:0;text-align:left;margin-left:0;margin-top:0;width:304.45pt;height:173.5pt;z-index:251738127;mso-position-horizontal:center;mso-position-horizontal-relative:page;mso-position-vertical-relative:text;mso-width-relative:margin;mso-height-relative:margin" coordsize="38658,22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">
                <v:shape id="_x0000_s1217" type="#_x0000_t75" style="position:absolute;width:38658;height:22028;visibility:visible;mso-wrap-style:square" filled="t" stroked="t" strokecolor="#e7e6e6 [3214]">
                  <v:fill o:detectmouseclick="t"/>
                  <v:path o:connecttype="none"/>
                </v:shape>
                <v:oval id="Elipse 256" o:spid="_x0000_s1218" style="position:absolute;left:16673;top:3810;width:376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" fillcolor="white [3201]" strokecolor="black [3200]" strokeweight="1pt">
                  <v:stroke joinstyle="miter"/>
                  <v:textbox>
                    <w:txbxContent>
                      <w:p w14:paraId="55D73B03" w14:textId="77777777" w:rsidR="00F367BC" w:rsidRPr="003620E9" w:rsidRDefault="00F367BC" w:rsidP="0057039A">
                        <w:pPr>
                          <w:ind w:firstLine="0"/>
                          <w:jc w:val="center"/>
                          <w:rPr>
                            <w:rFonts w:cs="Arial"/>
                            <w:i/>
                            <w:iCs/>
                            <w:lang w:val="en-US"/>
                          </w:rPr>
                        </w:pPr>
                        <m:oMathPara>
                          <m:oMathParaPr>
                            <m:jc m:val="center"/>
                          </m:oMathParaPr>
                          <m:oMath>
                            <m:r>
                              <w:rPr>
                                <w:rFonts w:ascii="Cambria Math" w:hAnsi="Cambria Math" w:cs="Arial"/>
                                <w:lang w:val="en-US"/>
                              </w:rPr>
                              <m:t>f</m:t>
                            </m:r>
                          </m:oMath>
                        </m:oMathPara>
                      </w:p>
                      <w:p w14:paraId="1BBDF6F2" w14:textId="77777777" w:rsidR="00F367BC" w:rsidRDefault="00F367BC" w:rsidP="0057039A">
                        <w:pPr>
                          <w:jc w:val="center"/>
                        </w:pPr>
                      </w:p>
                    </w:txbxContent>
                  </v:textbox>
                </v:oval>
                <v:oval id="Elipse 259" o:spid="_x0000_s1219" style="position:absolute;left:16674;top:8549;width:376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" fillcolor="white [3201]" strokecolor="black [3200]" strokeweight="1pt">
                  <v:stroke joinstyle="miter"/>
                  <v:textbox>
                    <w:txbxContent>
                      <w:p w14:paraId="0322EE51" w14:textId="77777777" w:rsidR="00F367BC" w:rsidRDefault="00F367BC" w:rsidP="0057039A">
                        <w:pPr>
                          <w:spacing w:line="256" w:lineRule="auto"/>
                          <w:jc w:val="center"/>
                          <w:rPr>
                            <w:rFonts w:ascii="Cambria Math" w:eastAsia="Calibri" w:hAnsi="Cambria Math" w:cs="Arial"/>
                            <w:i/>
                            <w:iCs/>
                            <w:lang w:val="en-US"/>
                          </w:rPr>
                        </w:pPr>
                        <m:oMathPara>
                          <m:oMathParaPr>
                            <m:jc m:val="centerGroup"/>
                          </m:oMathParaPr>
                          <m:oMath>
                            <m:r>
                              <w:rPr>
                                <w:rFonts w:ascii="Cambria Math" w:eastAsia="Calibri" w:hAnsi="Cambria Math" w:cs="Arial"/>
                                <w:lang w:val="en-US"/>
                              </w:rPr>
                              <m:t>f</m:t>
                            </m:r>
                          </m:oMath>
                        </m:oMathPara>
                      </w:p>
                      <w:p w14:paraId="6E1D49E7" w14:textId="77777777" w:rsidR="00F367BC" w:rsidRDefault="00F367BC" w:rsidP="0057039A">
                        <w:pPr>
                          <w:spacing w:line="256" w:lineRule="auto"/>
                          <w:jc w:val="center"/>
                          <w:rPr>
                            <w:rFonts w:eastAsia="Calibri"/>
                          </w:rPr>
                        </w:pPr>
                        <w:r>
                          <w:rPr>
                            <w:rFonts w:eastAsia="Calibri"/>
                          </w:rPr>
                          <w:t> </w:t>
                        </w:r>
                      </w:p>
                    </w:txbxContent>
                  </v:textbox>
                </v:oval>
                <v:oval id="Elipse 260" o:spid="_x0000_s1220" style="position:absolute;left:17015;top:13447;width:376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" fillcolor="white [3201]" strokecolor="black [3200]" strokeweight="1pt">
                  <v:stroke joinstyle="miter"/>
                  <v:textbox>
                    <w:txbxContent>
                      <w:p w14:paraId="558ECEE4" w14:textId="77777777" w:rsidR="00F367BC" w:rsidRDefault="00F367BC" w:rsidP="0057039A">
                        <w:pPr>
                          <w:spacing w:line="256" w:lineRule="auto"/>
                          <w:jc w:val="center"/>
                          <w:rPr>
                            <w:rFonts w:ascii="Cambria Math" w:eastAsia="Calibri" w:hAnsi="Cambria Math" w:cs="Arial"/>
                            <w:i/>
                            <w:iCs/>
                            <w:lang w:val="en-US"/>
                          </w:rPr>
                        </w:pPr>
                        <m:oMathPara>
                          <m:oMathParaPr>
                            <m:jc m:val="centerGroup"/>
                          </m:oMathParaPr>
                          <m:oMath>
                            <m:r>
                              <w:rPr>
                                <w:rFonts w:ascii="Cambria Math" w:eastAsia="Calibri" w:hAnsi="Cambria Math" w:cs="Arial"/>
                                <w:lang w:val="en-US"/>
                              </w:rPr>
                              <m:t>f</m:t>
                            </m:r>
                          </m:oMath>
                        </m:oMathPara>
                      </w:p>
                      <w:p w14:paraId="62A3F185" w14:textId="77777777" w:rsidR="00F367BC" w:rsidRDefault="00F367BC" w:rsidP="0057039A">
                        <w:pPr>
                          <w:spacing w:line="256" w:lineRule="auto"/>
                          <w:jc w:val="center"/>
                          <w:rPr>
                            <w:rFonts w:eastAsia="Calibri"/>
                          </w:rPr>
                        </w:pPr>
                        <w:r>
                          <w:rPr>
                            <w:rFonts w:eastAsia="Calibri"/>
                          </w:rPr>
                          <w:t> </w:t>
                        </w:r>
                      </w:p>
                    </w:txbxContent>
                  </v:textbox>
                </v:oval>
                <v:shape id="Cuadro de texto 99" o:spid="_x0000_s1221" type="#_x0000_t202" style="position:absolute;left:1449;top:304;width:332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" fillcolor="white [3201]" stroked="f" strokeweight=".5pt">
                  <v:textbox>
                    <w:txbxContent>
                      <w:p w14:paraId="02517C3D" w14:textId="77777777" w:rsidR="00F367BC" w:rsidRDefault="00FC4A4A" w:rsidP="0057039A">
                        <w:pPr>
                          <w:spacing w:line="256" w:lineRule="auto"/>
                          <w:rPr>
                            <w:rFonts w:ascii="Cambria Math" w:eastAsia="Calibri"/>
                            <w:i/>
                            <w:iCs/>
                          </w:rPr>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1</m:t>
                                </m:r>
                              </m:sub>
                            </m:sSub>
                          </m:oMath>
                        </m:oMathPara>
                      </w:p>
                    </w:txbxContent>
                  </v:textbox>
                </v:shape>
                <v:rect id="Rectángulo 263" o:spid="_x0000_s1222" style="position:absolute;left:5291;top:3810;width:1937;height:1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" fillcolor="white [3201]" strokecolor="black [3200]"/>
                <v:shape id="Cuadro de texto 99" o:spid="_x0000_s1223" type="#_x0000_t202" style="position:absolute;left:1694;top:3810;width:3321;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" fillcolor="white [3201]" stroked="f" strokeweight=".5pt">
                  <v:textbox>
                    <w:txbxContent>
                      <w:p w14:paraId="15EE7996" w14:textId="521A8D21" w:rsidR="00F367BC" w:rsidRDefault="00FC4A4A" w:rsidP="0057039A">
                        <w:pPr>
                          <w:spacing w:line="256" w:lineRule="auto"/>
                          <w:rPr>
                            <w:rFonts w:ascii="Cambria Math" w:eastAsia="Calibri"/>
                            <w:i/>
                            <w:iCs/>
                          </w:rPr>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2</m:t>
                                </m:r>
                              </m:sub>
                            </m:sSub>
                          </m:oMath>
                        </m:oMathPara>
                      </w:p>
                    </w:txbxContent>
                  </v:textbox>
                </v:shape>
                <v:rect id="Rectángulo 265" o:spid="_x0000_s1224" style="position:absolute;left:5291;top:6555;width:1937;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" fillcolor="white [3201]" strokecolor="black [3200]"/>
                <v:shape id="Cuadro de texto 99" o:spid="_x0000_s1225" type="#_x0000_t202" style="position:absolute;left:1902;top:17857;width:3321;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" fillcolor="white [3201]" stroked="f" strokeweight=".5pt">
                  <v:textbox>
                    <w:txbxContent>
                      <w:p w14:paraId="1058ADE8" w14:textId="6693503B" w:rsidR="00F367BC" w:rsidRDefault="00FC4A4A" w:rsidP="0057039A">
                        <w:pPr>
                          <w:spacing w:line="256" w:lineRule="auto"/>
                          <w:rPr>
                            <w:rFonts w:ascii="Cambria Math" w:eastAsia="Calibri"/>
                            <w:i/>
                            <w:iCs/>
                          </w:rPr>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n</m:t>
                                </m:r>
                              </m:sub>
                            </m:sSub>
                          </m:oMath>
                        </m:oMathPara>
                      </w:p>
                    </w:txbxContent>
                  </v:textbox>
                </v:shape>
                <v:rect id="Rectángulo 267" o:spid="_x0000_s1226" style="position:absolute;left:5360;top:15427;width:1937;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" fillcolor="white [3201]" strokecolor="black [3200]"/>
                <v:rect id="Rectángulo 268" o:spid="_x0000_s1227" style="position:absolute;left:5360;top:9489;width:1937;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" fillcolor="white [3201]" strokecolor="black [3200]"/>
                <v:rect id="Rectángulo 269" o:spid="_x0000_s1228" style="position:absolute;left:5360;top:12468;width:1937;height:1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" fillcolor="white [3201]" strokecolor="black [3200]"/>
                <v:rect id="Rectángulo 270" o:spid="_x0000_s1229" style="position:absolute;left:5360;top:18148;width:1937;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" fillcolor="white [3201]" strokecolor="black [3200]"/>
                <v:rect id="Rectángulo 271" o:spid="_x0000_s1230" style="position:absolute;left:5223;top:1060;width:1937;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" fillcolor="white [3201]" strokecolor="black [3200]"/>
                <v:line id="Conector recto 272" o:spid="_x0000_s1231" style="position:absolute;visibility:visible;mso-wrap-style:square" from="7297,1870" to="16673,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" strokecolor="black [3200]" strokeweight=".5pt">
                  <v:stroke joinstyle="miter"/>
                </v:line>
                <v:line id="Conector recto 273" o:spid="_x0000_s1232" style="position:absolute;visibility:visible;mso-wrap-style:square" from="7297,1870" to="16674,10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" strokecolor="black [3200]" strokeweight=".5pt">
                  <v:stroke joinstyle="miter"/>
                </v:line>
                <v:line id="Conector recto 274" o:spid="_x0000_s1233" style="position:absolute;visibility:visible;mso-wrap-style:square" from="7228,1870" to="17015,15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" strokecolor="black [3200]" strokeweight=".5pt">
                  <v:stroke joinstyle="miter"/>
                </v:line>
                <v:line id="Conector recto 275" o:spid="_x0000_s1234" style="position:absolute;visibility:visible;mso-wrap-style:square" from="7228,4806" to="16673,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" strokecolor="black [3200]" strokeweight=".5pt">
                  <v:stroke joinstyle="miter"/>
                </v:line>
                <v:line id="Conector recto 276" o:spid="_x0000_s1235" style="position:absolute;visibility:visible;mso-wrap-style:square" from="7228,4806" to="16674,10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" strokecolor="black [3200]" strokeweight=".5pt">
                  <v:stroke joinstyle="miter"/>
                </v:line>
                <v:line id="Conector recto 277" o:spid="_x0000_s1236" style="position:absolute;visibility:visible;mso-wrap-style:square" from="7297,4806" to="17015,15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" strokecolor="black [3200]" strokeweight=".5pt">
                  <v:stroke joinstyle="miter"/>
                </v:line>
                <v:line id="Conector recto 278" o:spid="_x0000_s1237" style="position:absolute;flip:y;visibility:visible;mso-wrap-style:square" from="7228,5524" to="16673,7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" strokecolor="black [3200]" strokeweight=".5pt">
                  <v:stroke joinstyle="miter"/>
                </v:line>
                <v:line id="Conector recto 279" o:spid="_x0000_s1238" style="position:absolute;visibility:visible;mso-wrap-style:square" from="7228,7552" to="16674,10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" strokecolor="black [3200]" strokeweight=".5pt">
                  <v:stroke joinstyle="miter"/>
                </v:line>
                <v:line id="Conector recto 280" o:spid="_x0000_s1239" style="position:absolute;visibility:visible;mso-wrap-style:square" from="7297,7552" to="17015,15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" strokecolor="black [3200]" strokeweight=".5pt">
                  <v:stroke joinstyle="miter"/>
                </v:line>
                <v:line id="Conector recto 281" o:spid="_x0000_s1240" style="position:absolute;flip:y;visibility:visible;mso-wrap-style:square" from="7297,5524" to="16673,1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" strokecolor="black [3200]" strokeweight=".5pt">
                  <v:stroke joinstyle="miter"/>
                </v:line>
                <v:line id="Conector recto 282" o:spid="_x0000_s1241" style="position:absolute;flip:y;visibility:visible;mso-wrap-style:square" from="7297,10263" to="16674,1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" strokecolor="black [3200]" strokeweight=".5pt">
                  <v:stroke joinstyle="miter"/>
                </v:line>
                <v:line id="Conector recto 283" o:spid="_x0000_s1242" style="position:absolute;visibility:visible;mso-wrap-style:square" from="7297,10486" to="17015,15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" strokecolor="black [3200]" strokeweight=".5pt">
                  <v:stroke joinstyle="miter"/>
                </v:line>
                <v:line id="Conector recto 284" o:spid="_x0000_s1243" style="position:absolute;flip:y;visibility:visible;mso-wrap-style:square" from="7297,5524" to="16673,13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" strokecolor="black [3200]" strokeweight=".5pt">
                  <v:stroke joinstyle="miter"/>
                </v:line>
                <v:line id="Conector recto 285" o:spid="_x0000_s1244" style="position:absolute;flip:y;visibility:visible;mso-wrap-style:square" from="7297,10263" to="16674,13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" strokecolor="black [3200]" strokeweight=".5pt">
                  <v:stroke joinstyle="miter"/>
                </v:line>
                <v:line id="Conector recto 286" o:spid="_x0000_s1245" style="position:absolute;visibility:visible;mso-wrap-style:square" from="7297,13464" to="17015,15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" strokecolor="black [3200]" strokeweight=".5pt">
                  <v:stroke joinstyle="miter"/>
                </v:line>
                <v:line id="Conector recto 287" o:spid="_x0000_s1246" style="position:absolute;flip:y;visibility:visible;mso-wrap-style:square" from="7297,5524" to="16673,1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" strokecolor="black [3200]" strokeweight=".5pt">
                  <v:stroke joinstyle="miter"/>
                </v:line>
                <v:line id="Conector recto 288" o:spid="_x0000_s1247" style="position:absolute;flip:y;visibility:visible;mso-wrap-style:square" from="7297,10262" to="16674,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" strokecolor="black [3200]" strokeweight=".5pt">
                  <v:stroke joinstyle="miter"/>
                </v:line>
                <v:line id="Conector recto 289" o:spid="_x0000_s1248" style="position:absolute;flip:y;visibility:visible;mso-wrap-style:square" from="7297,15160" to="17015,16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" strokecolor="black [3200]" strokeweight=".5pt">
                  <v:stroke joinstyle="miter"/>
                </v:line>
                <v:line id="Conector recto 290" o:spid="_x0000_s1249" style="position:absolute;flip:y;visibility:visible;mso-wrap-style:square" from="7297,5524" to="16673,1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" strokecolor="black [3200]" strokeweight=".5pt">
                  <v:stroke joinstyle="miter"/>
                </v:line>
                <v:line id="Conector recto 291" o:spid="_x0000_s1250" style="position:absolute;flip:y;visibility:visible;mso-wrap-style:square" from="7297,10263" to="16674,19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" strokecolor="black [3200]" strokeweight=".5pt">
                  <v:stroke joinstyle="miter"/>
                </v:line>
                <v:line id="Conector recto 292" o:spid="_x0000_s1251" style="position:absolute;flip:y;visibility:visible;mso-wrap-style:square" from="7297,15161" to="17015,19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" strokecolor="black [3200]" strokeweight=".5pt">
                  <v:stroke joinstyle="miter"/>
                </v:line>
                <v:oval id="Elipse 293" o:spid="_x0000_s1252" style="position:absolute;left:25906;top:8548;width:3766;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" fillcolor="white [3201]" strokecolor="black [3200]" strokeweight="1pt">
                  <v:stroke joinstyle="miter"/>
                  <v:textbox>
                    <w:txbxContent>
                      <w:p w14:paraId="580E4113" w14:textId="07679833" w:rsidR="00F367BC" w:rsidRDefault="00F367BC" w:rsidP="00D62DBA">
                        <w:pPr>
                          <w:spacing w:line="254" w:lineRule="auto"/>
                          <w:jc w:val="center"/>
                          <w:rPr>
                            <w:rFonts w:eastAsia="Calibri"/>
                          </w:rPr>
                        </w:pPr>
                        <w:r>
                          <w:rPr>
                            <w:rFonts w:eastAsia="Calibri"/>
                          </w:rPr>
                          <w:t> </w:t>
                        </w:r>
                      </w:p>
                    </w:txbxContent>
                  </v:textbox>
                </v:oval>
                <v:line id="Conector recto 294" o:spid="_x0000_s1253" style="position:absolute;visibility:visible;mso-wrap-style:square" from="20440,5524" to="25906,10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" strokecolor="black [3200]" strokeweight=".5pt">
                  <v:stroke joinstyle="miter"/>
                </v:line>
                <v:line id="Conector recto 296" o:spid="_x0000_s1254" style="position:absolute;flip:y;visibility:visible;mso-wrap-style:square" from="20440,10259" to="25906,10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" strokecolor="black [3200]" strokeweight=".5pt">
                  <v:stroke joinstyle="miter"/>
                </v:line>
                <v:line id="Conector recto 297" o:spid="_x0000_s1255" style="position:absolute;flip:y;visibility:visible;mso-wrap-style:square" from="20780,10259" to="25906,15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" strokecolor="black [3200]" strokeweight=".5pt">
                  <v:stroke joinstyle="miter"/>
                </v:line>
                <v:shape id="Conector recto de flecha 298" o:spid="_x0000_s1256" type="#_x0000_t32" style="position:absolute;left:29672;top:10259;width:3925;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" strokecolor="black [3200]" strokeweight=".5pt">
                  <v:stroke endarrow="block" joinstyle="miter"/>
                </v:shape>
                <v:shape id="Cuadro de texto 139" o:spid="_x0000_s1257" type="#_x0000_t202" style="position:absolute;left:34011;top:8816;width:3798;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" fillcolor="white [3201]" stroked="f" strokeweight=".5pt">
                  <v:textbox>
                    <w:txbxContent>
                      <w:p w14:paraId="584744E7" w14:textId="77777777" w:rsidR="00F367BC" w:rsidRPr="00D62DBA" w:rsidRDefault="00F367BC" w:rsidP="00D62DBA">
                        <w:pPr>
                          <w:spacing w:line="256" w:lineRule="auto"/>
                          <w:rPr>
                            <w:rFonts w:ascii="Cambria Math" w:eastAsia="Calibri" w:hAnsi="Cambria Math"/>
                            <w:i/>
                            <w:iCs/>
                            <w:sz w:val="24"/>
                            <w:szCs w:val="24"/>
                          </w:rPr>
                        </w:pPr>
                        <m:oMathPara>
                          <m:oMathParaPr>
                            <m:jc m:val="centerGroup"/>
                          </m:oMathParaPr>
                          <m:oMath>
                            <m:r>
                              <w:rPr>
                                <w:rFonts w:ascii="Cambria Math" w:eastAsia="Calibri" w:hAnsi="Cambria Math"/>
                                <w:sz w:val="24"/>
                                <w:szCs w:val="24"/>
                              </w:rPr>
                              <m:t>y</m:t>
                            </m:r>
                          </m:oMath>
                        </m:oMathPara>
                      </w:p>
                    </w:txbxContent>
                  </v:textbox>
                </v:shape>
                <w10:wrap type="square" anchorx="page"/>
              </v:group>
            </w:pict>
          </mc:Fallback>
        </mc:AlternateContent>
      </w:r>
    </w:p>
    <w:p w14:paraId="41D72AEA" w14:textId="069A46D1" w:rsidR="00B22D7E" w:rsidRDefault="00B22D7E" w:rsidP="0072512F">
      <w:pPr>
        <w:ind w:firstLine="0"/>
        <w:rPr>
          <w:rFonts w:cs="Arial"/>
        </w:rPr>
      </w:pPr>
    </w:p>
    <w:p w14:paraId="679B81EF" w14:textId="51A24382" w:rsidR="00B22D7E" w:rsidRDefault="00B22D7E" w:rsidP="0072512F">
      <w:pPr>
        <w:ind w:firstLine="0"/>
        <w:rPr>
          <w:rFonts w:cs="Arial"/>
        </w:rPr>
      </w:pPr>
    </w:p>
    <w:p w14:paraId="5904B74E" w14:textId="56DC0E60" w:rsidR="00B22D7E" w:rsidRDefault="00B22D7E" w:rsidP="0072512F">
      <w:pPr>
        <w:ind w:firstLine="0"/>
        <w:rPr>
          <w:rFonts w:cs="Arial"/>
        </w:rPr>
      </w:pPr>
    </w:p>
    <w:p w14:paraId="53205363" w14:textId="1A2BE6FE" w:rsidR="00345A12" w:rsidRDefault="00345A12" w:rsidP="0072512F">
      <w:pPr>
        <w:ind w:firstLine="0"/>
        <w:rPr>
          <w:rFonts w:cs="Arial"/>
        </w:rPr>
      </w:pPr>
    </w:p>
    <w:p w14:paraId="21495293" w14:textId="14F1A301" w:rsidR="00345A12" w:rsidRDefault="00345A12" w:rsidP="0072512F">
      <w:pPr>
        <w:ind w:firstLine="0"/>
        <w:rPr>
          <w:rFonts w:cs="Arial"/>
        </w:rPr>
      </w:pPr>
    </w:p>
    <w:p w14:paraId="1507096D" w14:textId="5B8D50B8" w:rsidR="00345A12" w:rsidRDefault="00345A12" w:rsidP="0072512F">
      <w:pPr>
        <w:ind w:firstLine="0"/>
        <w:rPr>
          <w:rFonts w:cs="Arial"/>
        </w:rPr>
      </w:pPr>
      <w:r>
        <w:rPr>
          <w:noProof/>
        </w:rPr>
        <mc:AlternateContent>
          <mc:Choice Requires="wps">
            <w:drawing>
              <wp:anchor distT="0" distB="0" distL="114300" distR="114300" simplePos="0" relativeHeight="251742223" behindDoc="0" locked="0" layoutInCell="1" allowOverlap="1" wp14:anchorId="1D7A69B9" wp14:editId="3D7095A1">
                <wp:simplePos x="0" y="0"/>
                <wp:positionH relativeFrom="column">
                  <wp:posOffset>956733</wp:posOffset>
                </wp:positionH>
                <wp:positionV relativeFrom="paragraph">
                  <wp:posOffset>306282</wp:posOffset>
                </wp:positionV>
                <wp:extent cx="3832014" cy="491836"/>
                <wp:effectExtent l="0" t="0" r="0" b="3810"/>
                <wp:wrapNone/>
                <wp:docPr id="301" name="Cuadro de texto 301"/>
                <wp:cNvGraphicFramePr/>
                <a:graphic xmlns:a="http://schemas.openxmlformats.org/drawingml/2006/main">
                  <a:graphicData uri="http://schemas.microsoft.com/office/word/2010/wordprocessingShape">
                    <wps:wsp>
                      <wps:cNvSpPr txBox="1"/>
                      <wps:spPr>
                        <a:xfrm>
                          <a:off x="0" y="0"/>
                          <a:ext cx="3832014" cy="491836"/>
                        </a:xfrm>
                        <a:prstGeom prst="rect">
                          <a:avLst/>
                        </a:prstGeom>
                        <a:solidFill>
                          <a:prstClr val="white"/>
                        </a:solidFill>
                        <a:ln>
                          <a:noFill/>
                        </a:ln>
                      </wps:spPr>
                      <wps:txbx>
                        <w:txbxContent>
                          <w:p w14:paraId="48BCE2A1" w14:textId="3B1C4F2C" w:rsidR="00F367BC" w:rsidRPr="005B0FF8" w:rsidRDefault="00F367BC" w:rsidP="00125903">
                            <w:pPr>
                              <w:ind w:firstLine="0"/>
                              <w:rPr>
                                <w:sz w:val="20"/>
                                <w:szCs w:val="20"/>
                                <w:lang w:val="es-419" w:eastAsia="es-419"/>
                              </w:rPr>
                            </w:pPr>
                            <w:r w:rsidRPr="005B0FF8">
                              <w:rPr>
                                <w:i/>
                                <w:iCs/>
                                <w:sz w:val="20"/>
                                <w:szCs w:val="20"/>
                                <w:lang w:val="es-419" w:eastAsia="es-419"/>
                              </w:rPr>
                              <w:t xml:space="preserve">Nota. </w:t>
                            </w:r>
                            <w:r w:rsidRPr="005B0FF8">
                              <w:rPr>
                                <w:sz w:val="20"/>
                                <w:szCs w:val="20"/>
                                <w:lang w:val="es-419" w:eastAsia="es-419"/>
                              </w:rPr>
                              <w:t xml:space="preserve">Adaptado de </w:t>
                            </w:r>
                            <w:r w:rsidRPr="005B0FF8">
                              <w:rPr>
                                <w:i/>
                                <w:iCs/>
                                <w:sz w:val="20"/>
                                <w:szCs w:val="20"/>
                                <w:lang w:val="es-419" w:eastAsia="es-419"/>
                              </w:rPr>
                              <w:t>Inteligencia Artificial: Un enfoque moderno</w:t>
                            </w:r>
                            <w:r w:rsidRPr="005B0FF8">
                              <w:rPr>
                                <w:sz w:val="20"/>
                                <w:szCs w:val="20"/>
                                <w:lang w:val="es-419" w:eastAsia="es-419"/>
                              </w:rPr>
                              <w:t xml:space="preserve"> </w:t>
                            </w:r>
                            <w:r w:rsidRPr="005B0FF8">
                              <w:rPr>
                                <w:i/>
                                <w:iCs/>
                                <w:sz w:val="20"/>
                                <w:szCs w:val="20"/>
                                <w:lang w:val="es-419" w:eastAsia="es-419"/>
                              </w:rPr>
                              <w:t>(p. 847)</w:t>
                            </w:r>
                            <w:r>
                              <w:rPr>
                                <w:i/>
                                <w:iCs/>
                                <w:sz w:val="20"/>
                                <w:szCs w:val="20"/>
                                <w:lang w:val="es-419" w:eastAsia="es-419"/>
                              </w:rPr>
                              <w:t xml:space="preserve"> </w:t>
                            </w:r>
                            <w:r>
                              <w:rPr>
                                <w:sz w:val="20"/>
                                <w:szCs w:val="20"/>
                                <w:lang w:val="es-419" w:eastAsia="es-419"/>
                              </w:rPr>
                              <w:t>[Imagen]</w:t>
                            </w:r>
                            <w:r w:rsidRPr="005B0FF8">
                              <w:rPr>
                                <w:i/>
                                <w:iCs/>
                                <w:sz w:val="20"/>
                                <w:szCs w:val="20"/>
                                <w:lang w:val="es-419" w:eastAsia="es-419"/>
                              </w:rPr>
                              <w:t>,</w:t>
                            </w:r>
                            <w:r w:rsidRPr="005B0FF8">
                              <w:rPr>
                                <w:sz w:val="20"/>
                                <w:szCs w:val="20"/>
                                <w:lang w:val="es-419" w:eastAsia="es-419"/>
                              </w:rPr>
                              <w:t xml:space="preserve"> por </w:t>
                            </w:r>
                            <w:r w:rsidRPr="005B0FF8">
                              <w:rPr>
                                <w:rFonts w:cs="Arial"/>
                                <w:sz w:val="20"/>
                                <w:szCs w:val="20"/>
                              </w:rPr>
                              <w:t xml:space="preserve">Russell y </w:t>
                            </w:r>
                            <w:r w:rsidRPr="005B0FF8">
                              <w:rPr>
                                <w:rFonts w:cs="Arial"/>
                                <w:sz w:val="20"/>
                                <w:szCs w:val="20"/>
                              </w:rPr>
                              <w:t>Norvig, 2004</w:t>
                            </w:r>
                            <w:r w:rsidRPr="005B0FF8">
                              <w:rPr>
                                <w:rFonts w:cs="Arial"/>
                                <w:i/>
                                <w:iCs/>
                                <w:sz w:val="20"/>
                                <w:szCs w:val="20"/>
                              </w:rPr>
                              <w:t xml:space="preserve">. </w:t>
                            </w:r>
                            <w:r w:rsidRPr="005B0FF8">
                              <w:rPr>
                                <w:sz w:val="20"/>
                                <w:szCs w:val="20"/>
                                <w:lang w:val="es-419" w:eastAsia="es-419"/>
                              </w:rPr>
                              <w:t>Pearson Educación, 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A69B9" id="Cuadro de texto 301" o:spid="_x0000_s1258" type="#_x0000_t202" style="position:absolute;left:0;text-align:left;margin-left:75.35pt;margin-top:24.1pt;width:301.75pt;height:38.75pt;z-index:2517422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" stroked="f">
                <v:textbox inset="0,0,0,0">
                  <w:txbxContent>
                    <w:p w14:paraId="48BCE2A1" w14:textId="3B1C4F2C" w:rsidR="00F367BC" w:rsidRPr="005B0FF8" w:rsidRDefault="00F367BC" w:rsidP="00125903">
                      <w:pPr>
                        <w:ind w:firstLine="0"/>
                        <w:rPr>
                          <w:sz w:val="20"/>
                          <w:szCs w:val="20"/>
                          <w:lang w:val="es-419" w:eastAsia="es-419"/>
                        </w:rPr>
                      </w:pPr>
                      <w:r w:rsidRPr="005B0FF8">
                        <w:rPr>
                          <w:i/>
                          <w:iCs/>
                          <w:sz w:val="20"/>
                          <w:szCs w:val="20"/>
                          <w:lang w:val="es-419" w:eastAsia="es-419"/>
                        </w:rPr>
                        <w:t xml:space="preserve">Nota. </w:t>
                      </w:r>
                      <w:r w:rsidRPr="005B0FF8">
                        <w:rPr>
                          <w:sz w:val="20"/>
                          <w:szCs w:val="20"/>
                          <w:lang w:val="es-419" w:eastAsia="es-419"/>
                        </w:rPr>
                        <w:t xml:space="preserve">Adaptado de </w:t>
                      </w:r>
                      <w:r w:rsidRPr="005B0FF8">
                        <w:rPr>
                          <w:i/>
                          <w:iCs/>
                          <w:sz w:val="20"/>
                          <w:szCs w:val="20"/>
                          <w:lang w:val="es-419" w:eastAsia="es-419"/>
                        </w:rPr>
                        <w:t>Inteligencia Artificial: Un enfoque moderno</w:t>
                      </w:r>
                      <w:r w:rsidRPr="005B0FF8">
                        <w:rPr>
                          <w:sz w:val="20"/>
                          <w:szCs w:val="20"/>
                          <w:lang w:val="es-419" w:eastAsia="es-419"/>
                        </w:rPr>
                        <w:t xml:space="preserve"> </w:t>
                      </w:r>
                      <w:r w:rsidRPr="005B0FF8">
                        <w:rPr>
                          <w:i/>
                          <w:iCs/>
                          <w:sz w:val="20"/>
                          <w:szCs w:val="20"/>
                          <w:lang w:val="es-419" w:eastAsia="es-419"/>
                        </w:rPr>
                        <w:t>(p. 847)</w:t>
                      </w:r>
                      <w:r>
                        <w:rPr>
                          <w:i/>
                          <w:iCs/>
                          <w:sz w:val="20"/>
                          <w:szCs w:val="20"/>
                          <w:lang w:val="es-419" w:eastAsia="es-419"/>
                        </w:rPr>
                        <w:t xml:space="preserve"> </w:t>
                      </w:r>
                      <w:r>
                        <w:rPr>
                          <w:sz w:val="20"/>
                          <w:szCs w:val="20"/>
                          <w:lang w:val="es-419" w:eastAsia="es-419"/>
                        </w:rPr>
                        <w:t>[Imagen]</w:t>
                      </w:r>
                      <w:r w:rsidRPr="005B0FF8">
                        <w:rPr>
                          <w:i/>
                          <w:iCs/>
                          <w:sz w:val="20"/>
                          <w:szCs w:val="20"/>
                          <w:lang w:val="es-419" w:eastAsia="es-419"/>
                        </w:rPr>
                        <w:t>,</w:t>
                      </w:r>
                      <w:r w:rsidRPr="005B0FF8">
                        <w:rPr>
                          <w:sz w:val="20"/>
                          <w:szCs w:val="20"/>
                          <w:lang w:val="es-419" w:eastAsia="es-419"/>
                        </w:rPr>
                        <w:t xml:space="preserve"> por </w:t>
                      </w:r>
                      <w:r w:rsidRPr="005B0FF8">
                        <w:rPr>
                          <w:rFonts w:cs="Arial"/>
                          <w:sz w:val="20"/>
                          <w:szCs w:val="20"/>
                        </w:rPr>
                        <w:t xml:space="preserve">Russell y </w:t>
                      </w:r>
                      <w:r w:rsidRPr="005B0FF8">
                        <w:rPr>
                          <w:rFonts w:cs="Arial"/>
                          <w:sz w:val="20"/>
                          <w:szCs w:val="20"/>
                        </w:rPr>
                        <w:t>Norvig, 2004</w:t>
                      </w:r>
                      <w:r w:rsidRPr="005B0FF8">
                        <w:rPr>
                          <w:rFonts w:cs="Arial"/>
                          <w:i/>
                          <w:iCs/>
                          <w:sz w:val="20"/>
                          <w:szCs w:val="20"/>
                        </w:rPr>
                        <w:t xml:space="preserve">. </w:t>
                      </w:r>
                      <w:r w:rsidRPr="005B0FF8">
                        <w:rPr>
                          <w:sz w:val="20"/>
                          <w:szCs w:val="20"/>
                          <w:lang w:val="es-419" w:eastAsia="es-419"/>
                        </w:rPr>
                        <w:t>Pearson Educación, S.A.</w:t>
                      </w:r>
                    </w:p>
                  </w:txbxContent>
                </v:textbox>
              </v:shape>
            </w:pict>
          </mc:Fallback>
        </mc:AlternateContent>
      </w:r>
    </w:p>
    <w:p w14:paraId="657B792A" w14:textId="64972E47" w:rsidR="00B22D7E" w:rsidRDefault="00B22D7E" w:rsidP="0072512F">
      <w:pPr>
        <w:ind w:firstLine="0"/>
        <w:rPr>
          <w:rFonts w:cs="Arial"/>
        </w:rPr>
      </w:pPr>
    </w:p>
    <w:p w14:paraId="539F766B" w14:textId="16EB4A47" w:rsidR="00B22D7E" w:rsidRDefault="00B22D7E" w:rsidP="0072512F">
      <w:pPr>
        <w:ind w:firstLine="0"/>
        <w:rPr>
          <w:rFonts w:cs="Arial"/>
        </w:rPr>
      </w:pPr>
    </w:p>
    <w:p w14:paraId="79231009" w14:textId="7FEA1F04" w:rsidR="00B22D7E" w:rsidRDefault="00B22D7E" w:rsidP="0072512F">
      <w:pPr>
        <w:ind w:firstLine="0"/>
        <w:rPr>
          <w:rFonts w:cs="Arial"/>
        </w:rPr>
      </w:pPr>
    </w:p>
    <w:p w14:paraId="167C11F8" w14:textId="70CBE6CC" w:rsidR="0082449A" w:rsidRDefault="00EB0B1C" w:rsidP="00936AAD">
      <w:pPr>
        <w:rPr>
          <w:rFonts w:cs="Arial"/>
        </w:rPr>
      </w:pPr>
      <w:r>
        <w:rPr>
          <w:rFonts w:cs="Arial"/>
        </w:rPr>
        <w:lastRenderedPageBreak/>
        <w:fldChar w:fldCharType="begin" w:fldLock="1"/>
      </w:r>
      <w:r w:rsidR="0082449A">
        <w:rPr>
          <w:rFonts w:cs="Arial"/>
        </w:rPr>
        <w:instrText>ADDIN CSL_CITATION {"citationItems":[{"id":"ITEM-1","itemData":{"ISBN":"978-84-205-4003-0","author":[{"dropping-particle":"","family":"Russell","given":"S. J.","non-dropping-particle":"","parse-names":false,"suffix":""},{"dropping-particle":"","family":"Norvig","given":"P.","non-dropping-particle":"","parse-names":false,"suffix":""}],"edition":"2.ª ed.","id":"ITEM-1","issued":{"date-parts":[["2004"]]},"number-of-pages":"1240","publisher":"PEARSON EDUCACIÓN, S.A.,","title":"Inteligencia Artificial: Un Enfoque Moderno","type":"book"},"uris":["http://www.mendeley.com/documents/?uuid=80a11db9-cf8c-4051-8831-7670f4765563"]}],"mendeley":{"formattedCitation":"(Russell &amp; Norvig, 2004)","manualFormatting":"Russell &amp; Norvig, (2004)","plainTextFormattedCitation":"(Russell &amp; Norvig, 2004)","previouslyFormattedCitation":"(Russell &amp; Norvig, 2004)"},"properties":{"noteIndex":0},"schema":"https://github.com/citation-style-language/schema/raw/master/csl-citation.json"}</w:instrText>
      </w:r>
      <w:r>
        <w:rPr>
          <w:rFonts w:cs="Arial"/>
        </w:rPr>
        <w:fldChar w:fldCharType="separate"/>
      </w:r>
      <w:r w:rsidRPr="00EB0B1C">
        <w:rPr>
          <w:rFonts w:cs="Arial"/>
          <w:noProof/>
        </w:rPr>
        <w:t xml:space="preserve">Russell &amp; Norvig, </w:t>
      </w:r>
      <w:r>
        <w:rPr>
          <w:rFonts w:cs="Arial"/>
          <w:noProof/>
        </w:rPr>
        <w:t>(</w:t>
      </w:r>
      <w:r w:rsidRPr="00EB0B1C">
        <w:rPr>
          <w:rFonts w:cs="Arial"/>
          <w:noProof/>
        </w:rPr>
        <w:t>2004)</w:t>
      </w:r>
      <w:r>
        <w:rPr>
          <w:rFonts w:cs="Arial"/>
        </w:rPr>
        <w:fldChar w:fldCharType="end"/>
      </w:r>
      <w:r>
        <w:rPr>
          <w:rFonts w:cs="Arial"/>
        </w:rPr>
        <w:t xml:space="preserve"> mencionan</w:t>
      </w:r>
      <w:r w:rsidR="008A14F3">
        <w:rPr>
          <w:rFonts w:cs="Arial"/>
        </w:rPr>
        <w:t xml:space="preserve"> que la idea para el aprendizaje de las redes neuronales es ajustar los pesos </w:t>
      </w:r>
      <w:r w:rsidR="00815365">
        <w:rPr>
          <w:rFonts w:cs="Arial"/>
        </w:rPr>
        <w:t xml:space="preserve">de la red para así minimizar alguna medida del error </w:t>
      </w:r>
      <w:r w:rsidR="002F4B38">
        <w:rPr>
          <w:rFonts w:cs="Arial"/>
        </w:rPr>
        <w:t>que se produce con el conjunto de entrenamiento.</w:t>
      </w:r>
      <w:r w:rsidR="00940357">
        <w:rPr>
          <w:rFonts w:cs="Arial"/>
        </w:rPr>
        <w:t xml:space="preserve"> L</w:t>
      </w:r>
      <w:r w:rsidR="00012A9F">
        <w:rPr>
          <w:rFonts w:cs="Arial"/>
        </w:rPr>
        <w:t>a medida</w:t>
      </w:r>
      <w:r w:rsidR="00940357">
        <w:rPr>
          <w:rFonts w:cs="Arial"/>
        </w:rPr>
        <w:t xml:space="preserve"> del error </w:t>
      </w:r>
      <w:r w:rsidR="00012A9F">
        <w:rPr>
          <w:rFonts w:cs="Arial"/>
        </w:rPr>
        <w:t>clásica es la suma de los errores cuadrados</w:t>
      </w:r>
      <w:r w:rsidR="002F3ED7">
        <w:rPr>
          <w:rFonts w:cs="Arial"/>
        </w:rPr>
        <w:t xml:space="preserve"> o también conocido como el error cuadr</w:t>
      </w:r>
      <w:r w:rsidR="00093F78">
        <w:rPr>
          <w:rFonts w:cs="Arial"/>
        </w:rPr>
        <w:t>ático medio.</w:t>
      </w:r>
      <w:r w:rsidR="0048476D">
        <w:rPr>
          <w:rFonts w:cs="Arial"/>
        </w:rPr>
        <w:t xml:space="preserve"> Uno de los problemas de las redes neuronales artificiales es que cuando </w:t>
      </w:r>
      <w:r w:rsidR="005E518A">
        <w:rPr>
          <w:rFonts w:cs="Arial"/>
        </w:rPr>
        <w:t>existen demasiados parámetros en el modelo, las redes neuronales artificiales son sujeto de sobreajuste (</w:t>
      </w:r>
      <w:proofErr w:type="spellStart"/>
      <w:r w:rsidR="005E518A" w:rsidRPr="001D0756">
        <w:rPr>
          <w:rFonts w:cs="Arial"/>
        </w:rPr>
        <w:t>overfitting</w:t>
      </w:r>
      <w:proofErr w:type="spellEnd"/>
      <w:r w:rsidR="005E518A">
        <w:rPr>
          <w:rFonts w:cs="Arial"/>
        </w:rPr>
        <w:t>).</w:t>
      </w:r>
      <w:r w:rsidR="0048476D">
        <w:rPr>
          <w:rFonts w:cs="Arial"/>
        </w:rPr>
        <w:t xml:space="preserve"> E</w:t>
      </w:r>
      <w:r w:rsidR="0048476D" w:rsidRPr="0048476D">
        <w:rPr>
          <w:rFonts w:cs="Arial"/>
        </w:rPr>
        <w:t>l enfoque para evitar el sobreajuste es intentar varias veces y quedarnos con el mejor modelo.</w:t>
      </w:r>
      <w:r w:rsidR="00015D18">
        <w:rPr>
          <w:rFonts w:cs="Arial"/>
        </w:rPr>
        <w:t xml:space="preserve"> Existen redes neuronales de una capa y multicapa.</w:t>
      </w:r>
      <w:r w:rsidR="004C546B">
        <w:rPr>
          <w:rFonts w:cs="Arial"/>
        </w:rPr>
        <w:t xml:space="preserve"> En</w:t>
      </w:r>
      <w:r w:rsidR="004C546B" w:rsidRPr="004C546B">
        <w:rPr>
          <w:rFonts w:cs="Arial"/>
        </w:rPr>
        <w:t xml:space="preserve"> redes multicapa totalmente conectadas</w:t>
      </w:r>
      <w:r w:rsidR="00315667">
        <w:rPr>
          <w:rFonts w:cs="Arial"/>
        </w:rPr>
        <w:t xml:space="preserve"> como la de la figura 12</w:t>
      </w:r>
      <w:r w:rsidR="004C546B" w:rsidRPr="004C546B">
        <w:rPr>
          <w:rFonts w:cs="Arial"/>
        </w:rPr>
        <w:t>, tenemos que preocuparnos por el número de capas ocultas y por su tamaño es decir la cantidad de neuronas de la capa.</w:t>
      </w:r>
    </w:p>
    <w:p w14:paraId="505BF243" w14:textId="5613F16B" w:rsidR="0097445B" w:rsidRDefault="00D80E62" w:rsidP="00936AAD">
      <w:pPr>
        <w:rPr>
          <w:rFonts w:cs="Arial"/>
        </w:rPr>
      </w:pPr>
      <w:r w:rsidRPr="00D80E62">
        <w:rPr>
          <w:rFonts w:cs="Arial"/>
        </w:rPr>
        <w:t xml:space="preserve">Feldman </w:t>
      </w:r>
      <w:r w:rsidRPr="0082449A">
        <w:rPr>
          <w:rFonts w:cs="Arial"/>
          <w:noProof/>
        </w:rPr>
        <w:t>&amp;</w:t>
      </w:r>
      <w:r w:rsidRPr="00D80E62">
        <w:rPr>
          <w:rFonts w:cs="Arial"/>
        </w:rPr>
        <w:t xml:space="preserve"> Sanger,</w:t>
      </w:r>
      <w:r>
        <w:rPr>
          <w:rFonts w:cs="Arial"/>
        </w:rPr>
        <w:t xml:space="preserve"> (</w:t>
      </w:r>
      <w:r w:rsidR="001128D0">
        <w:rPr>
          <w:rFonts w:cs="Arial"/>
        </w:rPr>
        <w:t>2009</w:t>
      </w:r>
      <w:r>
        <w:rPr>
          <w:rFonts w:cs="Arial"/>
        </w:rPr>
        <w:t>)</w:t>
      </w:r>
      <w:r w:rsidR="001128D0">
        <w:rPr>
          <w:rFonts w:cs="Arial"/>
        </w:rPr>
        <w:t xml:space="preserve"> </w:t>
      </w:r>
      <w:r w:rsidR="00E42EEC">
        <w:rPr>
          <w:rFonts w:cs="Arial"/>
        </w:rPr>
        <w:t>citados por</w:t>
      </w:r>
      <w:r w:rsidR="001128D0">
        <w:rPr>
          <w:rFonts w:cs="Arial"/>
        </w:rPr>
        <w:t xml:space="preserve"> </w:t>
      </w:r>
      <w:r w:rsidR="00FF6C9B">
        <w:rPr>
          <w:rFonts w:cs="Arial"/>
        </w:rPr>
        <w:fldChar w:fldCharType="begin" w:fldLock="1"/>
      </w:r>
      <w:r w:rsidR="004036E7">
        <w:rPr>
          <w:rFonts w:cs="Arial"/>
        </w:rPr>
        <w:instrText>ADDIN CSL_CITATION {"citationItems":[{"id":"ITEM-1","itemData":{"DOI":"10.22201/iibi.0187358xp.2017.71.57812","ISSN":"0187358X","abstract":"The machine learning techniques are still extensively used for text mining. In this paper, there was a literature review of scientific journals published in the years 2010 and 2011, with the aim of identifying the main machine learning techniques utilized for text mining. It was possible to use descriptive and statistical techniques to organize, summarize and analyze the found data, and also, there is a shortened description of the main techniques found. Thirteen learning techniques applied to text mining appeared in the articles analyzed and 83% of the papers mentioned from 1 to 3 machine learning techniques. The main techniques used by the authors in the papers studied were support vector machine (SVM), k-means (K-M), k-nearest neighbors (K-NN), naive bayes (NB), self-organizing maps (SOM). Pairs of techniques that appear most frequently are SVM/NB, SVM/K-NN, SVM/Decision Tree and NB/K-NN.","author":[{"dropping-particle":"","family":"Godoy","given":"Angel","non-dropping-particle":"","parse-names":false,"suffix":""}],"container-title":"Investigacion Bibliotecologica","id":"ITEM-1","issued":{"date-parts":[["2017"]]},"page":"24","title":"Técnicas de aprendizaje de máquina utilizadas para la minería de texto","type":"article-journal"},"uris":["http://www.mendeley.com/documents/?uuid=e9f54071-8f87-4718-8439-9bd69188fc6c"]}],"mendeley":{"formattedCitation":"(Godoy, 2017)","manualFormatting":"Godoy, (2017)","plainTextFormattedCitation":"(Godoy, 2017)","previouslyFormattedCitation":"(Godoy, 2017)"},"properties":{"noteIndex":0},"schema":"https://github.com/citation-style-language/schema/raw/master/csl-citation.json"}</w:instrText>
      </w:r>
      <w:r w:rsidR="00FF6C9B">
        <w:rPr>
          <w:rFonts w:cs="Arial"/>
        </w:rPr>
        <w:fldChar w:fldCharType="separate"/>
      </w:r>
      <w:r w:rsidR="00FF6C9B" w:rsidRPr="00FF6C9B">
        <w:rPr>
          <w:rFonts w:cs="Arial"/>
          <w:noProof/>
        </w:rPr>
        <w:t xml:space="preserve">Godoy, </w:t>
      </w:r>
      <w:r w:rsidR="00FF6C9B">
        <w:rPr>
          <w:rFonts w:cs="Arial"/>
          <w:noProof/>
        </w:rPr>
        <w:t>(</w:t>
      </w:r>
      <w:r w:rsidR="00FF6C9B" w:rsidRPr="00FF6C9B">
        <w:rPr>
          <w:rFonts w:cs="Arial"/>
          <w:noProof/>
        </w:rPr>
        <w:t>2017)</w:t>
      </w:r>
      <w:r w:rsidR="00FF6C9B">
        <w:rPr>
          <w:rFonts w:cs="Arial"/>
        </w:rPr>
        <w:fldChar w:fldCharType="end"/>
      </w:r>
      <w:r w:rsidR="00FF6C9B">
        <w:rPr>
          <w:rFonts w:cs="Arial"/>
        </w:rPr>
        <w:t xml:space="preserve"> </w:t>
      </w:r>
      <w:r w:rsidR="00F865F1">
        <w:rPr>
          <w:rFonts w:cs="Arial"/>
        </w:rPr>
        <w:t>dicen</w:t>
      </w:r>
      <w:r w:rsidR="00E42EEC">
        <w:rPr>
          <w:rFonts w:cs="Arial"/>
        </w:rPr>
        <w:t xml:space="preserve"> que</w:t>
      </w:r>
      <w:r w:rsidR="000E7985">
        <w:rPr>
          <w:rFonts w:cs="Arial"/>
        </w:rPr>
        <w:t xml:space="preserve"> en</w:t>
      </w:r>
      <w:r w:rsidR="00E21E7D">
        <w:rPr>
          <w:rFonts w:cs="Arial"/>
        </w:rPr>
        <w:t xml:space="preserve"> los clasificadores de texto que están bas</w:t>
      </w:r>
      <w:r w:rsidR="00925822">
        <w:rPr>
          <w:rFonts w:cs="Arial"/>
        </w:rPr>
        <w:t xml:space="preserve">ados en redes neuronales artificiales </w:t>
      </w:r>
      <w:r w:rsidR="00997D27">
        <w:rPr>
          <w:rFonts w:cs="Arial"/>
        </w:rPr>
        <w:t xml:space="preserve">la capa de entrada está formada por unidades que representan </w:t>
      </w:r>
      <w:r w:rsidR="00C76269">
        <w:rPr>
          <w:rFonts w:cs="Arial"/>
        </w:rPr>
        <w:t>los términos existentes en los documentos</w:t>
      </w:r>
      <w:r w:rsidR="008F61BD">
        <w:rPr>
          <w:rFonts w:cs="Arial"/>
        </w:rPr>
        <w:t>, mientras que en las capas ocultas y de salida están representadas las categorías de</w:t>
      </w:r>
      <w:r w:rsidR="0097445B">
        <w:rPr>
          <w:rFonts w:cs="Arial"/>
        </w:rPr>
        <w:t xml:space="preserve"> interés. En los problemas de clasificación</w:t>
      </w:r>
      <w:r w:rsidR="00E734DF">
        <w:rPr>
          <w:rFonts w:cs="Arial"/>
        </w:rPr>
        <w:t>,</w:t>
      </w:r>
      <w:r w:rsidR="0097445B">
        <w:rPr>
          <w:rFonts w:cs="Arial"/>
        </w:rPr>
        <w:t xml:space="preserve"> el número de neuronas de la capa de salida </w:t>
      </w:r>
      <w:r w:rsidR="00E734DF">
        <w:rPr>
          <w:rFonts w:cs="Arial"/>
        </w:rPr>
        <w:t>está</w:t>
      </w:r>
      <w:r w:rsidR="0097445B">
        <w:rPr>
          <w:rFonts w:cs="Arial"/>
        </w:rPr>
        <w:t xml:space="preserve"> dad</w:t>
      </w:r>
      <w:r w:rsidR="00E734DF">
        <w:rPr>
          <w:rFonts w:cs="Arial"/>
        </w:rPr>
        <w:t xml:space="preserve">o por la cantidad de categorías </w:t>
      </w:r>
      <w:r w:rsidR="00C43A55">
        <w:rPr>
          <w:rFonts w:cs="Arial"/>
        </w:rPr>
        <w:t>en las que se quieren clasificar los datos de entrada.</w:t>
      </w:r>
    </w:p>
    <w:p w14:paraId="7671D7B9" w14:textId="30098FFE" w:rsidR="00385495" w:rsidRDefault="004755D9" w:rsidP="00D43AAC">
      <w:pPr>
        <w:rPr>
          <w:rFonts w:cs="Arial"/>
        </w:rPr>
      </w:pPr>
      <w:r>
        <w:rPr>
          <w:rFonts w:cs="Arial"/>
        </w:rPr>
        <w:t xml:space="preserve">Un ejemplo lo encontramos en el artículo de </w:t>
      </w:r>
      <w:r w:rsidR="00C738AC">
        <w:rPr>
          <w:rFonts w:cs="Arial"/>
        </w:rPr>
        <w:fldChar w:fldCharType="begin" w:fldLock="1"/>
      </w:r>
      <w:r w:rsidR="00E00937">
        <w:rPr>
          <w:rFonts w:cs="Arial"/>
        </w:rPr>
        <w:instrText>ADDIN CSL_CITATION {"citationItems":[{"id":"ITEM-1","itemData":{"author":[{"dropping-particle":"","family":"García","given":"Andrea","non-dropping-particle":"","parse-names":false,"suffix":""},{"dropping-particle":"","family":"Ríos","given":"Ana","non-dropping-particle":"","parse-names":false,"suffix":""},{"dropping-particle":"","family":"Tello","given":"Edgar","non-dropping-particle":"","parse-names":false,"suffix":""},{"dropping-particle":"","family":"Barrón","given":"José","non-dropping-particle":"","parse-names":false,"suffix":""},{"dropping-particle":"","family":"Díaz","given":"Alan","non-dropping-particle":"","parse-names":false,"suffix":""}],"id":"ITEM-1","issue":"130","issued":{"date-parts":[["2018"]]},"title":"Aplicación de una red neuronal artificial para la clasificación automática de tweets en español","type":"article-journal","volume":"40"},"uris":["http://www.mendeley.com/documents/?uuid=64ff35e3-ff75-4674-842f-ec042c940f30"]}],"mendeley":{"formattedCitation":"(García et al., 2018)","manualFormatting":"García et al. (2018)","plainTextFormattedCitation":"(García et al., 2018)","previouslyFormattedCitation":"(García et al., 2018)"},"properties":{"noteIndex":0},"schema":"https://github.com/citation-style-language/schema/raw/master/csl-citation.json"}</w:instrText>
      </w:r>
      <w:r w:rsidR="00C738AC">
        <w:rPr>
          <w:rFonts w:cs="Arial"/>
        </w:rPr>
        <w:fldChar w:fldCharType="separate"/>
      </w:r>
      <w:r w:rsidR="00C738AC" w:rsidRPr="00C738AC">
        <w:rPr>
          <w:rFonts w:cs="Arial"/>
          <w:noProof/>
        </w:rPr>
        <w:t xml:space="preserve">García </w:t>
      </w:r>
      <w:r w:rsidR="00C738AC" w:rsidRPr="00C738AC">
        <w:rPr>
          <w:rFonts w:cs="Arial"/>
          <w:i/>
          <w:iCs/>
          <w:noProof/>
        </w:rPr>
        <w:t>et al</w:t>
      </w:r>
      <w:r w:rsidR="00C738AC" w:rsidRPr="00C738AC">
        <w:rPr>
          <w:rFonts w:cs="Arial"/>
          <w:noProof/>
        </w:rPr>
        <w:t>.</w:t>
      </w:r>
      <w:r w:rsidR="00C738AC">
        <w:rPr>
          <w:rFonts w:cs="Arial"/>
          <w:noProof/>
        </w:rPr>
        <w:t xml:space="preserve"> (</w:t>
      </w:r>
      <w:r w:rsidR="00C738AC" w:rsidRPr="00C738AC">
        <w:rPr>
          <w:rFonts w:cs="Arial"/>
          <w:noProof/>
        </w:rPr>
        <w:t>2018)</w:t>
      </w:r>
      <w:r w:rsidR="00C738AC">
        <w:rPr>
          <w:rFonts w:cs="Arial"/>
        </w:rPr>
        <w:fldChar w:fldCharType="end"/>
      </w:r>
      <w:r w:rsidR="00C738AC">
        <w:rPr>
          <w:rFonts w:cs="Arial"/>
        </w:rPr>
        <w:t xml:space="preserve"> </w:t>
      </w:r>
      <w:r w:rsidR="00BD58D3">
        <w:rPr>
          <w:rFonts w:cs="Arial"/>
        </w:rPr>
        <w:t>en el</w:t>
      </w:r>
      <w:r w:rsidR="00167CAD">
        <w:rPr>
          <w:rFonts w:cs="Arial"/>
        </w:rPr>
        <w:t xml:space="preserve"> cual utilizan una red neuronal artificial y el </w:t>
      </w:r>
      <w:r w:rsidR="00951FB2">
        <w:rPr>
          <w:rFonts w:cs="Arial"/>
        </w:rPr>
        <w:t>modelo</w:t>
      </w:r>
      <w:r w:rsidR="00167CAD">
        <w:rPr>
          <w:rFonts w:cs="Arial"/>
        </w:rPr>
        <w:t xml:space="preserve"> </w:t>
      </w:r>
      <w:proofErr w:type="spellStart"/>
      <w:r w:rsidR="00167CAD">
        <w:rPr>
          <w:rFonts w:cs="Arial"/>
        </w:rPr>
        <w:t>Na</w:t>
      </w:r>
      <w:r w:rsidR="00065BF7" w:rsidRPr="00C1556A">
        <w:rPr>
          <w:rFonts w:cs="Arial"/>
          <w:iCs/>
        </w:rPr>
        <w:t>ï</w:t>
      </w:r>
      <w:r w:rsidR="00167CAD">
        <w:rPr>
          <w:rFonts w:cs="Arial"/>
        </w:rPr>
        <w:t>ve</w:t>
      </w:r>
      <w:proofErr w:type="spellEnd"/>
      <w:r w:rsidR="00167CAD">
        <w:rPr>
          <w:rFonts w:cs="Arial"/>
        </w:rPr>
        <w:t xml:space="preserve"> Bayes </w:t>
      </w:r>
      <w:r w:rsidR="00951FB2">
        <w:rPr>
          <w:rFonts w:cs="Arial"/>
        </w:rPr>
        <w:t>para clasificar tweets</w:t>
      </w:r>
      <w:r w:rsidR="00507B3F">
        <w:rPr>
          <w:rFonts w:cs="Arial"/>
        </w:rPr>
        <w:t xml:space="preserve"> (ver tabla 3).</w:t>
      </w:r>
      <w:r w:rsidR="00E604C3">
        <w:rPr>
          <w:rFonts w:cs="Arial"/>
        </w:rPr>
        <w:t xml:space="preserve"> </w:t>
      </w:r>
    </w:p>
    <w:p w14:paraId="74DD110F" w14:textId="77777777" w:rsidR="00385495" w:rsidRDefault="00385495">
      <w:pPr>
        <w:spacing w:after="160"/>
        <w:ind w:firstLine="0"/>
        <w:rPr>
          <w:rFonts w:cs="Arial"/>
        </w:rPr>
      </w:pPr>
      <w:r>
        <w:rPr>
          <w:rFonts w:cs="Arial"/>
        </w:rPr>
        <w:br w:type="page"/>
      </w:r>
    </w:p>
    <w:p w14:paraId="5F982A2E" w14:textId="1709F625" w:rsidR="00507B3F" w:rsidRPr="00385495" w:rsidRDefault="00507B3F" w:rsidP="00DA65D4">
      <w:pPr>
        <w:pStyle w:val="Descripcin"/>
        <w:keepNext/>
        <w:spacing w:after="0" w:line="480" w:lineRule="auto"/>
        <w:ind w:left="1392" w:firstLine="24"/>
        <w:jc w:val="left"/>
        <w:rPr>
          <w:b/>
          <w:bCs/>
          <w:i w:val="0"/>
          <w:iCs w:val="0"/>
          <w:color w:val="auto"/>
          <w:sz w:val="20"/>
          <w:szCs w:val="20"/>
        </w:rPr>
      </w:pPr>
      <w:bookmarkStart w:id="54" w:name="_Toc61920250"/>
      <w:r w:rsidRPr="00385495">
        <w:rPr>
          <w:b/>
          <w:bCs/>
          <w:i w:val="0"/>
          <w:iCs w:val="0"/>
          <w:color w:val="auto"/>
          <w:sz w:val="20"/>
          <w:szCs w:val="20"/>
        </w:rPr>
        <w:lastRenderedPageBreak/>
        <w:t xml:space="preserve">Tabla </w:t>
      </w:r>
      <w:r w:rsidRPr="00385495">
        <w:rPr>
          <w:b/>
          <w:bCs/>
          <w:i w:val="0"/>
          <w:iCs w:val="0"/>
          <w:color w:val="auto"/>
          <w:sz w:val="20"/>
          <w:szCs w:val="20"/>
        </w:rPr>
        <w:fldChar w:fldCharType="begin"/>
      </w:r>
      <w:r w:rsidRPr="00385495">
        <w:rPr>
          <w:b/>
          <w:bCs/>
          <w:i w:val="0"/>
          <w:iCs w:val="0"/>
          <w:color w:val="auto"/>
          <w:sz w:val="20"/>
          <w:szCs w:val="20"/>
        </w:rPr>
        <w:instrText xml:space="preserve"> SEQ Tabla \* ARABIC </w:instrText>
      </w:r>
      <w:r w:rsidRPr="00385495">
        <w:rPr>
          <w:b/>
          <w:bCs/>
          <w:i w:val="0"/>
          <w:iCs w:val="0"/>
          <w:color w:val="auto"/>
          <w:sz w:val="20"/>
          <w:szCs w:val="20"/>
        </w:rPr>
        <w:fldChar w:fldCharType="separate"/>
      </w:r>
      <w:r w:rsidR="00A05DB3">
        <w:rPr>
          <w:b/>
          <w:bCs/>
          <w:i w:val="0"/>
          <w:iCs w:val="0"/>
          <w:noProof/>
          <w:color w:val="auto"/>
          <w:sz w:val="20"/>
          <w:szCs w:val="20"/>
        </w:rPr>
        <w:t>3</w:t>
      </w:r>
      <w:r w:rsidRPr="00385495">
        <w:rPr>
          <w:b/>
          <w:bCs/>
          <w:i w:val="0"/>
          <w:iCs w:val="0"/>
          <w:color w:val="auto"/>
          <w:sz w:val="20"/>
          <w:szCs w:val="20"/>
        </w:rPr>
        <w:fldChar w:fldCharType="end"/>
      </w:r>
      <w:r w:rsidRPr="00385495">
        <w:rPr>
          <w:b/>
          <w:bCs/>
          <w:i w:val="0"/>
          <w:iCs w:val="0"/>
          <w:color w:val="auto"/>
          <w:sz w:val="20"/>
          <w:szCs w:val="20"/>
        </w:rPr>
        <w:t>.</w:t>
      </w:r>
      <w:r w:rsidR="00EF6963" w:rsidRPr="00385495">
        <w:rPr>
          <w:b/>
          <w:bCs/>
          <w:i w:val="0"/>
          <w:iCs w:val="0"/>
          <w:color w:val="auto"/>
          <w:sz w:val="20"/>
          <w:szCs w:val="20"/>
        </w:rPr>
        <w:br/>
      </w:r>
      <w:r w:rsidRPr="00385495">
        <w:rPr>
          <w:color w:val="auto"/>
          <w:sz w:val="20"/>
          <w:szCs w:val="20"/>
        </w:rPr>
        <w:t>Exactitud y error promedio por ejecución</w:t>
      </w:r>
      <w:bookmarkEnd w:id="54"/>
      <w:r w:rsidRPr="00385495">
        <w:rPr>
          <w:color w:val="auto"/>
          <w:sz w:val="20"/>
          <w:szCs w:val="20"/>
        </w:rPr>
        <w:tab/>
      </w:r>
    </w:p>
    <w:tbl>
      <w:tblPr>
        <w:tblStyle w:val="Tablaconcuadrcula"/>
        <w:tblW w:w="0" w:type="auto"/>
        <w:jc w:val="center"/>
        <w:tblLook w:val="04A0" w:firstRow="1" w:lastRow="0" w:firstColumn="1" w:lastColumn="0" w:noHBand="0" w:noVBand="1"/>
      </w:tblPr>
      <w:tblGrid>
        <w:gridCol w:w="1256"/>
        <w:gridCol w:w="1225"/>
        <w:gridCol w:w="1569"/>
        <w:gridCol w:w="1207"/>
        <w:gridCol w:w="1289"/>
      </w:tblGrid>
      <w:tr w:rsidR="009E56CF" w14:paraId="48EAFC81" w14:textId="77777777" w:rsidTr="00036366">
        <w:trPr>
          <w:trHeight w:hRule="exact" w:val="397"/>
          <w:jc w:val="center"/>
        </w:trPr>
        <w:tc>
          <w:tcPr>
            <w:tcW w:w="0" w:type="auto"/>
            <w:tcBorders>
              <w:left w:val="nil"/>
              <w:bottom w:val="nil"/>
              <w:right w:val="nil"/>
            </w:tcBorders>
          </w:tcPr>
          <w:p w14:paraId="3DD849BD" w14:textId="77777777" w:rsidR="009E56CF" w:rsidRPr="00764305" w:rsidRDefault="009E56CF" w:rsidP="009F7363">
            <w:pPr>
              <w:spacing w:line="480" w:lineRule="auto"/>
              <w:ind w:firstLine="0"/>
              <w:rPr>
                <w:rFonts w:cs="Arial"/>
                <w:b/>
                <w:bCs/>
              </w:rPr>
            </w:pPr>
          </w:p>
        </w:tc>
        <w:tc>
          <w:tcPr>
            <w:tcW w:w="2794" w:type="dxa"/>
            <w:gridSpan w:val="2"/>
            <w:tcBorders>
              <w:left w:val="nil"/>
              <w:bottom w:val="nil"/>
              <w:right w:val="nil"/>
            </w:tcBorders>
            <w:vAlign w:val="center"/>
          </w:tcPr>
          <w:p w14:paraId="471D06A6" w14:textId="4E83A1C6" w:rsidR="009E56CF" w:rsidRPr="00764305" w:rsidRDefault="009E56CF" w:rsidP="00C74BC8">
            <w:pPr>
              <w:spacing w:line="480" w:lineRule="auto"/>
              <w:ind w:firstLine="0"/>
              <w:jc w:val="center"/>
              <w:rPr>
                <w:rFonts w:cs="Arial"/>
                <w:b/>
                <w:bCs/>
              </w:rPr>
            </w:pPr>
            <w:r w:rsidRPr="00764305">
              <w:rPr>
                <w:rFonts w:cs="Arial"/>
                <w:b/>
                <w:bCs/>
              </w:rPr>
              <w:t>Clasificador Bayesiano</w:t>
            </w:r>
          </w:p>
        </w:tc>
        <w:tc>
          <w:tcPr>
            <w:tcW w:w="2496" w:type="dxa"/>
            <w:gridSpan w:val="2"/>
            <w:tcBorders>
              <w:left w:val="nil"/>
              <w:bottom w:val="nil"/>
              <w:right w:val="nil"/>
            </w:tcBorders>
            <w:vAlign w:val="center"/>
          </w:tcPr>
          <w:p w14:paraId="4F77FB28" w14:textId="5C8AA909" w:rsidR="009E56CF" w:rsidRPr="00764305" w:rsidRDefault="009E56CF" w:rsidP="009E56CF">
            <w:pPr>
              <w:spacing w:line="480" w:lineRule="auto"/>
              <w:ind w:firstLine="0"/>
              <w:jc w:val="center"/>
              <w:rPr>
                <w:rFonts w:cs="Arial"/>
                <w:b/>
                <w:bCs/>
              </w:rPr>
            </w:pPr>
            <w:r w:rsidRPr="00764305">
              <w:rPr>
                <w:rFonts w:cs="Arial"/>
                <w:b/>
                <w:bCs/>
              </w:rPr>
              <w:t>Red Neuronal</w:t>
            </w:r>
          </w:p>
        </w:tc>
      </w:tr>
      <w:tr w:rsidR="009E56CF" w14:paraId="00A4842C" w14:textId="77777777" w:rsidTr="00036366">
        <w:trPr>
          <w:trHeight w:hRule="exact" w:val="397"/>
          <w:jc w:val="center"/>
        </w:trPr>
        <w:tc>
          <w:tcPr>
            <w:tcW w:w="0" w:type="auto"/>
            <w:tcBorders>
              <w:top w:val="nil"/>
              <w:left w:val="nil"/>
              <w:bottom w:val="single" w:sz="4" w:space="0" w:color="auto"/>
              <w:right w:val="nil"/>
            </w:tcBorders>
            <w:vAlign w:val="center"/>
          </w:tcPr>
          <w:p w14:paraId="79E5CBEF" w14:textId="4A3CAC33" w:rsidR="00C516BA" w:rsidRPr="00764305" w:rsidRDefault="00C516BA" w:rsidP="00C516BA">
            <w:pPr>
              <w:spacing w:line="480" w:lineRule="auto"/>
              <w:ind w:firstLine="0"/>
              <w:jc w:val="center"/>
              <w:rPr>
                <w:rFonts w:cs="Arial"/>
                <w:b/>
                <w:bCs/>
              </w:rPr>
            </w:pPr>
            <w:r w:rsidRPr="00764305">
              <w:rPr>
                <w:rFonts w:cs="Arial"/>
                <w:b/>
                <w:bCs/>
              </w:rPr>
              <w:t>Ejecución</w:t>
            </w:r>
          </w:p>
        </w:tc>
        <w:tc>
          <w:tcPr>
            <w:tcW w:w="0" w:type="auto"/>
            <w:tcBorders>
              <w:top w:val="nil"/>
              <w:left w:val="nil"/>
              <w:bottom w:val="single" w:sz="4" w:space="0" w:color="auto"/>
              <w:right w:val="nil"/>
            </w:tcBorders>
            <w:vAlign w:val="center"/>
          </w:tcPr>
          <w:p w14:paraId="7FCD7F50" w14:textId="7F8963DA" w:rsidR="00C516BA" w:rsidRPr="00764305" w:rsidRDefault="00C516BA" w:rsidP="00C516BA">
            <w:pPr>
              <w:spacing w:line="480" w:lineRule="auto"/>
              <w:ind w:firstLine="0"/>
              <w:jc w:val="center"/>
              <w:rPr>
                <w:rFonts w:cs="Arial"/>
                <w:b/>
                <w:bCs/>
              </w:rPr>
            </w:pPr>
            <w:r w:rsidRPr="00764305">
              <w:rPr>
                <w:rFonts w:cs="Arial"/>
                <w:b/>
                <w:bCs/>
              </w:rPr>
              <w:t>Exa</w:t>
            </w:r>
            <w:r w:rsidR="00A5633E" w:rsidRPr="00764305">
              <w:rPr>
                <w:rFonts w:cs="Arial"/>
                <w:b/>
                <w:bCs/>
              </w:rPr>
              <w:t>ctitud</w:t>
            </w:r>
          </w:p>
        </w:tc>
        <w:tc>
          <w:tcPr>
            <w:tcW w:w="1545" w:type="dxa"/>
            <w:tcBorders>
              <w:top w:val="nil"/>
              <w:left w:val="nil"/>
              <w:bottom w:val="single" w:sz="4" w:space="0" w:color="auto"/>
              <w:right w:val="nil"/>
            </w:tcBorders>
            <w:vAlign w:val="center"/>
          </w:tcPr>
          <w:p w14:paraId="099A2B0F" w14:textId="7EC24856" w:rsidR="00C516BA" w:rsidRPr="00764305" w:rsidRDefault="00A5633E" w:rsidP="00C516BA">
            <w:pPr>
              <w:spacing w:line="480" w:lineRule="auto"/>
              <w:ind w:firstLine="0"/>
              <w:jc w:val="center"/>
              <w:rPr>
                <w:rFonts w:cs="Arial"/>
                <w:b/>
                <w:bCs/>
              </w:rPr>
            </w:pPr>
            <w:r w:rsidRPr="00764305">
              <w:rPr>
                <w:rFonts w:cs="Arial"/>
                <w:b/>
                <w:bCs/>
              </w:rPr>
              <w:t>Error</w:t>
            </w:r>
          </w:p>
        </w:tc>
        <w:tc>
          <w:tcPr>
            <w:tcW w:w="0" w:type="auto"/>
            <w:tcBorders>
              <w:top w:val="nil"/>
              <w:left w:val="nil"/>
              <w:bottom w:val="single" w:sz="4" w:space="0" w:color="auto"/>
              <w:right w:val="nil"/>
            </w:tcBorders>
            <w:vAlign w:val="center"/>
          </w:tcPr>
          <w:p w14:paraId="7A728FD3" w14:textId="7CD34543" w:rsidR="00C516BA" w:rsidRPr="00764305" w:rsidRDefault="00A5633E" w:rsidP="00C516BA">
            <w:pPr>
              <w:spacing w:line="480" w:lineRule="auto"/>
              <w:ind w:firstLine="0"/>
              <w:jc w:val="center"/>
              <w:rPr>
                <w:rFonts w:cs="Arial"/>
                <w:b/>
                <w:bCs/>
              </w:rPr>
            </w:pPr>
            <w:r w:rsidRPr="00764305">
              <w:rPr>
                <w:rFonts w:cs="Arial"/>
                <w:b/>
                <w:bCs/>
              </w:rPr>
              <w:t>Exactitud</w:t>
            </w:r>
          </w:p>
        </w:tc>
        <w:tc>
          <w:tcPr>
            <w:tcW w:w="1289" w:type="dxa"/>
            <w:tcBorders>
              <w:top w:val="nil"/>
              <w:left w:val="nil"/>
              <w:bottom w:val="single" w:sz="4" w:space="0" w:color="auto"/>
              <w:right w:val="nil"/>
            </w:tcBorders>
            <w:vAlign w:val="center"/>
          </w:tcPr>
          <w:p w14:paraId="18048665" w14:textId="0321C548" w:rsidR="00C516BA" w:rsidRPr="00764305" w:rsidRDefault="00A5633E" w:rsidP="00C516BA">
            <w:pPr>
              <w:spacing w:line="480" w:lineRule="auto"/>
              <w:ind w:firstLine="0"/>
              <w:jc w:val="center"/>
              <w:rPr>
                <w:rFonts w:cs="Arial"/>
                <w:b/>
                <w:bCs/>
              </w:rPr>
            </w:pPr>
            <w:r w:rsidRPr="00764305">
              <w:rPr>
                <w:rFonts w:cs="Arial"/>
                <w:b/>
                <w:bCs/>
              </w:rPr>
              <w:t>Error</w:t>
            </w:r>
          </w:p>
        </w:tc>
      </w:tr>
      <w:tr w:rsidR="009E56CF" w14:paraId="4E39CF8B" w14:textId="77777777" w:rsidTr="00C74BC8">
        <w:trPr>
          <w:trHeight w:hRule="exact" w:val="454"/>
          <w:jc w:val="center"/>
        </w:trPr>
        <w:tc>
          <w:tcPr>
            <w:tcW w:w="0" w:type="auto"/>
            <w:tcBorders>
              <w:left w:val="nil"/>
              <w:bottom w:val="nil"/>
              <w:right w:val="nil"/>
            </w:tcBorders>
            <w:vAlign w:val="center"/>
          </w:tcPr>
          <w:p w14:paraId="426F374B" w14:textId="2BEDA87F" w:rsidR="00C516BA" w:rsidRDefault="00C516BA" w:rsidP="00C74BC8">
            <w:pPr>
              <w:spacing w:line="480" w:lineRule="auto"/>
              <w:ind w:firstLine="0"/>
              <w:jc w:val="center"/>
              <w:rPr>
                <w:rFonts w:cs="Arial"/>
              </w:rPr>
            </w:pPr>
            <w:r>
              <w:rPr>
                <w:rFonts w:cs="Arial"/>
              </w:rPr>
              <w:t>1</w:t>
            </w:r>
          </w:p>
        </w:tc>
        <w:tc>
          <w:tcPr>
            <w:tcW w:w="0" w:type="auto"/>
            <w:tcBorders>
              <w:left w:val="nil"/>
              <w:bottom w:val="nil"/>
              <w:right w:val="nil"/>
            </w:tcBorders>
            <w:vAlign w:val="center"/>
          </w:tcPr>
          <w:p w14:paraId="3FA911A3" w14:textId="626EBD9C" w:rsidR="00C516BA" w:rsidRDefault="009E56CF" w:rsidP="00C74BC8">
            <w:pPr>
              <w:spacing w:line="480" w:lineRule="auto"/>
              <w:ind w:firstLine="0"/>
              <w:jc w:val="center"/>
              <w:rPr>
                <w:rFonts w:cs="Arial"/>
              </w:rPr>
            </w:pPr>
            <w:r>
              <w:rPr>
                <w:rFonts w:cs="Arial"/>
              </w:rPr>
              <w:t>0.842</w:t>
            </w:r>
          </w:p>
        </w:tc>
        <w:tc>
          <w:tcPr>
            <w:tcW w:w="1545" w:type="dxa"/>
            <w:tcBorders>
              <w:left w:val="nil"/>
              <w:bottom w:val="nil"/>
              <w:right w:val="nil"/>
            </w:tcBorders>
            <w:vAlign w:val="center"/>
          </w:tcPr>
          <w:p w14:paraId="541673E7" w14:textId="264E4C57" w:rsidR="00C516BA" w:rsidRDefault="000F1DB8" w:rsidP="00C74BC8">
            <w:pPr>
              <w:spacing w:line="480" w:lineRule="auto"/>
              <w:ind w:firstLine="0"/>
              <w:jc w:val="center"/>
              <w:rPr>
                <w:rFonts w:cs="Arial"/>
              </w:rPr>
            </w:pPr>
            <w:r>
              <w:rPr>
                <w:rFonts w:cs="Arial"/>
              </w:rPr>
              <w:t>0.157</w:t>
            </w:r>
          </w:p>
        </w:tc>
        <w:tc>
          <w:tcPr>
            <w:tcW w:w="0" w:type="auto"/>
            <w:tcBorders>
              <w:left w:val="nil"/>
              <w:bottom w:val="nil"/>
              <w:right w:val="nil"/>
            </w:tcBorders>
            <w:vAlign w:val="center"/>
          </w:tcPr>
          <w:p w14:paraId="7C694F03" w14:textId="7478E472" w:rsidR="00C516BA" w:rsidRDefault="000F1DB8" w:rsidP="00C74BC8">
            <w:pPr>
              <w:spacing w:line="480" w:lineRule="auto"/>
              <w:ind w:firstLine="0"/>
              <w:jc w:val="center"/>
              <w:rPr>
                <w:rFonts w:cs="Arial"/>
              </w:rPr>
            </w:pPr>
            <w:r>
              <w:rPr>
                <w:rFonts w:cs="Arial"/>
              </w:rPr>
              <w:t>0.917</w:t>
            </w:r>
          </w:p>
        </w:tc>
        <w:tc>
          <w:tcPr>
            <w:tcW w:w="1289" w:type="dxa"/>
            <w:tcBorders>
              <w:left w:val="nil"/>
              <w:bottom w:val="nil"/>
              <w:right w:val="nil"/>
            </w:tcBorders>
            <w:vAlign w:val="center"/>
          </w:tcPr>
          <w:p w14:paraId="6F092E15" w14:textId="77394678" w:rsidR="00C516BA" w:rsidRDefault="00E34D86" w:rsidP="00C74BC8">
            <w:pPr>
              <w:spacing w:line="480" w:lineRule="auto"/>
              <w:ind w:firstLine="0"/>
              <w:jc w:val="center"/>
              <w:rPr>
                <w:rFonts w:cs="Arial"/>
              </w:rPr>
            </w:pPr>
            <w:r>
              <w:rPr>
                <w:rFonts w:cs="Arial"/>
              </w:rPr>
              <w:t>0.082</w:t>
            </w:r>
          </w:p>
        </w:tc>
      </w:tr>
      <w:tr w:rsidR="009E56CF" w14:paraId="3501E8D8" w14:textId="77777777" w:rsidTr="00C74BC8">
        <w:trPr>
          <w:trHeight w:hRule="exact" w:val="454"/>
          <w:jc w:val="center"/>
        </w:trPr>
        <w:tc>
          <w:tcPr>
            <w:tcW w:w="0" w:type="auto"/>
            <w:tcBorders>
              <w:top w:val="nil"/>
              <w:left w:val="nil"/>
              <w:bottom w:val="nil"/>
              <w:right w:val="nil"/>
            </w:tcBorders>
            <w:vAlign w:val="center"/>
          </w:tcPr>
          <w:p w14:paraId="1ADBE156" w14:textId="5765E52E" w:rsidR="00C516BA" w:rsidRDefault="00C516BA" w:rsidP="00C74BC8">
            <w:pPr>
              <w:spacing w:line="480" w:lineRule="auto"/>
              <w:ind w:firstLine="0"/>
              <w:jc w:val="center"/>
              <w:rPr>
                <w:rFonts w:cs="Arial"/>
              </w:rPr>
            </w:pPr>
            <w:r>
              <w:rPr>
                <w:rFonts w:cs="Arial"/>
              </w:rPr>
              <w:t>2</w:t>
            </w:r>
          </w:p>
        </w:tc>
        <w:tc>
          <w:tcPr>
            <w:tcW w:w="0" w:type="auto"/>
            <w:tcBorders>
              <w:top w:val="nil"/>
              <w:left w:val="nil"/>
              <w:bottom w:val="nil"/>
              <w:right w:val="nil"/>
            </w:tcBorders>
            <w:vAlign w:val="center"/>
          </w:tcPr>
          <w:p w14:paraId="006071EB" w14:textId="5B84E7D0" w:rsidR="00C516BA" w:rsidRDefault="009E56CF" w:rsidP="00C74BC8">
            <w:pPr>
              <w:spacing w:line="480" w:lineRule="auto"/>
              <w:ind w:firstLine="0"/>
              <w:jc w:val="center"/>
              <w:rPr>
                <w:rFonts w:cs="Arial"/>
              </w:rPr>
            </w:pPr>
            <w:r>
              <w:rPr>
                <w:rFonts w:cs="Arial"/>
              </w:rPr>
              <w:t>0.842</w:t>
            </w:r>
          </w:p>
        </w:tc>
        <w:tc>
          <w:tcPr>
            <w:tcW w:w="1545" w:type="dxa"/>
            <w:tcBorders>
              <w:top w:val="nil"/>
              <w:left w:val="nil"/>
              <w:bottom w:val="nil"/>
              <w:right w:val="nil"/>
            </w:tcBorders>
            <w:vAlign w:val="center"/>
          </w:tcPr>
          <w:p w14:paraId="0EFEF767" w14:textId="070D5376" w:rsidR="00C516BA" w:rsidRDefault="000F1DB8" w:rsidP="00C74BC8">
            <w:pPr>
              <w:spacing w:line="480" w:lineRule="auto"/>
              <w:ind w:firstLine="0"/>
              <w:jc w:val="center"/>
              <w:rPr>
                <w:rFonts w:cs="Arial"/>
              </w:rPr>
            </w:pPr>
            <w:r>
              <w:rPr>
                <w:rFonts w:cs="Arial"/>
              </w:rPr>
              <w:t>0.157</w:t>
            </w:r>
          </w:p>
        </w:tc>
        <w:tc>
          <w:tcPr>
            <w:tcW w:w="0" w:type="auto"/>
            <w:tcBorders>
              <w:top w:val="nil"/>
              <w:left w:val="nil"/>
              <w:bottom w:val="nil"/>
              <w:right w:val="nil"/>
            </w:tcBorders>
            <w:vAlign w:val="center"/>
          </w:tcPr>
          <w:p w14:paraId="6665D247" w14:textId="3254F655" w:rsidR="00C516BA" w:rsidRDefault="000F1DB8" w:rsidP="00C74BC8">
            <w:pPr>
              <w:spacing w:line="480" w:lineRule="auto"/>
              <w:ind w:firstLine="0"/>
              <w:jc w:val="center"/>
              <w:rPr>
                <w:rFonts w:cs="Arial"/>
              </w:rPr>
            </w:pPr>
            <w:r>
              <w:rPr>
                <w:rFonts w:cs="Arial"/>
              </w:rPr>
              <w:t>0.915</w:t>
            </w:r>
          </w:p>
        </w:tc>
        <w:tc>
          <w:tcPr>
            <w:tcW w:w="1289" w:type="dxa"/>
            <w:tcBorders>
              <w:top w:val="nil"/>
              <w:left w:val="nil"/>
              <w:bottom w:val="nil"/>
              <w:right w:val="nil"/>
            </w:tcBorders>
            <w:vAlign w:val="center"/>
          </w:tcPr>
          <w:p w14:paraId="6B40EE46" w14:textId="6F08A973" w:rsidR="00C516BA" w:rsidRDefault="00E34D86" w:rsidP="00C74BC8">
            <w:pPr>
              <w:spacing w:line="480" w:lineRule="auto"/>
              <w:ind w:firstLine="0"/>
              <w:jc w:val="center"/>
              <w:rPr>
                <w:rFonts w:cs="Arial"/>
              </w:rPr>
            </w:pPr>
            <w:r>
              <w:rPr>
                <w:rFonts w:cs="Arial"/>
              </w:rPr>
              <w:t>0.084</w:t>
            </w:r>
          </w:p>
        </w:tc>
      </w:tr>
      <w:tr w:rsidR="009E56CF" w14:paraId="26DB9FCF" w14:textId="77777777" w:rsidTr="00C74BC8">
        <w:trPr>
          <w:trHeight w:hRule="exact" w:val="454"/>
          <w:jc w:val="center"/>
        </w:trPr>
        <w:tc>
          <w:tcPr>
            <w:tcW w:w="0" w:type="auto"/>
            <w:tcBorders>
              <w:top w:val="nil"/>
              <w:left w:val="nil"/>
              <w:bottom w:val="nil"/>
              <w:right w:val="nil"/>
            </w:tcBorders>
            <w:vAlign w:val="center"/>
          </w:tcPr>
          <w:p w14:paraId="254E7239" w14:textId="7B160144" w:rsidR="00C516BA" w:rsidRDefault="00C516BA" w:rsidP="00C74BC8">
            <w:pPr>
              <w:spacing w:line="480" w:lineRule="auto"/>
              <w:ind w:firstLine="0"/>
              <w:jc w:val="center"/>
              <w:rPr>
                <w:rFonts w:cs="Arial"/>
              </w:rPr>
            </w:pPr>
            <w:r>
              <w:rPr>
                <w:rFonts w:cs="Arial"/>
              </w:rPr>
              <w:t>3</w:t>
            </w:r>
          </w:p>
        </w:tc>
        <w:tc>
          <w:tcPr>
            <w:tcW w:w="0" w:type="auto"/>
            <w:tcBorders>
              <w:top w:val="nil"/>
              <w:left w:val="nil"/>
              <w:bottom w:val="nil"/>
              <w:right w:val="nil"/>
            </w:tcBorders>
            <w:vAlign w:val="center"/>
          </w:tcPr>
          <w:p w14:paraId="4D80C0AF" w14:textId="02465E44" w:rsidR="00C516BA" w:rsidRDefault="009E56CF" w:rsidP="00C74BC8">
            <w:pPr>
              <w:spacing w:line="480" w:lineRule="auto"/>
              <w:ind w:firstLine="0"/>
              <w:jc w:val="center"/>
              <w:rPr>
                <w:rFonts w:cs="Arial"/>
              </w:rPr>
            </w:pPr>
            <w:r>
              <w:rPr>
                <w:rFonts w:cs="Arial"/>
              </w:rPr>
              <w:t>0.841</w:t>
            </w:r>
          </w:p>
        </w:tc>
        <w:tc>
          <w:tcPr>
            <w:tcW w:w="1545" w:type="dxa"/>
            <w:tcBorders>
              <w:top w:val="nil"/>
              <w:left w:val="nil"/>
              <w:bottom w:val="nil"/>
              <w:right w:val="nil"/>
            </w:tcBorders>
            <w:vAlign w:val="center"/>
          </w:tcPr>
          <w:p w14:paraId="5F6CDA74" w14:textId="6DCF6A5A" w:rsidR="00C516BA" w:rsidRDefault="000F1DB8" w:rsidP="00C74BC8">
            <w:pPr>
              <w:spacing w:line="480" w:lineRule="auto"/>
              <w:ind w:firstLine="0"/>
              <w:jc w:val="center"/>
              <w:rPr>
                <w:rFonts w:cs="Arial"/>
              </w:rPr>
            </w:pPr>
            <w:r>
              <w:rPr>
                <w:rFonts w:cs="Arial"/>
              </w:rPr>
              <w:t>0.158</w:t>
            </w:r>
          </w:p>
        </w:tc>
        <w:tc>
          <w:tcPr>
            <w:tcW w:w="0" w:type="auto"/>
            <w:tcBorders>
              <w:top w:val="nil"/>
              <w:left w:val="nil"/>
              <w:bottom w:val="nil"/>
              <w:right w:val="nil"/>
            </w:tcBorders>
            <w:vAlign w:val="center"/>
          </w:tcPr>
          <w:p w14:paraId="6E058F05" w14:textId="6416DEDC" w:rsidR="00C516BA" w:rsidRDefault="008808A6" w:rsidP="00C74BC8">
            <w:pPr>
              <w:spacing w:line="480" w:lineRule="auto"/>
              <w:ind w:firstLine="0"/>
              <w:jc w:val="center"/>
              <w:rPr>
                <w:rFonts w:cs="Arial"/>
              </w:rPr>
            </w:pPr>
            <w:r>
              <w:rPr>
                <w:rFonts w:cs="Arial"/>
              </w:rPr>
              <w:t>0.922</w:t>
            </w:r>
          </w:p>
        </w:tc>
        <w:tc>
          <w:tcPr>
            <w:tcW w:w="1289" w:type="dxa"/>
            <w:tcBorders>
              <w:top w:val="nil"/>
              <w:left w:val="nil"/>
              <w:bottom w:val="nil"/>
              <w:right w:val="nil"/>
            </w:tcBorders>
            <w:vAlign w:val="center"/>
          </w:tcPr>
          <w:p w14:paraId="664CAED2" w14:textId="7F7BFACD" w:rsidR="00C516BA" w:rsidRDefault="00E34D86" w:rsidP="00C74BC8">
            <w:pPr>
              <w:spacing w:line="480" w:lineRule="auto"/>
              <w:ind w:firstLine="0"/>
              <w:jc w:val="center"/>
              <w:rPr>
                <w:rFonts w:cs="Arial"/>
              </w:rPr>
            </w:pPr>
            <w:r>
              <w:rPr>
                <w:rFonts w:cs="Arial"/>
              </w:rPr>
              <w:t>0.077</w:t>
            </w:r>
          </w:p>
        </w:tc>
      </w:tr>
      <w:tr w:rsidR="009E56CF" w14:paraId="48A33426" w14:textId="77777777" w:rsidTr="00C74BC8">
        <w:trPr>
          <w:trHeight w:hRule="exact" w:val="454"/>
          <w:jc w:val="center"/>
        </w:trPr>
        <w:tc>
          <w:tcPr>
            <w:tcW w:w="0" w:type="auto"/>
            <w:tcBorders>
              <w:top w:val="nil"/>
              <w:left w:val="nil"/>
              <w:bottom w:val="nil"/>
              <w:right w:val="nil"/>
            </w:tcBorders>
            <w:vAlign w:val="center"/>
          </w:tcPr>
          <w:p w14:paraId="528E82CB" w14:textId="163B9746" w:rsidR="00C516BA" w:rsidRDefault="00C516BA" w:rsidP="00C74BC8">
            <w:pPr>
              <w:spacing w:line="480" w:lineRule="auto"/>
              <w:ind w:firstLine="0"/>
              <w:jc w:val="center"/>
              <w:rPr>
                <w:rFonts w:cs="Arial"/>
              </w:rPr>
            </w:pPr>
            <w:r>
              <w:rPr>
                <w:rFonts w:cs="Arial"/>
              </w:rPr>
              <w:t>4</w:t>
            </w:r>
          </w:p>
        </w:tc>
        <w:tc>
          <w:tcPr>
            <w:tcW w:w="0" w:type="auto"/>
            <w:tcBorders>
              <w:top w:val="nil"/>
              <w:left w:val="nil"/>
              <w:bottom w:val="nil"/>
              <w:right w:val="nil"/>
            </w:tcBorders>
            <w:vAlign w:val="center"/>
          </w:tcPr>
          <w:p w14:paraId="403C813C" w14:textId="69D48237" w:rsidR="00C516BA" w:rsidRDefault="009E56CF" w:rsidP="00C74BC8">
            <w:pPr>
              <w:spacing w:line="480" w:lineRule="auto"/>
              <w:ind w:firstLine="0"/>
              <w:jc w:val="center"/>
              <w:rPr>
                <w:rFonts w:cs="Arial"/>
              </w:rPr>
            </w:pPr>
            <w:r>
              <w:rPr>
                <w:rFonts w:cs="Arial"/>
              </w:rPr>
              <w:t>0.841</w:t>
            </w:r>
          </w:p>
        </w:tc>
        <w:tc>
          <w:tcPr>
            <w:tcW w:w="1545" w:type="dxa"/>
            <w:tcBorders>
              <w:top w:val="nil"/>
              <w:left w:val="nil"/>
              <w:bottom w:val="nil"/>
              <w:right w:val="nil"/>
            </w:tcBorders>
            <w:vAlign w:val="center"/>
          </w:tcPr>
          <w:p w14:paraId="6C36AC51" w14:textId="4895C907" w:rsidR="00C516BA" w:rsidRDefault="000F1DB8" w:rsidP="00C74BC8">
            <w:pPr>
              <w:spacing w:line="480" w:lineRule="auto"/>
              <w:ind w:firstLine="0"/>
              <w:jc w:val="center"/>
              <w:rPr>
                <w:rFonts w:cs="Arial"/>
              </w:rPr>
            </w:pPr>
            <w:r>
              <w:rPr>
                <w:rFonts w:cs="Arial"/>
              </w:rPr>
              <w:t>0.158</w:t>
            </w:r>
          </w:p>
        </w:tc>
        <w:tc>
          <w:tcPr>
            <w:tcW w:w="0" w:type="auto"/>
            <w:tcBorders>
              <w:top w:val="nil"/>
              <w:left w:val="nil"/>
              <w:bottom w:val="nil"/>
              <w:right w:val="nil"/>
            </w:tcBorders>
            <w:vAlign w:val="center"/>
          </w:tcPr>
          <w:p w14:paraId="087D913F" w14:textId="35DD1C4B" w:rsidR="00C516BA" w:rsidRDefault="008808A6" w:rsidP="00C74BC8">
            <w:pPr>
              <w:spacing w:line="480" w:lineRule="auto"/>
              <w:ind w:firstLine="0"/>
              <w:jc w:val="center"/>
              <w:rPr>
                <w:rFonts w:cs="Arial"/>
              </w:rPr>
            </w:pPr>
            <w:r>
              <w:rPr>
                <w:rFonts w:cs="Arial"/>
              </w:rPr>
              <w:t>0.919</w:t>
            </w:r>
          </w:p>
        </w:tc>
        <w:tc>
          <w:tcPr>
            <w:tcW w:w="1289" w:type="dxa"/>
            <w:tcBorders>
              <w:top w:val="nil"/>
              <w:left w:val="nil"/>
              <w:bottom w:val="nil"/>
              <w:right w:val="nil"/>
            </w:tcBorders>
            <w:vAlign w:val="center"/>
          </w:tcPr>
          <w:p w14:paraId="5439CE11" w14:textId="18D0EB48" w:rsidR="00C516BA" w:rsidRDefault="00E34D86" w:rsidP="00C74BC8">
            <w:pPr>
              <w:spacing w:line="480" w:lineRule="auto"/>
              <w:ind w:firstLine="0"/>
              <w:jc w:val="center"/>
              <w:rPr>
                <w:rFonts w:cs="Arial"/>
              </w:rPr>
            </w:pPr>
            <w:r>
              <w:rPr>
                <w:rFonts w:cs="Arial"/>
              </w:rPr>
              <w:t>0.080</w:t>
            </w:r>
          </w:p>
        </w:tc>
      </w:tr>
      <w:tr w:rsidR="009E56CF" w14:paraId="48D1909B" w14:textId="77777777" w:rsidTr="00C74BC8">
        <w:trPr>
          <w:trHeight w:hRule="exact" w:val="454"/>
          <w:jc w:val="center"/>
        </w:trPr>
        <w:tc>
          <w:tcPr>
            <w:tcW w:w="0" w:type="auto"/>
            <w:tcBorders>
              <w:top w:val="nil"/>
              <w:left w:val="nil"/>
              <w:bottom w:val="nil"/>
              <w:right w:val="nil"/>
            </w:tcBorders>
            <w:vAlign w:val="center"/>
          </w:tcPr>
          <w:p w14:paraId="381464B4" w14:textId="07271ECB" w:rsidR="00C516BA" w:rsidRDefault="00C516BA" w:rsidP="00C74BC8">
            <w:pPr>
              <w:spacing w:line="480" w:lineRule="auto"/>
              <w:ind w:firstLine="0"/>
              <w:jc w:val="center"/>
              <w:rPr>
                <w:rFonts w:cs="Arial"/>
              </w:rPr>
            </w:pPr>
            <w:r>
              <w:rPr>
                <w:rFonts w:cs="Arial"/>
              </w:rPr>
              <w:t>5</w:t>
            </w:r>
          </w:p>
        </w:tc>
        <w:tc>
          <w:tcPr>
            <w:tcW w:w="0" w:type="auto"/>
            <w:tcBorders>
              <w:top w:val="nil"/>
              <w:left w:val="nil"/>
              <w:bottom w:val="nil"/>
              <w:right w:val="nil"/>
            </w:tcBorders>
            <w:vAlign w:val="center"/>
          </w:tcPr>
          <w:p w14:paraId="01683180" w14:textId="47F9EEA4" w:rsidR="00C516BA" w:rsidRDefault="009E56CF" w:rsidP="00C74BC8">
            <w:pPr>
              <w:spacing w:line="480" w:lineRule="auto"/>
              <w:ind w:firstLine="0"/>
              <w:jc w:val="center"/>
              <w:rPr>
                <w:rFonts w:cs="Arial"/>
              </w:rPr>
            </w:pPr>
            <w:r>
              <w:rPr>
                <w:rFonts w:cs="Arial"/>
              </w:rPr>
              <w:t>0.848</w:t>
            </w:r>
          </w:p>
        </w:tc>
        <w:tc>
          <w:tcPr>
            <w:tcW w:w="1545" w:type="dxa"/>
            <w:tcBorders>
              <w:top w:val="nil"/>
              <w:left w:val="nil"/>
              <w:bottom w:val="nil"/>
              <w:right w:val="nil"/>
            </w:tcBorders>
            <w:vAlign w:val="center"/>
          </w:tcPr>
          <w:p w14:paraId="153FA264" w14:textId="2491A6E5" w:rsidR="00C516BA" w:rsidRDefault="000F1DB8" w:rsidP="00C74BC8">
            <w:pPr>
              <w:spacing w:line="480" w:lineRule="auto"/>
              <w:ind w:firstLine="0"/>
              <w:jc w:val="center"/>
              <w:rPr>
                <w:rFonts w:cs="Arial"/>
              </w:rPr>
            </w:pPr>
            <w:r>
              <w:rPr>
                <w:rFonts w:cs="Arial"/>
              </w:rPr>
              <w:t>0.151</w:t>
            </w:r>
          </w:p>
        </w:tc>
        <w:tc>
          <w:tcPr>
            <w:tcW w:w="0" w:type="auto"/>
            <w:tcBorders>
              <w:top w:val="nil"/>
              <w:left w:val="nil"/>
              <w:bottom w:val="nil"/>
              <w:right w:val="nil"/>
            </w:tcBorders>
            <w:vAlign w:val="center"/>
          </w:tcPr>
          <w:p w14:paraId="45459438" w14:textId="0C89C152" w:rsidR="00C516BA" w:rsidRDefault="008808A6" w:rsidP="00C74BC8">
            <w:pPr>
              <w:spacing w:line="480" w:lineRule="auto"/>
              <w:ind w:firstLine="0"/>
              <w:jc w:val="center"/>
              <w:rPr>
                <w:rFonts w:cs="Arial"/>
              </w:rPr>
            </w:pPr>
            <w:r>
              <w:rPr>
                <w:rFonts w:cs="Arial"/>
              </w:rPr>
              <w:t>0.920</w:t>
            </w:r>
          </w:p>
        </w:tc>
        <w:tc>
          <w:tcPr>
            <w:tcW w:w="1289" w:type="dxa"/>
            <w:tcBorders>
              <w:top w:val="nil"/>
              <w:left w:val="nil"/>
              <w:bottom w:val="nil"/>
              <w:right w:val="nil"/>
            </w:tcBorders>
            <w:vAlign w:val="center"/>
          </w:tcPr>
          <w:p w14:paraId="19540F09" w14:textId="46587557" w:rsidR="00C516BA" w:rsidRDefault="00E34D86" w:rsidP="00C74BC8">
            <w:pPr>
              <w:spacing w:line="480" w:lineRule="auto"/>
              <w:ind w:firstLine="0"/>
              <w:jc w:val="center"/>
              <w:rPr>
                <w:rFonts w:cs="Arial"/>
              </w:rPr>
            </w:pPr>
            <w:r>
              <w:rPr>
                <w:rFonts w:cs="Arial"/>
              </w:rPr>
              <w:t>0.079</w:t>
            </w:r>
          </w:p>
        </w:tc>
      </w:tr>
      <w:tr w:rsidR="009E56CF" w14:paraId="3F8B94BA" w14:textId="77777777" w:rsidTr="00C74BC8">
        <w:trPr>
          <w:trHeight w:hRule="exact" w:val="454"/>
          <w:jc w:val="center"/>
        </w:trPr>
        <w:tc>
          <w:tcPr>
            <w:tcW w:w="0" w:type="auto"/>
            <w:tcBorders>
              <w:top w:val="nil"/>
              <w:left w:val="nil"/>
              <w:bottom w:val="nil"/>
              <w:right w:val="nil"/>
            </w:tcBorders>
            <w:vAlign w:val="center"/>
          </w:tcPr>
          <w:p w14:paraId="2AA556F6" w14:textId="02D4F45E" w:rsidR="00C516BA" w:rsidRDefault="00C516BA" w:rsidP="00C74BC8">
            <w:pPr>
              <w:spacing w:line="480" w:lineRule="auto"/>
              <w:ind w:firstLine="0"/>
              <w:jc w:val="center"/>
              <w:rPr>
                <w:rFonts w:cs="Arial"/>
              </w:rPr>
            </w:pPr>
            <w:r>
              <w:rPr>
                <w:rFonts w:cs="Arial"/>
              </w:rPr>
              <w:t>6</w:t>
            </w:r>
          </w:p>
        </w:tc>
        <w:tc>
          <w:tcPr>
            <w:tcW w:w="0" w:type="auto"/>
            <w:tcBorders>
              <w:top w:val="nil"/>
              <w:left w:val="nil"/>
              <w:bottom w:val="nil"/>
              <w:right w:val="nil"/>
            </w:tcBorders>
            <w:vAlign w:val="center"/>
          </w:tcPr>
          <w:p w14:paraId="2405EE3D" w14:textId="6B99EA9E" w:rsidR="00C516BA" w:rsidRDefault="000F1DB8" w:rsidP="00C74BC8">
            <w:pPr>
              <w:spacing w:line="480" w:lineRule="auto"/>
              <w:ind w:firstLine="0"/>
              <w:jc w:val="center"/>
              <w:rPr>
                <w:rFonts w:cs="Arial"/>
              </w:rPr>
            </w:pPr>
            <w:r>
              <w:rPr>
                <w:rFonts w:cs="Arial"/>
              </w:rPr>
              <w:t>0.842</w:t>
            </w:r>
          </w:p>
        </w:tc>
        <w:tc>
          <w:tcPr>
            <w:tcW w:w="1545" w:type="dxa"/>
            <w:tcBorders>
              <w:top w:val="nil"/>
              <w:left w:val="nil"/>
              <w:bottom w:val="nil"/>
              <w:right w:val="nil"/>
            </w:tcBorders>
            <w:vAlign w:val="center"/>
          </w:tcPr>
          <w:p w14:paraId="12916FF5" w14:textId="3DBA748C" w:rsidR="00C516BA" w:rsidRDefault="000F1DB8" w:rsidP="00C74BC8">
            <w:pPr>
              <w:spacing w:line="480" w:lineRule="auto"/>
              <w:ind w:firstLine="0"/>
              <w:jc w:val="center"/>
              <w:rPr>
                <w:rFonts w:cs="Arial"/>
              </w:rPr>
            </w:pPr>
            <w:r>
              <w:rPr>
                <w:rFonts w:cs="Arial"/>
              </w:rPr>
              <w:t>0.157</w:t>
            </w:r>
          </w:p>
        </w:tc>
        <w:tc>
          <w:tcPr>
            <w:tcW w:w="0" w:type="auto"/>
            <w:tcBorders>
              <w:top w:val="nil"/>
              <w:left w:val="nil"/>
              <w:bottom w:val="nil"/>
              <w:right w:val="nil"/>
            </w:tcBorders>
            <w:vAlign w:val="center"/>
          </w:tcPr>
          <w:p w14:paraId="7080BCA7" w14:textId="2F5E035C" w:rsidR="00C516BA" w:rsidRDefault="008808A6" w:rsidP="00C74BC8">
            <w:pPr>
              <w:spacing w:line="480" w:lineRule="auto"/>
              <w:ind w:firstLine="0"/>
              <w:jc w:val="center"/>
              <w:rPr>
                <w:rFonts w:cs="Arial"/>
              </w:rPr>
            </w:pPr>
            <w:r>
              <w:rPr>
                <w:rFonts w:cs="Arial"/>
              </w:rPr>
              <w:t>0.919</w:t>
            </w:r>
          </w:p>
        </w:tc>
        <w:tc>
          <w:tcPr>
            <w:tcW w:w="1289" w:type="dxa"/>
            <w:tcBorders>
              <w:top w:val="nil"/>
              <w:left w:val="nil"/>
              <w:bottom w:val="nil"/>
              <w:right w:val="nil"/>
            </w:tcBorders>
            <w:vAlign w:val="center"/>
          </w:tcPr>
          <w:p w14:paraId="15D24AC8" w14:textId="0549FDE7" w:rsidR="00C516BA" w:rsidRDefault="00E34D86" w:rsidP="00C74BC8">
            <w:pPr>
              <w:spacing w:line="480" w:lineRule="auto"/>
              <w:ind w:firstLine="0"/>
              <w:jc w:val="center"/>
              <w:rPr>
                <w:rFonts w:cs="Arial"/>
              </w:rPr>
            </w:pPr>
            <w:r>
              <w:rPr>
                <w:rFonts w:cs="Arial"/>
              </w:rPr>
              <w:t>0.080</w:t>
            </w:r>
          </w:p>
        </w:tc>
      </w:tr>
      <w:tr w:rsidR="009E56CF" w14:paraId="02BE771C" w14:textId="77777777" w:rsidTr="00C74BC8">
        <w:trPr>
          <w:trHeight w:hRule="exact" w:val="454"/>
          <w:jc w:val="center"/>
        </w:trPr>
        <w:tc>
          <w:tcPr>
            <w:tcW w:w="0" w:type="auto"/>
            <w:tcBorders>
              <w:top w:val="nil"/>
              <w:left w:val="nil"/>
              <w:bottom w:val="nil"/>
              <w:right w:val="nil"/>
            </w:tcBorders>
            <w:vAlign w:val="center"/>
          </w:tcPr>
          <w:p w14:paraId="68D574A4" w14:textId="3EAF6A7A" w:rsidR="00C516BA" w:rsidRDefault="00C516BA" w:rsidP="00C74BC8">
            <w:pPr>
              <w:spacing w:line="480" w:lineRule="auto"/>
              <w:ind w:firstLine="0"/>
              <w:jc w:val="center"/>
              <w:rPr>
                <w:rFonts w:cs="Arial"/>
              </w:rPr>
            </w:pPr>
            <w:r>
              <w:rPr>
                <w:rFonts w:cs="Arial"/>
              </w:rPr>
              <w:t>7</w:t>
            </w:r>
          </w:p>
        </w:tc>
        <w:tc>
          <w:tcPr>
            <w:tcW w:w="0" w:type="auto"/>
            <w:tcBorders>
              <w:top w:val="nil"/>
              <w:left w:val="nil"/>
              <w:bottom w:val="nil"/>
              <w:right w:val="nil"/>
            </w:tcBorders>
            <w:vAlign w:val="center"/>
          </w:tcPr>
          <w:p w14:paraId="5FE8A5F2" w14:textId="26DF4ADF" w:rsidR="00C516BA" w:rsidRDefault="000F1DB8" w:rsidP="00C74BC8">
            <w:pPr>
              <w:spacing w:line="480" w:lineRule="auto"/>
              <w:ind w:firstLine="0"/>
              <w:jc w:val="center"/>
              <w:rPr>
                <w:rFonts w:cs="Arial"/>
              </w:rPr>
            </w:pPr>
            <w:r>
              <w:rPr>
                <w:rFonts w:cs="Arial"/>
              </w:rPr>
              <w:t>0.843</w:t>
            </w:r>
          </w:p>
        </w:tc>
        <w:tc>
          <w:tcPr>
            <w:tcW w:w="1545" w:type="dxa"/>
            <w:tcBorders>
              <w:top w:val="nil"/>
              <w:left w:val="nil"/>
              <w:bottom w:val="nil"/>
              <w:right w:val="nil"/>
            </w:tcBorders>
            <w:vAlign w:val="center"/>
          </w:tcPr>
          <w:p w14:paraId="7B33241B" w14:textId="684E9A29" w:rsidR="00C516BA" w:rsidRDefault="000F1DB8" w:rsidP="00C74BC8">
            <w:pPr>
              <w:spacing w:line="480" w:lineRule="auto"/>
              <w:ind w:firstLine="0"/>
              <w:jc w:val="center"/>
              <w:rPr>
                <w:rFonts w:cs="Arial"/>
              </w:rPr>
            </w:pPr>
            <w:r>
              <w:rPr>
                <w:rFonts w:cs="Arial"/>
              </w:rPr>
              <w:t>0.156</w:t>
            </w:r>
          </w:p>
        </w:tc>
        <w:tc>
          <w:tcPr>
            <w:tcW w:w="0" w:type="auto"/>
            <w:tcBorders>
              <w:top w:val="nil"/>
              <w:left w:val="nil"/>
              <w:bottom w:val="nil"/>
              <w:right w:val="nil"/>
            </w:tcBorders>
            <w:vAlign w:val="center"/>
          </w:tcPr>
          <w:p w14:paraId="73FD0EED" w14:textId="3DAAB28A" w:rsidR="00C516BA" w:rsidRDefault="008808A6" w:rsidP="00C74BC8">
            <w:pPr>
              <w:spacing w:line="480" w:lineRule="auto"/>
              <w:ind w:firstLine="0"/>
              <w:jc w:val="center"/>
              <w:rPr>
                <w:rFonts w:cs="Arial"/>
              </w:rPr>
            </w:pPr>
            <w:r>
              <w:rPr>
                <w:rFonts w:cs="Arial"/>
              </w:rPr>
              <w:t>0.914</w:t>
            </w:r>
          </w:p>
        </w:tc>
        <w:tc>
          <w:tcPr>
            <w:tcW w:w="1289" w:type="dxa"/>
            <w:tcBorders>
              <w:top w:val="nil"/>
              <w:left w:val="nil"/>
              <w:bottom w:val="nil"/>
              <w:right w:val="nil"/>
            </w:tcBorders>
            <w:vAlign w:val="center"/>
          </w:tcPr>
          <w:p w14:paraId="4E328253" w14:textId="49602063" w:rsidR="00C516BA" w:rsidRDefault="00E34D86" w:rsidP="00C74BC8">
            <w:pPr>
              <w:spacing w:line="480" w:lineRule="auto"/>
              <w:ind w:firstLine="0"/>
              <w:jc w:val="center"/>
              <w:rPr>
                <w:rFonts w:cs="Arial"/>
              </w:rPr>
            </w:pPr>
            <w:r>
              <w:rPr>
                <w:rFonts w:cs="Arial"/>
              </w:rPr>
              <w:t>0.085</w:t>
            </w:r>
          </w:p>
        </w:tc>
      </w:tr>
      <w:tr w:rsidR="009E56CF" w14:paraId="677BC99F" w14:textId="77777777" w:rsidTr="00C74BC8">
        <w:trPr>
          <w:trHeight w:hRule="exact" w:val="454"/>
          <w:jc w:val="center"/>
        </w:trPr>
        <w:tc>
          <w:tcPr>
            <w:tcW w:w="0" w:type="auto"/>
            <w:tcBorders>
              <w:top w:val="nil"/>
              <w:left w:val="nil"/>
              <w:bottom w:val="nil"/>
              <w:right w:val="nil"/>
            </w:tcBorders>
            <w:vAlign w:val="center"/>
          </w:tcPr>
          <w:p w14:paraId="5FEC0F30" w14:textId="6A94AA3B" w:rsidR="00C516BA" w:rsidRDefault="00C516BA" w:rsidP="00C74BC8">
            <w:pPr>
              <w:spacing w:line="480" w:lineRule="auto"/>
              <w:ind w:firstLine="0"/>
              <w:jc w:val="center"/>
              <w:rPr>
                <w:rFonts w:cs="Arial"/>
              </w:rPr>
            </w:pPr>
            <w:r>
              <w:rPr>
                <w:rFonts w:cs="Arial"/>
              </w:rPr>
              <w:t>8</w:t>
            </w:r>
          </w:p>
        </w:tc>
        <w:tc>
          <w:tcPr>
            <w:tcW w:w="0" w:type="auto"/>
            <w:tcBorders>
              <w:top w:val="nil"/>
              <w:left w:val="nil"/>
              <w:bottom w:val="nil"/>
              <w:right w:val="nil"/>
            </w:tcBorders>
            <w:vAlign w:val="center"/>
          </w:tcPr>
          <w:p w14:paraId="7E0F901C" w14:textId="527C75A7" w:rsidR="00C516BA" w:rsidRDefault="000F1DB8" w:rsidP="00C74BC8">
            <w:pPr>
              <w:spacing w:line="480" w:lineRule="auto"/>
              <w:ind w:firstLine="0"/>
              <w:jc w:val="center"/>
              <w:rPr>
                <w:rFonts w:cs="Arial"/>
              </w:rPr>
            </w:pPr>
            <w:r>
              <w:rPr>
                <w:rFonts w:cs="Arial"/>
              </w:rPr>
              <w:t>0.841</w:t>
            </w:r>
          </w:p>
        </w:tc>
        <w:tc>
          <w:tcPr>
            <w:tcW w:w="1545" w:type="dxa"/>
            <w:tcBorders>
              <w:top w:val="nil"/>
              <w:left w:val="nil"/>
              <w:bottom w:val="nil"/>
              <w:right w:val="nil"/>
            </w:tcBorders>
            <w:vAlign w:val="center"/>
          </w:tcPr>
          <w:p w14:paraId="361873B0" w14:textId="04B32B0A" w:rsidR="00C516BA" w:rsidRDefault="000F1DB8" w:rsidP="00C74BC8">
            <w:pPr>
              <w:spacing w:line="480" w:lineRule="auto"/>
              <w:ind w:firstLine="0"/>
              <w:jc w:val="center"/>
              <w:rPr>
                <w:rFonts w:cs="Arial"/>
              </w:rPr>
            </w:pPr>
            <w:r>
              <w:rPr>
                <w:rFonts w:cs="Arial"/>
              </w:rPr>
              <w:t>0.158</w:t>
            </w:r>
          </w:p>
        </w:tc>
        <w:tc>
          <w:tcPr>
            <w:tcW w:w="0" w:type="auto"/>
            <w:tcBorders>
              <w:top w:val="nil"/>
              <w:left w:val="nil"/>
              <w:bottom w:val="nil"/>
              <w:right w:val="nil"/>
            </w:tcBorders>
            <w:vAlign w:val="center"/>
          </w:tcPr>
          <w:p w14:paraId="631B07F8" w14:textId="7EE9FA63" w:rsidR="00C516BA" w:rsidRDefault="008808A6" w:rsidP="00C74BC8">
            <w:pPr>
              <w:spacing w:line="480" w:lineRule="auto"/>
              <w:ind w:firstLine="0"/>
              <w:jc w:val="center"/>
              <w:rPr>
                <w:rFonts w:cs="Arial"/>
              </w:rPr>
            </w:pPr>
            <w:r>
              <w:rPr>
                <w:rFonts w:cs="Arial"/>
              </w:rPr>
              <w:t>0.917</w:t>
            </w:r>
          </w:p>
        </w:tc>
        <w:tc>
          <w:tcPr>
            <w:tcW w:w="1289" w:type="dxa"/>
            <w:tcBorders>
              <w:top w:val="nil"/>
              <w:left w:val="nil"/>
              <w:bottom w:val="nil"/>
              <w:right w:val="nil"/>
            </w:tcBorders>
            <w:vAlign w:val="center"/>
          </w:tcPr>
          <w:p w14:paraId="1F0D978D" w14:textId="1B18C281" w:rsidR="00C516BA" w:rsidRDefault="00E34D86" w:rsidP="00C74BC8">
            <w:pPr>
              <w:spacing w:line="480" w:lineRule="auto"/>
              <w:ind w:firstLine="0"/>
              <w:jc w:val="center"/>
              <w:rPr>
                <w:rFonts w:cs="Arial"/>
              </w:rPr>
            </w:pPr>
            <w:r>
              <w:rPr>
                <w:rFonts w:cs="Arial"/>
              </w:rPr>
              <w:t>0.082</w:t>
            </w:r>
          </w:p>
        </w:tc>
      </w:tr>
      <w:tr w:rsidR="009E56CF" w14:paraId="0BB3562C" w14:textId="77777777" w:rsidTr="00C74BC8">
        <w:trPr>
          <w:trHeight w:hRule="exact" w:val="454"/>
          <w:jc w:val="center"/>
        </w:trPr>
        <w:tc>
          <w:tcPr>
            <w:tcW w:w="0" w:type="auto"/>
            <w:tcBorders>
              <w:top w:val="nil"/>
              <w:left w:val="nil"/>
              <w:bottom w:val="nil"/>
              <w:right w:val="nil"/>
            </w:tcBorders>
            <w:vAlign w:val="center"/>
          </w:tcPr>
          <w:p w14:paraId="12F2CAF5" w14:textId="64537718" w:rsidR="00C516BA" w:rsidRDefault="00C516BA" w:rsidP="00C74BC8">
            <w:pPr>
              <w:spacing w:line="480" w:lineRule="auto"/>
              <w:ind w:firstLine="0"/>
              <w:jc w:val="center"/>
              <w:rPr>
                <w:rFonts w:cs="Arial"/>
              </w:rPr>
            </w:pPr>
            <w:r>
              <w:rPr>
                <w:rFonts w:cs="Arial"/>
              </w:rPr>
              <w:t>9</w:t>
            </w:r>
          </w:p>
        </w:tc>
        <w:tc>
          <w:tcPr>
            <w:tcW w:w="0" w:type="auto"/>
            <w:tcBorders>
              <w:top w:val="nil"/>
              <w:left w:val="nil"/>
              <w:bottom w:val="nil"/>
              <w:right w:val="nil"/>
            </w:tcBorders>
            <w:vAlign w:val="center"/>
          </w:tcPr>
          <w:p w14:paraId="0760C597" w14:textId="5F378F26" w:rsidR="00C516BA" w:rsidRDefault="000F1DB8" w:rsidP="00C74BC8">
            <w:pPr>
              <w:spacing w:line="480" w:lineRule="auto"/>
              <w:ind w:firstLine="0"/>
              <w:jc w:val="center"/>
              <w:rPr>
                <w:rFonts w:cs="Arial"/>
              </w:rPr>
            </w:pPr>
            <w:r>
              <w:rPr>
                <w:rFonts w:cs="Arial"/>
              </w:rPr>
              <w:t>0.842</w:t>
            </w:r>
          </w:p>
        </w:tc>
        <w:tc>
          <w:tcPr>
            <w:tcW w:w="1545" w:type="dxa"/>
            <w:tcBorders>
              <w:top w:val="nil"/>
              <w:left w:val="nil"/>
              <w:bottom w:val="nil"/>
              <w:right w:val="nil"/>
            </w:tcBorders>
            <w:vAlign w:val="center"/>
          </w:tcPr>
          <w:p w14:paraId="2688E841" w14:textId="7E94ED72" w:rsidR="00C516BA" w:rsidRDefault="000F1DB8" w:rsidP="00C74BC8">
            <w:pPr>
              <w:spacing w:line="480" w:lineRule="auto"/>
              <w:ind w:firstLine="0"/>
              <w:jc w:val="center"/>
              <w:rPr>
                <w:rFonts w:cs="Arial"/>
              </w:rPr>
            </w:pPr>
            <w:r>
              <w:rPr>
                <w:rFonts w:cs="Arial"/>
              </w:rPr>
              <w:t>0.157</w:t>
            </w:r>
          </w:p>
        </w:tc>
        <w:tc>
          <w:tcPr>
            <w:tcW w:w="0" w:type="auto"/>
            <w:tcBorders>
              <w:top w:val="nil"/>
              <w:left w:val="nil"/>
              <w:bottom w:val="nil"/>
              <w:right w:val="nil"/>
            </w:tcBorders>
            <w:vAlign w:val="center"/>
          </w:tcPr>
          <w:p w14:paraId="6D42DA81" w14:textId="6D8ED7E8" w:rsidR="00C516BA" w:rsidRDefault="008808A6" w:rsidP="00C74BC8">
            <w:pPr>
              <w:spacing w:line="480" w:lineRule="auto"/>
              <w:ind w:firstLine="0"/>
              <w:jc w:val="center"/>
              <w:rPr>
                <w:rFonts w:cs="Arial"/>
              </w:rPr>
            </w:pPr>
            <w:r>
              <w:rPr>
                <w:rFonts w:cs="Arial"/>
              </w:rPr>
              <w:t>0.</w:t>
            </w:r>
            <w:r w:rsidR="00E34D86">
              <w:rPr>
                <w:rFonts w:cs="Arial"/>
              </w:rPr>
              <w:t>915</w:t>
            </w:r>
          </w:p>
        </w:tc>
        <w:tc>
          <w:tcPr>
            <w:tcW w:w="1289" w:type="dxa"/>
            <w:tcBorders>
              <w:top w:val="nil"/>
              <w:left w:val="nil"/>
              <w:bottom w:val="nil"/>
              <w:right w:val="nil"/>
            </w:tcBorders>
            <w:vAlign w:val="center"/>
          </w:tcPr>
          <w:p w14:paraId="38C57F59" w14:textId="13467E39" w:rsidR="00C516BA" w:rsidRDefault="00E34D86" w:rsidP="00C74BC8">
            <w:pPr>
              <w:spacing w:line="480" w:lineRule="auto"/>
              <w:ind w:firstLine="0"/>
              <w:jc w:val="center"/>
              <w:rPr>
                <w:rFonts w:cs="Arial"/>
              </w:rPr>
            </w:pPr>
            <w:r>
              <w:rPr>
                <w:rFonts w:cs="Arial"/>
              </w:rPr>
              <w:t>0.084</w:t>
            </w:r>
          </w:p>
        </w:tc>
      </w:tr>
      <w:tr w:rsidR="009E56CF" w14:paraId="08503E01" w14:textId="77777777" w:rsidTr="00C74BC8">
        <w:trPr>
          <w:trHeight w:hRule="exact" w:val="454"/>
          <w:jc w:val="center"/>
        </w:trPr>
        <w:tc>
          <w:tcPr>
            <w:tcW w:w="0" w:type="auto"/>
            <w:tcBorders>
              <w:top w:val="nil"/>
              <w:left w:val="nil"/>
              <w:right w:val="nil"/>
            </w:tcBorders>
            <w:vAlign w:val="center"/>
          </w:tcPr>
          <w:p w14:paraId="79FD8B7B" w14:textId="0EB5D543" w:rsidR="00C516BA" w:rsidRDefault="00C516BA" w:rsidP="00C74BC8">
            <w:pPr>
              <w:spacing w:line="480" w:lineRule="auto"/>
              <w:ind w:firstLine="0"/>
              <w:jc w:val="center"/>
              <w:rPr>
                <w:rFonts w:cs="Arial"/>
              </w:rPr>
            </w:pPr>
            <w:r>
              <w:rPr>
                <w:rFonts w:cs="Arial"/>
              </w:rPr>
              <w:t>10</w:t>
            </w:r>
          </w:p>
        </w:tc>
        <w:tc>
          <w:tcPr>
            <w:tcW w:w="0" w:type="auto"/>
            <w:tcBorders>
              <w:top w:val="nil"/>
              <w:left w:val="nil"/>
              <w:right w:val="nil"/>
            </w:tcBorders>
            <w:vAlign w:val="center"/>
          </w:tcPr>
          <w:p w14:paraId="0EDCE20D" w14:textId="53955048" w:rsidR="00C516BA" w:rsidRDefault="000F1DB8" w:rsidP="00C74BC8">
            <w:pPr>
              <w:spacing w:line="480" w:lineRule="auto"/>
              <w:ind w:firstLine="0"/>
              <w:jc w:val="center"/>
              <w:rPr>
                <w:rFonts w:cs="Arial"/>
              </w:rPr>
            </w:pPr>
            <w:r>
              <w:rPr>
                <w:rFonts w:cs="Arial"/>
              </w:rPr>
              <w:t>0.836</w:t>
            </w:r>
          </w:p>
        </w:tc>
        <w:tc>
          <w:tcPr>
            <w:tcW w:w="1545" w:type="dxa"/>
            <w:tcBorders>
              <w:top w:val="nil"/>
              <w:left w:val="nil"/>
              <w:right w:val="nil"/>
            </w:tcBorders>
            <w:vAlign w:val="center"/>
          </w:tcPr>
          <w:p w14:paraId="4AD8C3A5" w14:textId="192991F8" w:rsidR="00C516BA" w:rsidRDefault="000F1DB8" w:rsidP="00C74BC8">
            <w:pPr>
              <w:spacing w:line="480" w:lineRule="auto"/>
              <w:ind w:firstLine="0"/>
              <w:jc w:val="center"/>
              <w:rPr>
                <w:rFonts w:cs="Arial"/>
              </w:rPr>
            </w:pPr>
            <w:r>
              <w:rPr>
                <w:rFonts w:cs="Arial"/>
              </w:rPr>
              <w:t>0.163</w:t>
            </w:r>
          </w:p>
        </w:tc>
        <w:tc>
          <w:tcPr>
            <w:tcW w:w="0" w:type="auto"/>
            <w:tcBorders>
              <w:top w:val="nil"/>
              <w:left w:val="nil"/>
              <w:right w:val="nil"/>
            </w:tcBorders>
            <w:vAlign w:val="center"/>
          </w:tcPr>
          <w:p w14:paraId="78D6703F" w14:textId="3A6F9C99" w:rsidR="00C516BA" w:rsidRDefault="00E34D86" w:rsidP="00C74BC8">
            <w:pPr>
              <w:spacing w:line="480" w:lineRule="auto"/>
              <w:ind w:firstLine="0"/>
              <w:jc w:val="center"/>
              <w:rPr>
                <w:rFonts w:cs="Arial"/>
              </w:rPr>
            </w:pPr>
            <w:r>
              <w:rPr>
                <w:rFonts w:cs="Arial"/>
              </w:rPr>
              <w:t>0.917</w:t>
            </w:r>
          </w:p>
        </w:tc>
        <w:tc>
          <w:tcPr>
            <w:tcW w:w="1289" w:type="dxa"/>
            <w:tcBorders>
              <w:top w:val="nil"/>
              <w:left w:val="nil"/>
              <w:right w:val="nil"/>
            </w:tcBorders>
            <w:vAlign w:val="center"/>
          </w:tcPr>
          <w:p w14:paraId="559D22E3" w14:textId="02432471" w:rsidR="00C516BA" w:rsidRDefault="00E34D86" w:rsidP="00C74BC8">
            <w:pPr>
              <w:spacing w:line="480" w:lineRule="auto"/>
              <w:ind w:firstLine="0"/>
              <w:jc w:val="center"/>
              <w:rPr>
                <w:rFonts w:cs="Arial"/>
              </w:rPr>
            </w:pPr>
            <w:r>
              <w:rPr>
                <w:rFonts w:cs="Arial"/>
              </w:rPr>
              <w:t>0.082</w:t>
            </w:r>
          </w:p>
        </w:tc>
      </w:tr>
    </w:tbl>
    <w:p w14:paraId="7EB41C86" w14:textId="68639B23" w:rsidR="00065BF7" w:rsidRDefault="00507B3F" w:rsidP="00ED4702">
      <w:pPr>
        <w:pStyle w:val="Descripcin"/>
        <w:spacing w:after="0" w:line="480" w:lineRule="auto"/>
        <w:ind w:left="708" w:firstLine="708"/>
        <w:jc w:val="left"/>
        <w:rPr>
          <w:rFonts w:cs="Arial"/>
          <w:color w:val="auto"/>
          <w:sz w:val="20"/>
          <w:szCs w:val="20"/>
        </w:rPr>
      </w:pPr>
      <w:r w:rsidRPr="004F114D">
        <w:rPr>
          <w:rFonts w:cs="Arial"/>
          <w:color w:val="auto"/>
          <w:sz w:val="20"/>
          <w:szCs w:val="20"/>
        </w:rPr>
        <w:t xml:space="preserve">Nota. </w:t>
      </w:r>
      <w:r w:rsidRPr="004F114D">
        <w:rPr>
          <w:rFonts w:cs="Arial"/>
          <w:i w:val="0"/>
          <w:iCs w:val="0"/>
          <w:color w:val="auto"/>
          <w:sz w:val="20"/>
          <w:szCs w:val="20"/>
        </w:rPr>
        <w:t xml:space="preserve">Adaptado de </w:t>
      </w:r>
      <w:r w:rsidR="008772EB" w:rsidRPr="004F114D">
        <w:rPr>
          <w:rFonts w:cs="Arial"/>
          <w:color w:val="auto"/>
          <w:sz w:val="20"/>
          <w:szCs w:val="20"/>
        </w:rPr>
        <w:t xml:space="preserve">Aplicación de una red neuronal artificial para la </w:t>
      </w:r>
    </w:p>
    <w:p w14:paraId="343E4658" w14:textId="3F9455CD" w:rsidR="000C0EE3" w:rsidRPr="004F114D" w:rsidRDefault="00065BF7" w:rsidP="00ED4702">
      <w:pPr>
        <w:pStyle w:val="Descripcin"/>
        <w:spacing w:after="0" w:line="480" w:lineRule="auto"/>
        <w:ind w:left="1416" w:firstLine="0"/>
        <w:jc w:val="left"/>
        <w:rPr>
          <w:rFonts w:cs="Arial"/>
          <w:i w:val="0"/>
          <w:iCs w:val="0"/>
          <w:color w:val="auto"/>
          <w:sz w:val="20"/>
          <w:szCs w:val="20"/>
        </w:rPr>
      </w:pPr>
      <w:r>
        <w:rPr>
          <w:rFonts w:cs="Arial"/>
          <w:color w:val="auto"/>
          <w:sz w:val="20"/>
          <w:szCs w:val="20"/>
        </w:rPr>
        <w:t xml:space="preserve"> </w:t>
      </w:r>
      <w:r w:rsidR="008772EB" w:rsidRPr="004F114D">
        <w:rPr>
          <w:rFonts w:cs="Arial"/>
          <w:color w:val="auto"/>
          <w:sz w:val="20"/>
          <w:szCs w:val="20"/>
        </w:rPr>
        <w:t>clasificación automática de tuits en español</w:t>
      </w:r>
      <w:r w:rsidR="008772EB" w:rsidRPr="004F114D">
        <w:rPr>
          <w:rFonts w:cs="Arial"/>
          <w:i w:val="0"/>
          <w:iCs w:val="0"/>
          <w:color w:val="auto"/>
          <w:sz w:val="20"/>
          <w:szCs w:val="20"/>
        </w:rPr>
        <w:t xml:space="preserve">, por </w:t>
      </w:r>
      <w:r w:rsidR="008772EB" w:rsidRPr="004F114D">
        <w:rPr>
          <w:rFonts w:cs="Arial"/>
          <w:i w:val="0"/>
          <w:iCs w:val="0"/>
          <w:color w:val="auto"/>
          <w:sz w:val="20"/>
          <w:szCs w:val="20"/>
        </w:rPr>
        <w:fldChar w:fldCharType="begin" w:fldLock="1"/>
      </w:r>
      <w:r w:rsidR="0068159F" w:rsidRPr="004F114D">
        <w:rPr>
          <w:rFonts w:cs="Arial"/>
          <w:i w:val="0"/>
          <w:iCs w:val="0"/>
          <w:color w:val="auto"/>
          <w:sz w:val="20"/>
          <w:szCs w:val="20"/>
        </w:rPr>
        <w:instrText>ADDIN CSL_CITATION {"citationItems":[{"id":"ITEM-1","itemData":{"author":[{"dropping-particle":"","family":"García","given":"Andrea","non-dropping-particle":"","parse-names":false,"suffix":""},{"dropping-particle":"","family":"Ríos","given":"Ana","non-dropping-particle":"","parse-names":false,"suffix":""},{"dropping-particle":"","family":"Tello","given":"Edgar","non-dropping-particle":"","parse-names":false,"suffix":""},{"dropping-particle":"","family":"Barrón","given":"José","non-dropping-particle":"","parse-names":false,"suffix":""},{"dropping-particle":"","family":"Díaz","given":"Alan","non-dropping-particle":"","parse-names":false,"suffix":""}],"id":"ITEM-1","issue":"130","issued":{"date-parts":[["2018"]]},"title":"Aplicación de una red neuronal artificial para la clasificación automática de tweets en español","type":"article-journal","volume":"40"},"uris":["http://www.mendeley.com/documents/?uuid=64ff35e3-ff75-4674-842f-ec042c940f30"]}],"mendeley":{"formattedCitation":"(García et al., 2018)","manualFormatting":"García et al. 2018","plainTextFormattedCitation":"(García et al., 2018)","previouslyFormattedCitation":"(García et al., 2018)"},"properties":{"noteIndex":0},"schema":"https://github.com/citation-style-language/schema/raw/master/csl-citation.json"}</w:instrText>
      </w:r>
      <w:r w:rsidR="008772EB" w:rsidRPr="004F114D">
        <w:rPr>
          <w:rFonts w:cs="Arial"/>
          <w:i w:val="0"/>
          <w:iCs w:val="0"/>
          <w:color w:val="auto"/>
          <w:sz w:val="20"/>
          <w:szCs w:val="20"/>
        </w:rPr>
        <w:fldChar w:fldCharType="separate"/>
      </w:r>
      <w:r w:rsidR="008772EB" w:rsidRPr="004F114D">
        <w:rPr>
          <w:rFonts w:cs="Arial"/>
          <w:i w:val="0"/>
          <w:iCs w:val="0"/>
          <w:noProof/>
          <w:color w:val="auto"/>
          <w:sz w:val="20"/>
          <w:szCs w:val="20"/>
        </w:rPr>
        <w:t xml:space="preserve">García </w:t>
      </w:r>
      <w:r w:rsidR="008772EB" w:rsidRPr="004F114D">
        <w:rPr>
          <w:rFonts w:cs="Arial"/>
          <w:noProof/>
          <w:color w:val="auto"/>
          <w:sz w:val="20"/>
          <w:szCs w:val="20"/>
        </w:rPr>
        <w:t>et al.</w:t>
      </w:r>
      <w:r w:rsidR="008772EB" w:rsidRPr="004F114D">
        <w:rPr>
          <w:rFonts w:cs="Arial"/>
          <w:i w:val="0"/>
          <w:iCs w:val="0"/>
          <w:noProof/>
          <w:color w:val="auto"/>
          <w:sz w:val="20"/>
          <w:szCs w:val="20"/>
        </w:rPr>
        <w:t xml:space="preserve"> 2018</w:t>
      </w:r>
      <w:r w:rsidR="008772EB" w:rsidRPr="004F114D">
        <w:rPr>
          <w:rFonts w:cs="Arial"/>
          <w:i w:val="0"/>
          <w:iCs w:val="0"/>
          <w:color w:val="auto"/>
          <w:sz w:val="20"/>
          <w:szCs w:val="20"/>
        </w:rPr>
        <w:fldChar w:fldCharType="end"/>
      </w:r>
      <w:r w:rsidR="00273A4F" w:rsidRPr="004F114D">
        <w:rPr>
          <w:rFonts w:cs="Arial"/>
          <w:i w:val="0"/>
          <w:iCs w:val="0"/>
          <w:color w:val="auto"/>
          <w:sz w:val="20"/>
          <w:szCs w:val="20"/>
        </w:rPr>
        <w:t xml:space="preserve">. </w:t>
      </w:r>
      <w:r>
        <w:rPr>
          <w:rFonts w:cs="Arial"/>
          <w:i w:val="0"/>
          <w:iCs w:val="0"/>
          <w:color w:val="auto"/>
          <w:sz w:val="20"/>
          <w:szCs w:val="20"/>
        </w:rPr>
        <w:t xml:space="preserve">                              </w:t>
      </w:r>
      <w:r w:rsidR="00273A4F" w:rsidRPr="004F114D">
        <w:rPr>
          <w:rFonts w:cs="Arial"/>
          <w:i w:val="0"/>
          <w:iCs w:val="0"/>
          <w:color w:val="auto"/>
          <w:sz w:val="20"/>
          <w:szCs w:val="20"/>
        </w:rPr>
        <w:t>(</w:t>
      </w:r>
      <w:r w:rsidR="000C0EE3" w:rsidRPr="004F114D">
        <w:rPr>
          <w:rFonts w:cs="Arial"/>
          <w:i w:val="0"/>
          <w:iCs w:val="0"/>
          <w:color w:val="auto"/>
          <w:sz w:val="20"/>
          <w:szCs w:val="20"/>
        </w:rPr>
        <w:t>https://bit.ly/2VlC6C9</w:t>
      </w:r>
      <w:r w:rsidR="00273A4F" w:rsidRPr="004F114D">
        <w:rPr>
          <w:rFonts w:cs="Arial"/>
          <w:i w:val="0"/>
          <w:iCs w:val="0"/>
          <w:color w:val="auto"/>
          <w:sz w:val="20"/>
          <w:szCs w:val="20"/>
        </w:rPr>
        <w:t>)</w:t>
      </w:r>
    </w:p>
    <w:p w14:paraId="691DE0F2" w14:textId="21C8F30D" w:rsidR="00B6794C" w:rsidRDefault="00B6794C" w:rsidP="00ED3494">
      <w:pPr>
        <w:spacing w:before="240"/>
        <w:rPr>
          <w:rFonts w:cs="Arial"/>
        </w:rPr>
      </w:pPr>
      <w:r>
        <w:rPr>
          <w:rFonts w:cs="Arial"/>
        </w:rPr>
        <w:t>Los resultados indican que las redes neuronales tiene mejor precisión</w:t>
      </w:r>
      <w:r w:rsidR="00FE1536">
        <w:rPr>
          <w:rFonts w:cs="Arial"/>
        </w:rPr>
        <w:t xml:space="preserve"> y una menor tasa de error en todas las ejecuciones</w:t>
      </w:r>
      <w:r>
        <w:rPr>
          <w:rFonts w:cs="Arial"/>
        </w:rPr>
        <w:t xml:space="preserve"> </w:t>
      </w:r>
      <w:r w:rsidR="001B0763">
        <w:rPr>
          <w:rFonts w:cs="Arial"/>
        </w:rPr>
        <w:t>de la</w:t>
      </w:r>
      <w:r w:rsidR="00F16F8D">
        <w:rPr>
          <w:rFonts w:cs="Arial"/>
        </w:rPr>
        <w:t xml:space="preserve"> clasificación de los tweets en comparación con el modelo de </w:t>
      </w:r>
      <w:proofErr w:type="spellStart"/>
      <w:r w:rsidR="00F16F8D">
        <w:rPr>
          <w:rFonts w:cs="Arial"/>
        </w:rPr>
        <w:t>Na</w:t>
      </w:r>
      <w:r w:rsidR="004419DC" w:rsidRPr="004419DC">
        <w:rPr>
          <w:rFonts w:cs="Arial"/>
        </w:rPr>
        <w:t>ï</w:t>
      </w:r>
      <w:r w:rsidR="00F16F8D">
        <w:rPr>
          <w:rFonts w:cs="Arial"/>
        </w:rPr>
        <w:t>ve</w:t>
      </w:r>
      <w:proofErr w:type="spellEnd"/>
      <w:r w:rsidR="00F16F8D">
        <w:rPr>
          <w:rFonts w:cs="Arial"/>
        </w:rPr>
        <w:t xml:space="preserve"> Bayes.</w:t>
      </w:r>
    </w:p>
    <w:p w14:paraId="3521113D" w14:textId="651224BF" w:rsidR="007F3504" w:rsidRDefault="00420E92" w:rsidP="004F114D">
      <w:pPr>
        <w:ind w:firstLine="0"/>
        <w:rPr>
          <w:rFonts w:cs="Arial"/>
        </w:rPr>
      </w:pPr>
      <w:r>
        <w:rPr>
          <w:rFonts w:cs="Arial"/>
        </w:rPr>
        <w:t>La figura 1</w:t>
      </w:r>
      <w:r w:rsidR="000C0EE3">
        <w:rPr>
          <w:rFonts w:cs="Arial"/>
        </w:rPr>
        <w:t>3</w:t>
      </w:r>
      <w:r>
        <w:rPr>
          <w:rFonts w:cs="Arial"/>
        </w:rPr>
        <w:t xml:space="preserve"> representa un</w:t>
      </w:r>
      <w:r w:rsidR="007F3504">
        <w:rPr>
          <w:rFonts w:cs="Arial"/>
        </w:rPr>
        <w:t xml:space="preserve"> diagrama resumen </w:t>
      </w:r>
      <w:r w:rsidR="00ED7DAE">
        <w:rPr>
          <w:rFonts w:cs="Arial"/>
        </w:rPr>
        <w:t xml:space="preserve">del proceso a seguir para resolver problemas de clasificación </w:t>
      </w:r>
      <w:r w:rsidR="0074721C">
        <w:rPr>
          <w:rFonts w:cs="Arial"/>
        </w:rPr>
        <w:t>de corpus textuales obtenidos de redes sociales.</w:t>
      </w:r>
    </w:p>
    <w:p w14:paraId="7033B2A6" w14:textId="0A59729C" w:rsidR="00C4153B" w:rsidRDefault="00C4153B" w:rsidP="009F7363">
      <w:pPr>
        <w:rPr>
          <w:rFonts w:cs="Arial"/>
        </w:rPr>
      </w:pPr>
    </w:p>
    <w:p w14:paraId="57AEB8CC" w14:textId="77777777" w:rsidR="00E55AE7" w:rsidRDefault="00E55AE7" w:rsidP="009F7363">
      <w:pPr>
        <w:rPr>
          <w:rFonts w:cs="Arial"/>
        </w:rPr>
      </w:pPr>
    </w:p>
    <w:p w14:paraId="0BD69C52" w14:textId="77777777" w:rsidR="00E55AE7" w:rsidRDefault="00E55AE7" w:rsidP="009F7363">
      <w:pPr>
        <w:rPr>
          <w:rFonts w:cs="Arial"/>
        </w:rPr>
      </w:pPr>
    </w:p>
    <w:p w14:paraId="4A7C3AD4" w14:textId="77777777" w:rsidR="00E55AE7" w:rsidRDefault="00E55AE7" w:rsidP="009F7363">
      <w:pPr>
        <w:rPr>
          <w:rFonts w:cs="Arial"/>
        </w:rPr>
      </w:pPr>
    </w:p>
    <w:p w14:paraId="15770D99" w14:textId="77777777" w:rsidR="00E55AE7" w:rsidRDefault="00E55AE7" w:rsidP="009F7363">
      <w:pPr>
        <w:rPr>
          <w:rFonts w:cs="Arial"/>
        </w:rPr>
      </w:pPr>
    </w:p>
    <w:p w14:paraId="5C6D8AD1" w14:textId="77777777" w:rsidR="00DF03C2" w:rsidRDefault="00DF03C2" w:rsidP="00DF03C2">
      <w:pPr>
        <w:ind w:firstLine="0"/>
        <w:rPr>
          <w:rFonts w:cs="Arial"/>
        </w:rPr>
      </w:pPr>
    </w:p>
    <w:p w14:paraId="784DC47C" w14:textId="76CBF04C" w:rsidR="00ED3494" w:rsidRPr="00ED3494" w:rsidRDefault="00ED3494" w:rsidP="00DA65D4">
      <w:pPr>
        <w:pStyle w:val="Descripcin"/>
        <w:keepNext/>
        <w:spacing w:after="0" w:line="480" w:lineRule="auto"/>
        <w:ind w:firstLine="0"/>
        <w:jc w:val="left"/>
        <w:rPr>
          <w:b/>
          <w:bCs/>
          <w:i w:val="0"/>
          <w:iCs w:val="0"/>
          <w:color w:val="auto"/>
          <w:sz w:val="20"/>
          <w:szCs w:val="20"/>
        </w:rPr>
      </w:pPr>
      <w:bookmarkStart w:id="55" w:name="_Toc61912208"/>
      <w:r w:rsidRPr="00ED3494">
        <w:rPr>
          <w:b/>
          <w:bCs/>
          <w:i w:val="0"/>
          <w:iCs w:val="0"/>
          <w:color w:val="auto"/>
          <w:sz w:val="20"/>
          <w:szCs w:val="20"/>
        </w:rPr>
        <w:lastRenderedPageBreak/>
        <w:t xml:space="preserve">Figura </w:t>
      </w:r>
      <w:r w:rsidRPr="00ED3494">
        <w:rPr>
          <w:b/>
          <w:bCs/>
          <w:i w:val="0"/>
          <w:iCs w:val="0"/>
          <w:color w:val="auto"/>
          <w:sz w:val="20"/>
          <w:szCs w:val="20"/>
        </w:rPr>
        <w:fldChar w:fldCharType="begin"/>
      </w:r>
      <w:r w:rsidRPr="00ED3494">
        <w:rPr>
          <w:b/>
          <w:bCs/>
          <w:i w:val="0"/>
          <w:iCs w:val="0"/>
          <w:color w:val="auto"/>
          <w:sz w:val="20"/>
          <w:szCs w:val="20"/>
        </w:rPr>
        <w:instrText xml:space="preserve"> SEQ Figura \* ARABIC </w:instrText>
      </w:r>
      <w:r w:rsidRPr="00ED3494">
        <w:rPr>
          <w:b/>
          <w:bCs/>
          <w:i w:val="0"/>
          <w:iCs w:val="0"/>
          <w:color w:val="auto"/>
          <w:sz w:val="20"/>
          <w:szCs w:val="20"/>
        </w:rPr>
        <w:fldChar w:fldCharType="separate"/>
      </w:r>
      <w:r w:rsidR="00DA65D4">
        <w:rPr>
          <w:b/>
          <w:bCs/>
          <w:i w:val="0"/>
          <w:iCs w:val="0"/>
          <w:noProof/>
          <w:color w:val="auto"/>
          <w:sz w:val="20"/>
          <w:szCs w:val="20"/>
        </w:rPr>
        <w:t>13</w:t>
      </w:r>
      <w:r w:rsidRPr="00ED3494">
        <w:rPr>
          <w:b/>
          <w:bCs/>
          <w:i w:val="0"/>
          <w:iCs w:val="0"/>
          <w:color w:val="auto"/>
          <w:sz w:val="20"/>
          <w:szCs w:val="20"/>
        </w:rPr>
        <w:fldChar w:fldCharType="end"/>
      </w:r>
      <w:r>
        <w:rPr>
          <w:b/>
          <w:bCs/>
          <w:i w:val="0"/>
          <w:iCs w:val="0"/>
          <w:color w:val="auto"/>
          <w:sz w:val="20"/>
          <w:szCs w:val="20"/>
        </w:rPr>
        <w:t>.</w:t>
      </w:r>
      <w:r>
        <w:rPr>
          <w:b/>
          <w:bCs/>
          <w:i w:val="0"/>
          <w:iCs w:val="0"/>
          <w:color w:val="auto"/>
          <w:sz w:val="20"/>
          <w:szCs w:val="20"/>
        </w:rPr>
        <w:br/>
      </w:r>
      <w:r w:rsidRPr="00ED3494">
        <w:rPr>
          <w:color w:val="auto"/>
          <w:sz w:val="20"/>
          <w:szCs w:val="20"/>
          <w:lang w:val="es-419" w:eastAsia="es-419"/>
        </w:rPr>
        <w:t>Procesamiento de textos</w:t>
      </w:r>
      <w:bookmarkEnd w:id="55"/>
    </w:p>
    <w:p w14:paraId="57B37538" w14:textId="01BBDF21" w:rsidR="00E55AE7" w:rsidRDefault="00ED3494" w:rsidP="00DF03C2">
      <w:pPr>
        <w:ind w:firstLine="0"/>
        <w:rPr>
          <w:rFonts w:cs="Arial"/>
        </w:rPr>
      </w:pPr>
      <w:r>
        <w:rPr>
          <w:noProof/>
        </w:rPr>
        <mc:AlternateContent>
          <mc:Choice Requires="wps">
            <w:drawing>
              <wp:anchor distT="0" distB="0" distL="114300" distR="114300" simplePos="0" relativeHeight="251744271" behindDoc="0" locked="0" layoutInCell="1" allowOverlap="1" wp14:anchorId="1F6BB5CE" wp14:editId="024D7591">
                <wp:simplePos x="0" y="0"/>
                <wp:positionH relativeFrom="column">
                  <wp:posOffset>53340</wp:posOffset>
                </wp:positionH>
                <wp:positionV relativeFrom="paragraph">
                  <wp:posOffset>5854700</wp:posOffset>
                </wp:positionV>
                <wp:extent cx="5654040" cy="480060"/>
                <wp:effectExtent l="0" t="0" r="3810" b="0"/>
                <wp:wrapNone/>
                <wp:docPr id="303" name="Cuadro de texto 303"/>
                <wp:cNvGraphicFramePr/>
                <a:graphic xmlns:a="http://schemas.openxmlformats.org/drawingml/2006/main">
                  <a:graphicData uri="http://schemas.microsoft.com/office/word/2010/wordprocessingShape">
                    <wps:wsp>
                      <wps:cNvSpPr txBox="1"/>
                      <wps:spPr>
                        <a:xfrm>
                          <a:off x="0" y="0"/>
                          <a:ext cx="5654040" cy="480060"/>
                        </a:xfrm>
                        <a:prstGeom prst="rect">
                          <a:avLst/>
                        </a:prstGeom>
                        <a:solidFill>
                          <a:prstClr val="white"/>
                        </a:solidFill>
                        <a:ln>
                          <a:noFill/>
                        </a:ln>
                      </wps:spPr>
                      <wps:txbx>
                        <w:txbxContent>
                          <w:p w14:paraId="76143ED8" w14:textId="299A70DF" w:rsidR="00F367BC" w:rsidRPr="00ED3494" w:rsidRDefault="00F367BC" w:rsidP="00ED3494">
                            <w:pPr>
                              <w:ind w:firstLine="0"/>
                              <w:rPr>
                                <w:sz w:val="20"/>
                                <w:szCs w:val="20"/>
                                <w:lang w:val="es-419" w:eastAsia="es-419"/>
                              </w:rPr>
                            </w:pPr>
                            <w:r w:rsidRPr="00ED3494">
                              <w:rPr>
                                <w:i/>
                                <w:iCs/>
                                <w:sz w:val="20"/>
                                <w:szCs w:val="20"/>
                                <w:lang w:val="es-419" w:eastAsia="es-419"/>
                              </w:rPr>
                              <w:t xml:space="preserve">Nota. </w:t>
                            </w:r>
                            <w:r w:rsidRPr="00ED3494">
                              <w:rPr>
                                <w:rFonts w:cs="Arial"/>
                                <w:sz w:val="20"/>
                                <w:szCs w:val="20"/>
                              </w:rPr>
                              <w:t>Principales métodos para resolver problemas de clasificación de textos de redes sociales.</w:t>
                            </w:r>
                            <w:r>
                              <w:rPr>
                                <w:rFonts w:cs="Arial"/>
                                <w:sz w:val="20"/>
                                <w:szCs w:val="20"/>
                              </w:rPr>
                              <w:t xml:space="preserve"> [Diagrama de llaves].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BB5CE" id="Cuadro de texto 303" o:spid="_x0000_s1259" type="#_x0000_t202" style="position:absolute;left:0;text-align:left;margin-left:4.2pt;margin-top:461pt;width:445.2pt;height:37.8pt;z-index:251744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" stroked="f">
                <v:textbox inset="0,0,0,0">
                  <w:txbxContent>
                    <w:p w14:paraId="76143ED8" w14:textId="299A70DF" w:rsidR="00F367BC" w:rsidRPr="00ED3494" w:rsidRDefault="00F367BC" w:rsidP="00ED3494">
                      <w:pPr>
                        <w:ind w:firstLine="0"/>
                        <w:rPr>
                          <w:sz w:val="20"/>
                          <w:szCs w:val="20"/>
                          <w:lang w:val="es-419" w:eastAsia="es-419"/>
                        </w:rPr>
                      </w:pPr>
                      <w:r w:rsidRPr="00ED3494">
                        <w:rPr>
                          <w:i/>
                          <w:iCs/>
                          <w:sz w:val="20"/>
                          <w:szCs w:val="20"/>
                          <w:lang w:val="es-419" w:eastAsia="es-419"/>
                        </w:rPr>
                        <w:t xml:space="preserve">Nota. </w:t>
                      </w:r>
                      <w:r w:rsidRPr="00ED3494">
                        <w:rPr>
                          <w:rFonts w:cs="Arial"/>
                          <w:sz w:val="20"/>
                          <w:szCs w:val="20"/>
                        </w:rPr>
                        <w:t>Principales métodos para resolver problemas de clasificación de textos de redes sociales.</w:t>
                      </w:r>
                      <w:r>
                        <w:rPr>
                          <w:rFonts w:cs="Arial"/>
                          <w:sz w:val="20"/>
                          <w:szCs w:val="20"/>
                        </w:rPr>
                        <w:t xml:space="preserve"> [Diagrama de llaves].</w:t>
                      </w:r>
                    </w:p>
                  </w:txbxContent>
                </v:textbox>
              </v:shape>
            </w:pict>
          </mc:Fallback>
        </mc:AlternateContent>
      </w:r>
      <w:r w:rsidR="00DF03C2">
        <w:rPr>
          <w:rFonts w:cs="Arial"/>
          <w:noProof/>
        </w:rPr>
        <mc:AlternateContent>
          <mc:Choice Requires="wpc">
            <w:drawing>
              <wp:inline distT="0" distB="0" distL="0" distR="0" wp14:anchorId="17F6CF43" wp14:editId="6F7A93AB">
                <wp:extent cx="5692140" cy="5829300"/>
                <wp:effectExtent l="0" t="0" r="22860" b="19050"/>
                <wp:docPr id="195" name="Lienzo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2"/>
                          </a:solidFill>
                        </a:ln>
                      </wpc:whole>
                      <wpg:wgp>
                        <wpg:cNvPr id="215" name="Grupo 215"/>
                        <wpg:cNvGrpSpPr/>
                        <wpg:grpSpPr>
                          <a:xfrm>
                            <a:off x="251460" y="182880"/>
                            <a:ext cx="4381500" cy="5433060"/>
                            <a:chOff x="251460" y="182880"/>
                            <a:chExt cx="4381500" cy="5433060"/>
                          </a:xfrm>
                        </wpg:grpSpPr>
                        <wpg:grpSp>
                          <wpg:cNvPr id="213" name="Grupo 213"/>
                          <wpg:cNvGrpSpPr/>
                          <wpg:grpSpPr>
                            <a:xfrm>
                              <a:off x="1127760" y="182880"/>
                              <a:ext cx="3505200" cy="5433060"/>
                              <a:chOff x="1127760" y="182880"/>
                              <a:chExt cx="3505200" cy="5433060"/>
                            </a:xfrm>
                          </wpg:grpSpPr>
                          <wps:wsp>
                            <wps:cNvPr id="196" name="Abrir llave 196"/>
                            <wps:cNvSpPr/>
                            <wps:spPr>
                              <a:xfrm>
                                <a:off x="1127760" y="182880"/>
                                <a:ext cx="152400" cy="5433060"/>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6" name="Grupo 206"/>
                            <wpg:cNvGrpSpPr/>
                            <wpg:grpSpPr>
                              <a:xfrm>
                                <a:off x="1280160" y="288540"/>
                                <a:ext cx="2552700" cy="978240"/>
                                <a:chOff x="1280160" y="288540"/>
                                <a:chExt cx="2552700" cy="978240"/>
                              </a:xfrm>
                            </wpg:grpSpPr>
                            <wps:wsp>
                              <wps:cNvPr id="197" name="Cuadro de texto 197"/>
                              <wps:cNvSpPr txBox="1"/>
                              <wps:spPr>
                                <a:xfrm>
                                  <a:off x="1280160" y="621960"/>
                                  <a:ext cx="1074420" cy="281940"/>
                                </a:xfrm>
                                <a:prstGeom prst="rect">
                                  <a:avLst/>
                                </a:prstGeom>
                                <a:solidFill>
                                  <a:schemeClr val="lt1"/>
                                </a:solidFill>
                                <a:ln w="6350">
                                  <a:noFill/>
                                </a:ln>
                              </wps:spPr>
                              <wps:txbx>
                                <w:txbxContent>
                                  <w:p w14:paraId="7E001DB2" w14:textId="2FF483A7" w:rsidR="00F367BC" w:rsidRPr="00D25ED0" w:rsidRDefault="00F367BC" w:rsidP="006A48F4">
                                    <w:pPr>
                                      <w:ind w:firstLine="0"/>
                                      <w:rPr>
                                        <w:sz w:val="20"/>
                                        <w:szCs w:val="20"/>
                                      </w:rPr>
                                    </w:pPr>
                                    <w:r w:rsidRPr="00D25ED0">
                                      <w:rPr>
                                        <w:sz w:val="20"/>
                                        <w:szCs w:val="20"/>
                                      </w:rPr>
                                      <w:t>Corpus textual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Abrir llave 201"/>
                              <wps:cNvSpPr/>
                              <wps:spPr>
                                <a:xfrm>
                                  <a:off x="2354580" y="288540"/>
                                  <a:ext cx="106680" cy="90018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Cuadro de texto 197"/>
                              <wps:cNvSpPr txBox="1"/>
                              <wps:spPr>
                                <a:xfrm>
                                  <a:off x="2461260" y="288540"/>
                                  <a:ext cx="1371600" cy="978240"/>
                                </a:xfrm>
                                <a:prstGeom prst="rect">
                                  <a:avLst/>
                                </a:prstGeom>
                                <a:solidFill>
                                  <a:schemeClr val="lt1"/>
                                </a:solidFill>
                                <a:ln w="6350">
                                  <a:noFill/>
                                </a:ln>
                              </wps:spPr>
                              <wps:txbx>
                                <w:txbxContent>
                                  <w:p w14:paraId="03962EE6" w14:textId="04F70DDF" w:rsidR="00F367BC" w:rsidRPr="00D25ED0" w:rsidRDefault="00F367BC" w:rsidP="00735D0F">
                                    <w:pPr>
                                      <w:spacing w:line="360" w:lineRule="auto"/>
                                      <w:ind w:firstLine="0"/>
                                      <w:rPr>
                                        <w:rFonts w:eastAsia="Calibri"/>
                                        <w:sz w:val="20"/>
                                        <w:szCs w:val="20"/>
                                      </w:rPr>
                                    </w:pPr>
                                    <w:r w:rsidRPr="00D25ED0">
                                      <w:rPr>
                                        <w:rFonts w:eastAsia="Calibri"/>
                                        <w:sz w:val="20"/>
                                        <w:szCs w:val="20"/>
                                      </w:rPr>
                                      <w:t>Twitter</w:t>
                                    </w:r>
                                  </w:p>
                                  <w:p w14:paraId="14DBCF19" w14:textId="42AC4958" w:rsidR="00F367BC" w:rsidRPr="00D25ED0" w:rsidRDefault="00F367BC" w:rsidP="00735D0F">
                                    <w:pPr>
                                      <w:spacing w:line="360" w:lineRule="auto"/>
                                      <w:ind w:firstLine="0"/>
                                      <w:rPr>
                                        <w:rFonts w:eastAsia="Calibri"/>
                                        <w:sz w:val="20"/>
                                        <w:szCs w:val="20"/>
                                      </w:rPr>
                                    </w:pPr>
                                    <w:r w:rsidRPr="00D25ED0">
                                      <w:rPr>
                                        <w:rFonts w:eastAsia="Calibri"/>
                                        <w:sz w:val="20"/>
                                        <w:szCs w:val="20"/>
                                      </w:rPr>
                                      <w:t>Facebook</w:t>
                                    </w:r>
                                  </w:p>
                                  <w:p w14:paraId="668695B3" w14:textId="1B53AE1D" w:rsidR="00F367BC" w:rsidRPr="00D25ED0" w:rsidRDefault="00F367BC" w:rsidP="00735D0F">
                                    <w:pPr>
                                      <w:spacing w:line="360" w:lineRule="auto"/>
                                      <w:ind w:firstLine="0"/>
                                      <w:rPr>
                                        <w:sz w:val="20"/>
                                        <w:szCs w:val="20"/>
                                      </w:rPr>
                                    </w:pPr>
                                    <w:r w:rsidRPr="00D25ED0">
                                      <w:rPr>
                                        <w:sz w:val="20"/>
                                        <w:szCs w:val="20"/>
                                      </w:rPr>
                                      <w:t>Instagram</w:t>
                                    </w:r>
                                  </w:p>
                                  <w:p w14:paraId="5897A1B1" w14:textId="4768156D" w:rsidR="00F367BC" w:rsidRPr="00D25ED0" w:rsidRDefault="00F367BC" w:rsidP="00735D0F">
                                    <w:pPr>
                                      <w:spacing w:line="360" w:lineRule="auto"/>
                                      <w:ind w:firstLine="0"/>
                                      <w:rPr>
                                        <w:sz w:val="20"/>
                                        <w:szCs w:val="20"/>
                                      </w:rPr>
                                    </w:pPr>
                                    <w:r w:rsidRPr="00D25ED0">
                                      <w:rPr>
                                        <w:sz w:val="20"/>
                                        <w:szCs w:val="20"/>
                                      </w:rPr>
                                      <w:t>Blogs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208" name="Grupo 208"/>
                            <wpg:cNvGrpSpPr/>
                            <wpg:grpSpPr>
                              <a:xfrm>
                                <a:off x="1280160" y="1637793"/>
                                <a:ext cx="2856993" cy="871560"/>
                                <a:chOff x="1280160" y="1761573"/>
                                <a:chExt cx="2856993" cy="871560"/>
                              </a:xfrm>
                            </wpg:grpSpPr>
                            <wps:wsp>
                              <wps:cNvPr id="198" name="Cuadro de texto 197"/>
                              <wps:cNvSpPr txBox="1"/>
                              <wps:spPr>
                                <a:xfrm>
                                  <a:off x="1280160" y="2048760"/>
                                  <a:ext cx="1375833" cy="342900"/>
                                </a:xfrm>
                                <a:prstGeom prst="rect">
                                  <a:avLst/>
                                </a:prstGeom>
                                <a:solidFill>
                                  <a:schemeClr val="lt1"/>
                                </a:solidFill>
                                <a:ln w="6350">
                                  <a:noFill/>
                                </a:ln>
                              </wps:spPr>
                              <wps:txbx>
                                <w:txbxContent>
                                  <w:p w14:paraId="25938748" w14:textId="14A68BA3" w:rsidR="00F367BC" w:rsidRPr="00D25ED0" w:rsidRDefault="00F367BC" w:rsidP="002E308F">
                                    <w:pPr>
                                      <w:spacing w:line="256" w:lineRule="auto"/>
                                      <w:ind w:firstLine="0"/>
                                      <w:rPr>
                                        <w:sz w:val="20"/>
                                        <w:szCs w:val="20"/>
                                      </w:rPr>
                                    </w:pPr>
                                    <w:r w:rsidRPr="00D25ED0">
                                      <w:rPr>
                                        <w:rFonts w:eastAsia="Calibri"/>
                                        <w:sz w:val="20"/>
                                        <w:szCs w:val="20"/>
                                      </w:rPr>
                                      <w:t>Pre</w:t>
                                    </w:r>
                                    <w:r>
                                      <w:rPr>
                                        <w:rFonts w:eastAsia="Calibri"/>
                                        <w:sz w:val="20"/>
                                        <w:szCs w:val="20"/>
                                      </w:rPr>
                                      <w:t xml:space="preserve"> - </w:t>
                                    </w:r>
                                    <w:r w:rsidRPr="00D25ED0">
                                      <w:rPr>
                                        <w:rFonts w:eastAsia="Calibri"/>
                                        <w:sz w:val="20"/>
                                        <w:szCs w:val="20"/>
                                      </w:rPr>
                                      <w:t>procesamiento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Cuadro de texto 197"/>
                              <wps:cNvSpPr txBox="1"/>
                              <wps:spPr>
                                <a:xfrm>
                                  <a:off x="2655993" y="1857753"/>
                                  <a:ext cx="1481160" cy="775380"/>
                                </a:xfrm>
                                <a:prstGeom prst="rect">
                                  <a:avLst/>
                                </a:prstGeom>
                                <a:solidFill>
                                  <a:schemeClr val="lt1"/>
                                </a:solidFill>
                                <a:ln w="6350">
                                  <a:noFill/>
                                </a:ln>
                              </wps:spPr>
                              <wps:txbx>
                                <w:txbxContent>
                                  <w:p w14:paraId="387E5D9C" w14:textId="77777777" w:rsidR="00F367BC" w:rsidRPr="000951A3" w:rsidRDefault="00F367BC" w:rsidP="005239FB">
                                    <w:pPr>
                                      <w:spacing w:line="360" w:lineRule="auto"/>
                                      <w:ind w:firstLine="0"/>
                                      <w:rPr>
                                        <w:sz w:val="20"/>
                                        <w:szCs w:val="20"/>
                                        <w:lang w:val="en-US"/>
                                      </w:rPr>
                                    </w:pPr>
                                    <w:r w:rsidRPr="000951A3">
                                      <w:rPr>
                                        <w:sz w:val="20"/>
                                        <w:szCs w:val="20"/>
                                        <w:lang w:val="en-US"/>
                                      </w:rPr>
                                      <w:t>Stop Word Removal</w:t>
                                    </w:r>
                                  </w:p>
                                  <w:p w14:paraId="382CABE8" w14:textId="27A6790B" w:rsidR="00F367BC" w:rsidRPr="000951A3" w:rsidRDefault="00F367BC" w:rsidP="005239FB">
                                    <w:pPr>
                                      <w:spacing w:line="360" w:lineRule="auto"/>
                                      <w:ind w:firstLine="0"/>
                                      <w:rPr>
                                        <w:sz w:val="20"/>
                                        <w:szCs w:val="20"/>
                                        <w:lang w:val="en-US"/>
                                      </w:rPr>
                                    </w:pPr>
                                    <w:r w:rsidRPr="000951A3">
                                      <w:rPr>
                                        <w:sz w:val="20"/>
                                        <w:szCs w:val="20"/>
                                        <w:lang w:val="en-US"/>
                                      </w:rPr>
                                      <w:t>Stemming</w:t>
                                    </w:r>
                                  </w:p>
                                  <w:p w14:paraId="28F653FC" w14:textId="3F479D37" w:rsidR="00F367BC" w:rsidRPr="000951A3" w:rsidRDefault="00F367BC" w:rsidP="005239FB">
                                    <w:pPr>
                                      <w:spacing w:line="360" w:lineRule="auto"/>
                                      <w:ind w:firstLine="0"/>
                                      <w:rPr>
                                        <w:sz w:val="20"/>
                                        <w:szCs w:val="20"/>
                                        <w:lang w:val="en-US"/>
                                      </w:rPr>
                                    </w:pPr>
                                    <w:r w:rsidRPr="000951A3">
                                      <w:rPr>
                                        <w:sz w:val="20"/>
                                        <w:szCs w:val="20"/>
                                        <w:lang w:val="en-US"/>
                                      </w:rPr>
                                      <w:t>Tokenization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7" name="Abrir llave 207"/>
                              <wps:cNvSpPr/>
                              <wps:spPr>
                                <a:xfrm>
                                  <a:off x="2587413" y="1761573"/>
                                  <a:ext cx="68580" cy="87156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10" name="Grupo 210"/>
                            <wpg:cNvGrpSpPr/>
                            <wpg:grpSpPr>
                              <a:xfrm>
                                <a:off x="1280160" y="2927940"/>
                                <a:ext cx="2982300" cy="940140"/>
                                <a:chOff x="1280160" y="2927940"/>
                                <a:chExt cx="2982300" cy="940140"/>
                              </a:xfrm>
                            </wpg:grpSpPr>
                            <wps:wsp>
                              <wps:cNvPr id="199" name="Cuadro de texto 197"/>
                              <wps:cNvSpPr txBox="1"/>
                              <wps:spPr>
                                <a:xfrm>
                                  <a:off x="1280160" y="3258480"/>
                                  <a:ext cx="1127760" cy="284820"/>
                                </a:xfrm>
                                <a:prstGeom prst="rect">
                                  <a:avLst/>
                                </a:prstGeom>
                                <a:solidFill>
                                  <a:schemeClr val="lt1"/>
                                </a:solidFill>
                                <a:ln w="6350">
                                  <a:noFill/>
                                </a:ln>
                              </wps:spPr>
                              <wps:txbx>
                                <w:txbxContent>
                                  <w:p w14:paraId="723413A3" w14:textId="06C18C83" w:rsidR="00F367BC" w:rsidRPr="00D25ED0" w:rsidRDefault="00F367BC" w:rsidP="003631F0">
                                    <w:pPr>
                                      <w:spacing w:line="256" w:lineRule="auto"/>
                                      <w:ind w:firstLine="0"/>
                                      <w:rPr>
                                        <w:sz w:val="20"/>
                                        <w:szCs w:val="20"/>
                                      </w:rPr>
                                    </w:pPr>
                                    <w:r w:rsidRPr="00D25ED0">
                                      <w:rPr>
                                        <w:rFonts w:eastAsia="Calibri"/>
                                        <w:sz w:val="20"/>
                                        <w:szCs w:val="20"/>
                                      </w:rPr>
                                      <w:t>Representación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Cuadro de texto 197"/>
                              <wps:cNvSpPr txBox="1"/>
                              <wps:spPr>
                                <a:xfrm>
                                  <a:off x="2461260" y="2927940"/>
                                  <a:ext cx="1801200" cy="940140"/>
                                </a:xfrm>
                                <a:prstGeom prst="rect">
                                  <a:avLst/>
                                </a:prstGeom>
                                <a:solidFill>
                                  <a:schemeClr val="lt1"/>
                                </a:solidFill>
                                <a:ln w="6350">
                                  <a:noFill/>
                                </a:ln>
                              </wps:spPr>
                              <wps:txbx>
                                <w:txbxContent>
                                  <w:p w14:paraId="2ABF3803" w14:textId="1BC599E0" w:rsidR="00F367BC" w:rsidRPr="00D25ED0" w:rsidRDefault="00F367BC" w:rsidP="00E169F5">
                                    <w:pPr>
                                      <w:spacing w:line="360" w:lineRule="auto"/>
                                      <w:ind w:firstLine="0"/>
                                      <w:rPr>
                                        <w:rFonts w:eastAsia="Calibri"/>
                                        <w:sz w:val="20"/>
                                        <w:szCs w:val="20"/>
                                      </w:rPr>
                                    </w:pPr>
                                    <w:r w:rsidRPr="00D25ED0">
                                      <w:rPr>
                                        <w:rFonts w:eastAsia="Calibri"/>
                                        <w:sz w:val="20"/>
                                        <w:szCs w:val="20"/>
                                      </w:rPr>
                                      <w:t>Modelo de espacio vectorial</w:t>
                                    </w:r>
                                  </w:p>
                                  <w:p w14:paraId="06ACDD9A" w14:textId="6C19563C" w:rsidR="00F367BC" w:rsidRPr="001D0756" w:rsidRDefault="00F367BC" w:rsidP="00E169F5">
                                    <w:pPr>
                                      <w:spacing w:line="360" w:lineRule="auto"/>
                                      <w:ind w:firstLine="0"/>
                                      <w:rPr>
                                        <w:rFonts w:eastAsia="Calibri"/>
                                        <w:sz w:val="20"/>
                                        <w:szCs w:val="20"/>
                                      </w:rPr>
                                    </w:pPr>
                                    <w:r w:rsidRPr="001D0756">
                                      <w:rPr>
                                        <w:rFonts w:eastAsia="Calibri"/>
                                        <w:sz w:val="20"/>
                                        <w:szCs w:val="20"/>
                                      </w:rPr>
                                      <w:t xml:space="preserve">Bag </w:t>
                                    </w:r>
                                    <w:r w:rsidRPr="001D0756">
                                      <w:rPr>
                                        <w:rFonts w:eastAsia="Calibri"/>
                                        <w:sz w:val="20"/>
                                        <w:szCs w:val="20"/>
                                      </w:rPr>
                                      <w:t>of words</w:t>
                                    </w:r>
                                  </w:p>
                                  <w:p w14:paraId="230E3303" w14:textId="4D6DD59F" w:rsidR="00F367BC" w:rsidRPr="00D25ED0" w:rsidRDefault="00F367BC" w:rsidP="00E169F5">
                                    <w:pPr>
                                      <w:spacing w:line="360" w:lineRule="auto"/>
                                      <w:ind w:firstLine="0"/>
                                      <w:rPr>
                                        <w:rFonts w:eastAsia="Calibri"/>
                                        <w:sz w:val="20"/>
                                        <w:szCs w:val="20"/>
                                      </w:rPr>
                                    </w:pPr>
                                    <w:r w:rsidRPr="00D25ED0">
                                      <w:rPr>
                                        <w:rFonts w:eastAsia="Calibri"/>
                                        <w:sz w:val="20"/>
                                        <w:szCs w:val="20"/>
                                      </w:rPr>
                                      <w:t>N-gramas</w:t>
                                    </w:r>
                                  </w:p>
                                  <w:p w14:paraId="09A918CB" w14:textId="4CEDB431" w:rsidR="00F367BC" w:rsidRPr="00D25ED0" w:rsidRDefault="00F367BC" w:rsidP="00E169F5">
                                    <w:pPr>
                                      <w:spacing w:line="360" w:lineRule="auto"/>
                                      <w:ind w:firstLine="0"/>
                                      <w:rPr>
                                        <w:rFonts w:eastAsia="Calibri"/>
                                        <w:sz w:val="20"/>
                                        <w:szCs w:val="20"/>
                                      </w:rPr>
                                    </w:pPr>
                                    <w:r w:rsidRPr="00D25ED0">
                                      <w:rPr>
                                        <w:rFonts w:eastAsia="Calibri"/>
                                        <w:sz w:val="20"/>
                                        <w:szCs w:val="20"/>
                                      </w:rPr>
                                      <w:t>Ontologías</w:t>
                                    </w:r>
                                  </w:p>
                                  <w:p w14:paraId="10003A2C" w14:textId="77777777" w:rsidR="00F367BC" w:rsidRPr="00D25ED0" w:rsidRDefault="00F367BC" w:rsidP="00540EB6">
                                    <w:pPr>
                                      <w:spacing w:line="360" w:lineRule="auto"/>
                                      <w:ind w:firstLine="0"/>
                                      <w:rPr>
                                        <w:sz w:val="20"/>
                                        <w:szCs w:val="20"/>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9" name="Abrir llave 209"/>
                              <wps:cNvSpPr/>
                              <wps:spPr>
                                <a:xfrm>
                                  <a:off x="2407920" y="2927940"/>
                                  <a:ext cx="53340" cy="94014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12" name="Grupo 212"/>
                            <wpg:cNvGrpSpPr/>
                            <wpg:grpSpPr>
                              <a:xfrm>
                                <a:off x="1280160" y="4369980"/>
                                <a:ext cx="3352800" cy="1153500"/>
                                <a:chOff x="1280160" y="4369980"/>
                                <a:chExt cx="3352800" cy="1153500"/>
                              </a:xfrm>
                            </wpg:grpSpPr>
                            <wps:wsp>
                              <wps:cNvPr id="200" name="Cuadro de texto 197"/>
                              <wps:cNvSpPr txBox="1"/>
                              <wps:spPr>
                                <a:xfrm>
                                  <a:off x="1280160" y="4404360"/>
                                  <a:ext cx="1021080" cy="1056300"/>
                                </a:xfrm>
                                <a:prstGeom prst="rect">
                                  <a:avLst/>
                                </a:prstGeom>
                                <a:solidFill>
                                  <a:schemeClr val="lt1"/>
                                </a:solidFill>
                                <a:ln w="6350">
                                  <a:noFill/>
                                </a:ln>
                              </wps:spPr>
                              <wps:txbx>
                                <w:txbxContent>
                                  <w:p w14:paraId="4FD2FA0D" w14:textId="12761308" w:rsidR="00F367BC" w:rsidRPr="00D25ED0" w:rsidRDefault="00F367BC" w:rsidP="00440058">
                                    <w:pPr>
                                      <w:spacing w:line="256" w:lineRule="auto"/>
                                      <w:ind w:firstLine="0"/>
                                      <w:rPr>
                                        <w:sz w:val="20"/>
                                        <w:szCs w:val="20"/>
                                      </w:rPr>
                                    </w:pPr>
                                    <w:r w:rsidRPr="00D25ED0">
                                      <w:rPr>
                                        <w:rFonts w:eastAsia="Calibri"/>
                                        <w:sz w:val="20"/>
                                        <w:szCs w:val="20"/>
                                      </w:rPr>
                                      <w:t>Modelos de aprendizaje automático supervisado para la clasificación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Cuadro de texto 197"/>
                              <wps:cNvSpPr txBox="1"/>
                              <wps:spPr>
                                <a:xfrm>
                                  <a:off x="2354580" y="4369980"/>
                                  <a:ext cx="2278380" cy="1153500"/>
                                </a:xfrm>
                                <a:prstGeom prst="rect">
                                  <a:avLst/>
                                </a:prstGeom>
                                <a:solidFill>
                                  <a:schemeClr val="lt1"/>
                                </a:solidFill>
                                <a:ln w="6350">
                                  <a:noFill/>
                                </a:ln>
                              </wps:spPr>
                              <wps:txbx>
                                <w:txbxContent>
                                  <w:p w14:paraId="4DE2439C" w14:textId="1EBF4316" w:rsidR="00F367BC" w:rsidRPr="00823102" w:rsidRDefault="00F367BC" w:rsidP="00DC6B3C">
                                    <w:pPr>
                                      <w:spacing w:line="360" w:lineRule="auto"/>
                                      <w:ind w:firstLine="0"/>
                                      <w:rPr>
                                        <w:rFonts w:eastAsia="Calibri"/>
                                        <w:sz w:val="20"/>
                                        <w:szCs w:val="20"/>
                                        <w:lang w:val="en-US"/>
                                      </w:rPr>
                                    </w:pPr>
                                    <w:r w:rsidRPr="00823102">
                                      <w:rPr>
                                        <w:rFonts w:eastAsia="Calibri"/>
                                        <w:sz w:val="20"/>
                                        <w:szCs w:val="20"/>
                                        <w:lang w:val="en-US"/>
                                      </w:rPr>
                                      <w:t>Naive Bayes Classifier </w:t>
                                    </w:r>
                                  </w:p>
                                  <w:p w14:paraId="2A7D70D8" w14:textId="4861E7C7" w:rsidR="00F367BC" w:rsidRPr="00D25ED0" w:rsidRDefault="00F367BC" w:rsidP="00DC6B3C">
                                    <w:pPr>
                                      <w:spacing w:line="360" w:lineRule="auto"/>
                                      <w:ind w:firstLine="0"/>
                                      <w:rPr>
                                        <w:sz w:val="20"/>
                                        <w:szCs w:val="20"/>
                                        <w:lang w:val="en-US"/>
                                      </w:rPr>
                                    </w:pPr>
                                    <w:r w:rsidRPr="00D25ED0">
                                      <w:rPr>
                                        <w:sz w:val="20"/>
                                        <w:szCs w:val="20"/>
                                        <w:lang w:val="en-US"/>
                                      </w:rPr>
                                      <w:t>Nearest Neighbor Classifier (K-NN)</w:t>
                                    </w:r>
                                  </w:p>
                                  <w:p w14:paraId="6F0587FE" w14:textId="3E1B1210" w:rsidR="00F367BC" w:rsidRPr="00D25ED0" w:rsidRDefault="00F367BC" w:rsidP="00DC6B3C">
                                    <w:pPr>
                                      <w:spacing w:line="360" w:lineRule="auto"/>
                                      <w:ind w:firstLine="0"/>
                                      <w:rPr>
                                        <w:sz w:val="20"/>
                                        <w:szCs w:val="20"/>
                                        <w:lang w:val="en-US"/>
                                      </w:rPr>
                                    </w:pPr>
                                    <w:r w:rsidRPr="00D25ED0">
                                      <w:rPr>
                                        <w:sz w:val="20"/>
                                        <w:szCs w:val="20"/>
                                        <w:lang w:val="en-US"/>
                                      </w:rPr>
                                      <w:t>Decision Tree Classifier</w:t>
                                    </w:r>
                                  </w:p>
                                  <w:p w14:paraId="2F90B5DF" w14:textId="46193CF0" w:rsidR="00F367BC" w:rsidRPr="00D25ED0" w:rsidRDefault="00F367BC" w:rsidP="00DC6B3C">
                                    <w:pPr>
                                      <w:spacing w:line="360" w:lineRule="auto"/>
                                      <w:ind w:firstLine="0"/>
                                      <w:rPr>
                                        <w:sz w:val="20"/>
                                        <w:szCs w:val="20"/>
                                        <w:lang w:val="en-US"/>
                                      </w:rPr>
                                    </w:pPr>
                                    <w:r w:rsidRPr="00D25ED0">
                                      <w:rPr>
                                        <w:sz w:val="20"/>
                                        <w:szCs w:val="20"/>
                                        <w:lang w:val="en-US"/>
                                      </w:rPr>
                                      <w:t>Support Vector Machine</w:t>
                                    </w:r>
                                  </w:p>
                                  <w:p w14:paraId="5143983B" w14:textId="2FE64096" w:rsidR="00F367BC" w:rsidRPr="00D25ED0" w:rsidRDefault="00F367BC" w:rsidP="00DC6B3C">
                                    <w:pPr>
                                      <w:spacing w:line="360" w:lineRule="auto"/>
                                      <w:ind w:firstLine="0"/>
                                      <w:rPr>
                                        <w:sz w:val="20"/>
                                        <w:szCs w:val="20"/>
                                        <w:lang w:val="en-US"/>
                                      </w:rPr>
                                    </w:pPr>
                                    <w:r w:rsidRPr="00D25ED0">
                                      <w:rPr>
                                        <w:sz w:val="20"/>
                                        <w:szCs w:val="20"/>
                                        <w:lang w:val="en-US"/>
                                      </w:rPr>
                                      <w:t>Artificial Neuronal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Abrir llave 211"/>
                              <wps:cNvSpPr/>
                              <wps:spPr>
                                <a:xfrm>
                                  <a:off x="2324100" y="4404360"/>
                                  <a:ext cx="45719" cy="10563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214" name="Cuadro de texto 214"/>
                          <wps:cNvSpPr txBox="1"/>
                          <wps:spPr>
                            <a:xfrm>
                              <a:off x="251460" y="2383200"/>
                              <a:ext cx="784860" cy="1000080"/>
                            </a:xfrm>
                            <a:prstGeom prst="rect">
                              <a:avLst/>
                            </a:prstGeom>
                            <a:solidFill>
                              <a:schemeClr val="lt1"/>
                            </a:solidFill>
                            <a:ln w="6350">
                              <a:noFill/>
                            </a:ln>
                          </wps:spPr>
                          <wps:txbx>
                            <w:txbxContent>
                              <w:p w14:paraId="05034FE7" w14:textId="2B4BEC00" w:rsidR="00F367BC" w:rsidRPr="00644A32" w:rsidRDefault="00F367BC" w:rsidP="00644A32">
                                <w:pPr>
                                  <w:ind w:firstLine="0"/>
                                  <w:jc w:val="center"/>
                                  <w:rPr>
                                    <w:sz w:val="20"/>
                                    <w:szCs w:val="20"/>
                                  </w:rPr>
                                </w:pPr>
                                <w:r>
                                  <w:rPr>
                                    <w:sz w:val="20"/>
                                    <w:szCs w:val="20"/>
                                  </w:rPr>
                                  <w:t>Minería de textos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7F6CF43" id="Lienzo 195" o:spid="_x0000_s1260" editas="canvas" style="width:448.2pt;height:459pt;mso-position-horizontal-relative:char;mso-position-vertical-relative:line" coordsize="56921,58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">
                <v:shape id="_x0000_s1261" type="#_x0000_t75" style="position:absolute;width:56921;height:58293;visibility:visible;mso-wrap-style:square" filled="t" stroked="t" strokecolor="#e7e6e6 [3214]">
                  <v:fill o:detectmouseclick="t"/>
                  <v:path o:connecttype="none"/>
                </v:shape>
                <v:group id="Grupo 215" o:spid="_x0000_s1262" style="position:absolute;left:2514;top:1828;width:43815;height:54331" coordorigin="2514,1828" coordsize="43815,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upo 213" o:spid="_x0000_s1263" style="position:absolute;left:11277;top:1828;width:35052;height:54331" coordorigin="11277,1828" coordsize="35052,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96" o:spid="_x0000_s1264" type="#_x0000_t87" style="position:absolute;left:11277;top:1828;width:1524;height:5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" adj="50" strokecolor="black [3200]" strokeweight=".5pt">
                      <v:stroke joinstyle="miter"/>
                    </v:shape>
                    <v:group id="Grupo 206" o:spid="_x0000_s1265" style="position:absolute;left:12801;top:2885;width:25527;height:9782" coordorigin="12801,2885" coordsize="25527,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shape id="Cuadro de texto 197" o:spid="_x0000_s1266" type="#_x0000_t202" style="position:absolute;left:12801;top:6219;width:1074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" fillcolor="white [3201]" stroked="f" strokeweight=".5pt">
                        <v:textbox>
                          <w:txbxContent>
                            <w:p w14:paraId="7E001DB2" w14:textId="2FF483A7" w:rsidR="00F367BC" w:rsidRPr="00D25ED0" w:rsidRDefault="00F367BC" w:rsidP="006A48F4">
                              <w:pPr>
                                <w:ind w:firstLine="0"/>
                                <w:rPr>
                                  <w:sz w:val="20"/>
                                  <w:szCs w:val="20"/>
                                </w:rPr>
                              </w:pPr>
                              <w:r w:rsidRPr="00D25ED0">
                                <w:rPr>
                                  <w:sz w:val="20"/>
                                  <w:szCs w:val="20"/>
                                </w:rPr>
                                <w:t>Corpus textual</w:t>
                              </w:r>
                            </w:p>
                          </w:txbxContent>
                        </v:textbox>
                      </v:shape>
                      <v:shape id="Abrir llave 201" o:spid="_x0000_s1267" type="#_x0000_t87" style="position:absolute;left:23545;top:2885;width:1067;height:9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" adj="213" strokecolor="black [3200]" strokeweight=".5pt">
                        <v:stroke joinstyle="miter"/>
                      </v:shape>
                      <v:shape id="Cuadro de texto 197" o:spid="_x0000_s1268" type="#_x0000_t202" style="position:absolute;left:24612;top:2885;width:13716;height:9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3962EE6" w14:textId="04F70DDF" w:rsidR="00F367BC" w:rsidRPr="00D25ED0" w:rsidRDefault="00F367BC" w:rsidP="00735D0F">
                              <w:pPr>
                                <w:spacing w:line="360" w:lineRule="auto"/>
                                <w:ind w:firstLine="0"/>
                                <w:rPr>
                                  <w:rFonts w:eastAsia="Calibri"/>
                                  <w:sz w:val="20"/>
                                  <w:szCs w:val="20"/>
                                </w:rPr>
                              </w:pPr>
                              <w:r w:rsidRPr="00D25ED0">
                                <w:rPr>
                                  <w:rFonts w:eastAsia="Calibri"/>
                                  <w:sz w:val="20"/>
                                  <w:szCs w:val="20"/>
                                </w:rPr>
                                <w:t>Twitter</w:t>
                              </w:r>
                            </w:p>
                            <w:p w14:paraId="14DBCF19" w14:textId="42AC4958" w:rsidR="00F367BC" w:rsidRPr="00D25ED0" w:rsidRDefault="00F367BC" w:rsidP="00735D0F">
                              <w:pPr>
                                <w:spacing w:line="360" w:lineRule="auto"/>
                                <w:ind w:firstLine="0"/>
                                <w:rPr>
                                  <w:rFonts w:eastAsia="Calibri"/>
                                  <w:sz w:val="20"/>
                                  <w:szCs w:val="20"/>
                                </w:rPr>
                              </w:pPr>
                              <w:r w:rsidRPr="00D25ED0">
                                <w:rPr>
                                  <w:rFonts w:eastAsia="Calibri"/>
                                  <w:sz w:val="20"/>
                                  <w:szCs w:val="20"/>
                                </w:rPr>
                                <w:t>Facebook</w:t>
                              </w:r>
                            </w:p>
                            <w:p w14:paraId="668695B3" w14:textId="1B53AE1D" w:rsidR="00F367BC" w:rsidRPr="00D25ED0" w:rsidRDefault="00F367BC" w:rsidP="00735D0F">
                              <w:pPr>
                                <w:spacing w:line="360" w:lineRule="auto"/>
                                <w:ind w:firstLine="0"/>
                                <w:rPr>
                                  <w:sz w:val="20"/>
                                  <w:szCs w:val="20"/>
                                </w:rPr>
                              </w:pPr>
                              <w:r w:rsidRPr="00D25ED0">
                                <w:rPr>
                                  <w:sz w:val="20"/>
                                  <w:szCs w:val="20"/>
                                </w:rPr>
                                <w:t>Instagram</w:t>
                              </w:r>
                            </w:p>
                            <w:p w14:paraId="5897A1B1" w14:textId="4768156D" w:rsidR="00F367BC" w:rsidRPr="00D25ED0" w:rsidRDefault="00F367BC" w:rsidP="00735D0F">
                              <w:pPr>
                                <w:spacing w:line="360" w:lineRule="auto"/>
                                <w:ind w:firstLine="0"/>
                                <w:rPr>
                                  <w:sz w:val="20"/>
                                  <w:szCs w:val="20"/>
                                </w:rPr>
                              </w:pPr>
                              <w:r w:rsidRPr="00D25ED0">
                                <w:rPr>
                                  <w:sz w:val="20"/>
                                  <w:szCs w:val="20"/>
                                </w:rPr>
                                <w:t>Blogs</w:t>
                              </w:r>
                            </w:p>
                          </w:txbxContent>
                        </v:textbox>
                      </v:shape>
                    </v:group>
                    <v:group id="Grupo 208" o:spid="_x0000_s1269" style="position:absolute;left:12801;top:16377;width:28570;height:8716" coordorigin="12801,17615" coordsize="28569,8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shape id="Cuadro de texto 197" o:spid="_x0000_s1270" type="#_x0000_t202" style="position:absolute;left:12801;top:20487;width:1375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Z/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uhlWdkAr26AAAA//8DAFBLAQItABQABgAIAAAAIQDb4fbL7gAAAIUBAAATAAAAAAAA&#10;AAAAAAAAAAAAAABbQ29udGVudF9UeXBlc10ueG1sUEsBAi0AFAAGAAgAAAAhAFr0LFu/AAAAFQEA&#10;AAsAAAAAAAAAAAAAAAAAHwEAAF9yZWxzLy5yZWxzUEsBAi0AFAAGAAgAAAAhAPFMpn/HAAAA3AAA&#10;AA8AAAAAAAAAAAAAAAAABwIAAGRycy9kb3ducmV2LnhtbFBLBQYAAAAAAwADALcAAAD7AgAAAAA=&#10;" fillcolor="white [3201]" stroked="f" strokeweight=".5pt">
                        <v:textbox>
                          <w:txbxContent>
                            <w:p w14:paraId="25938748" w14:textId="14A68BA3" w:rsidR="00F367BC" w:rsidRPr="00D25ED0" w:rsidRDefault="00F367BC" w:rsidP="002E308F">
                              <w:pPr>
                                <w:spacing w:line="256" w:lineRule="auto"/>
                                <w:ind w:firstLine="0"/>
                                <w:rPr>
                                  <w:sz w:val="20"/>
                                  <w:szCs w:val="20"/>
                                </w:rPr>
                              </w:pPr>
                              <w:r w:rsidRPr="00D25ED0">
                                <w:rPr>
                                  <w:rFonts w:eastAsia="Calibri"/>
                                  <w:sz w:val="20"/>
                                  <w:szCs w:val="20"/>
                                </w:rPr>
                                <w:t>Pre</w:t>
                              </w:r>
                              <w:r>
                                <w:rPr>
                                  <w:rFonts w:eastAsia="Calibri"/>
                                  <w:sz w:val="20"/>
                                  <w:szCs w:val="20"/>
                                </w:rPr>
                                <w:t xml:space="preserve"> - </w:t>
                              </w:r>
                              <w:r w:rsidRPr="00D25ED0">
                                <w:rPr>
                                  <w:rFonts w:eastAsia="Calibri"/>
                                  <w:sz w:val="20"/>
                                  <w:szCs w:val="20"/>
                                </w:rPr>
                                <w:t>procesamiento</w:t>
                              </w:r>
                            </w:p>
                          </w:txbxContent>
                        </v:textbox>
                      </v:shape>
                      <v:shape id="Cuadro de texto 197" o:spid="_x0000_s1271" type="#_x0000_t202" style="position:absolute;left:26559;top:18577;width:14812;height:7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" fillcolor="white [3201]" stroked="f" strokeweight=".5pt">
                        <v:textbox>
                          <w:txbxContent>
                            <w:p w14:paraId="387E5D9C" w14:textId="77777777" w:rsidR="00F367BC" w:rsidRPr="000951A3" w:rsidRDefault="00F367BC" w:rsidP="005239FB">
                              <w:pPr>
                                <w:spacing w:line="360" w:lineRule="auto"/>
                                <w:ind w:firstLine="0"/>
                                <w:rPr>
                                  <w:sz w:val="20"/>
                                  <w:szCs w:val="20"/>
                                  <w:lang w:val="en-US"/>
                                </w:rPr>
                              </w:pPr>
                              <w:r w:rsidRPr="000951A3">
                                <w:rPr>
                                  <w:sz w:val="20"/>
                                  <w:szCs w:val="20"/>
                                  <w:lang w:val="en-US"/>
                                </w:rPr>
                                <w:t>Stop Word Removal</w:t>
                              </w:r>
                            </w:p>
                            <w:p w14:paraId="382CABE8" w14:textId="27A6790B" w:rsidR="00F367BC" w:rsidRPr="000951A3" w:rsidRDefault="00F367BC" w:rsidP="005239FB">
                              <w:pPr>
                                <w:spacing w:line="360" w:lineRule="auto"/>
                                <w:ind w:firstLine="0"/>
                                <w:rPr>
                                  <w:sz w:val="20"/>
                                  <w:szCs w:val="20"/>
                                  <w:lang w:val="en-US"/>
                                </w:rPr>
                              </w:pPr>
                              <w:r w:rsidRPr="000951A3">
                                <w:rPr>
                                  <w:sz w:val="20"/>
                                  <w:szCs w:val="20"/>
                                  <w:lang w:val="en-US"/>
                                </w:rPr>
                                <w:t>Stemming</w:t>
                              </w:r>
                            </w:p>
                            <w:p w14:paraId="28F653FC" w14:textId="3F479D37" w:rsidR="00F367BC" w:rsidRPr="000951A3" w:rsidRDefault="00F367BC" w:rsidP="005239FB">
                              <w:pPr>
                                <w:spacing w:line="360" w:lineRule="auto"/>
                                <w:ind w:firstLine="0"/>
                                <w:rPr>
                                  <w:sz w:val="20"/>
                                  <w:szCs w:val="20"/>
                                  <w:lang w:val="en-US"/>
                                </w:rPr>
                              </w:pPr>
                              <w:r w:rsidRPr="000951A3">
                                <w:rPr>
                                  <w:sz w:val="20"/>
                                  <w:szCs w:val="20"/>
                                  <w:lang w:val="en-US"/>
                                </w:rPr>
                                <w:t>Tokenization</w:t>
                              </w:r>
                            </w:p>
                          </w:txbxContent>
                        </v:textbox>
                      </v:shape>
                      <v:shape id="Abrir llave 207" o:spid="_x0000_s1272" type="#_x0000_t87" style="position:absolute;left:25874;top:17615;width:685;height:8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" adj="142" strokecolor="black [3200]" strokeweight=".5pt">
                        <v:stroke joinstyle="miter"/>
                      </v:shape>
                    </v:group>
                    <v:group id="Grupo 210" o:spid="_x0000_s1273" style="position:absolute;left:12801;top:29279;width:29823;height:9401" coordorigin="12801,29279" coordsize="29823,9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Cuadro de texto 197" o:spid="_x0000_s1274" type="#_x0000_t202" style="position:absolute;left:12801;top:32584;width:11278;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" fillcolor="white [3201]" stroked="f" strokeweight=".5pt">
                        <v:textbox>
                          <w:txbxContent>
                            <w:p w14:paraId="723413A3" w14:textId="06C18C83" w:rsidR="00F367BC" w:rsidRPr="00D25ED0" w:rsidRDefault="00F367BC" w:rsidP="003631F0">
                              <w:pPr>
                                <w:spacing w:line="256" w:lineRule="auto"/>
                                <w:ind w:firstLine="0"/>
                                <w:rPr>
                                  <w:sz w:val="20"/>
                                  <w:szCs w:val="20"/>
                                </w:rPr>
                              </w:pPr>
                              <w:r w:rsidRPr="00D25ED0">
                                <w:rPr>
                                  <w:rFonts w:eastAsia="Calibri"/>
                                  <w:sz w:val="20"/>
                                  <w:szCs w:val="20"/>
                                </w:rPr>
                                <w:t>Representación</w:t>
                              </w:r>
                            </w:p>
                          </w:txbxContent>
                        </v:textbox>
                      </v:shape>
                      <v:shape id="Cuadro de texto 197" o:spid="_x0000_s1275" type="#_x0000_t202" style="position:absolute;left:24612;top:29279;width:18012;height:9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2ABF3803" w14:textId="1BC599E0" w:rsidR="00F367BC" w:rsidRPr="00D25ED0" w:rsidRDefault="00F367BC" w:rsidP="00E169F5">
                              <w:pPr>
                                <w:spacing w:line="360" w:lineRule="auto"/>
                                <w:ind w:firstLine="0"/>
                                <w:rPr>
                                  <w:rFonts w:eastAsia="Calibri"/>
                                  <w:sz w:val="20"/>
                                  <w:szCs w:val="20"/>
                                </w:rPr>
                              </w:pPr>
                              <w:r w:rsidRPr="00D25ED0">
                                <w:rPr>
                                  <w:rFonts w:eastAsia="Calibri"/>
                                  <w:sz w:val="20"/>
                                  <w:szCs w:val="20"/>
                                </w:rPr>
                                <w:t>Modelo de espacio vectorial</w:t>
                              </w:r>
                            </w:p>
                            <w:p w14:paraId="06ACDD9A" w14:textId="6C19563C" w:rsidR="00F367BC" w:rsidRPr="001D0756" w:rsidRDefault="00F367BC" w:rsidP="00E169F5">
                              <w:pPr>
                                <w:spacing w:line="360" w:lineRule="auto"/>
                                <w:ind w:firstLine="0"/>
                                <w:rPr>
                                  <w:rFonts w:eastAsia="Calibri"/>
                                  <w:sz w:val="20"/>
                                  <w:szCs w:val="20"/>
                                </w:rPr>
                              </w:pPr>
                              <w:r w:rsidRPr="001D0756">
                                <w:rPr>
                                  <w:rFonts w:eastAsia="Calibri"/>
                                  <w:sz w:val="20"/>
                                  <w:szCs w:val="20"/>
                                </w:rPr>
                                <w:t xml:space="preserve">Bag </w:t>
                              </w:r>
                              <w:r w:rsidRPr="001D0756">
                                <w:rPr>
                                  <w:rFonts w:eastAsia="Calibri"/>
                                  <w:sz w:val="20"/>
                                  <w:szCs w:val="20"/>
                                </w:rPr>
                                <w:t>of words</w:t>
                              </w:r>
                            </w:p>
                            <w:p w14:paraId="230E3303" w14:textId="4D6DD59F" w:rsidR="00F367BC" w:rsidRPr="00D25ED0" w:rsidRDefault="00F367BC" w:rsidP="00E169F5">
                              <w:pPr>
                                <w:spacing w:line="360" w:lineRule="auto"/>
                                <w:ind w:firstLine="0"/>
                                <w:rPr>
                                  <w:rFonts w:eastAsia="Calibri"/>
                                  <w:sz w:val="20"/>
                                  <w:szCs w:val="20"/>
                                </w:rPr>
                              </w:pPr>
                              <w:r w:rsidRPr="00D25ED0">
                                <w:rPr>
                                  <w:rFonts w:eastAsia="Calibri"/>
                                  <w:sz w:val="20"/>
                                  <w:szCs w:val="20"/>
                                </w:rPr>
                                <w:t>N-gramas</w:t>
                              </w:r>
                            </w:p>
                            <w:p w14:paraId="09A918CB" w14:textId="4CEDB431" w:rsidR="00F367BC" w:rsidRPr="00D25ED0" w:rsidRDefault="00F367BC" w:rsidP="00E169F5">
                              <w:pPr>
                                <w:spacing w:line="360" w:lineRule="auto"/>
                                <w:ind w:firstLine="0"/>
                                <w:rPr>
                                  <w:rFonts w:eastAsia="Calibri"/>
                                  <w:sz w:val="20"/>
                                  <w:szCs w:val="20"/>
                                </w:rPr>
                              </w:pPr>
                              <w:r w:rsidRPr="00D25ED0">
                                <w:rPr>
                                  <w:rFonts w:eastAsia="Calibri"/>
                                  <w:sz w:val="20"/>
                                  <w:szCs w:val="20"/>
                                </w:rPr>
                                <w:t>Ontologías</w:t>
                              </w:r>
                            </w:p>
                            <w:p w14:paraId="10003A2C" w14:textId="77777777" w:rsidR="00F367BC" w:rsidRPr="00D25ED0" w:rsidRDefault="00F367BC" w:rsidP="00540EB6">
                              <w:pPr>
                                <w:spacing w:line="360" w:lineRule="auto"/>
                                <w:ind w:firstLine="0"/>
                                <w:rPr>
                                  <w:sz w:val="20"/>
                                  <w:szCs w:val="20"/>
                                </w:rPr>
                              </w:pPr>
                            </w:p>
                          </w:txbxContent>
                        </v:textbox>
                      </v:shape>
                      <v:shape id="Abrir llave 209" o:spid="_x0000_s1276" type="#_x0000_t87" style="position:absolute;left:24079;top:29279;width:533;height:9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" adj="102" strokecolor="black [3200]" strokeweight=".5pt">
                        <v:stroke joinstyle="miter"/>
                      </v:shape>
                    </v:group>
                    <v:group id="Grupo 212" o:spid="_x0000_s1277" style="position:absolute;left:12801;top:43699;width:33528;height:11535" coordorigin="12801,43699" coordsize="33528,1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Cuadro de texto 197" o:spid="_x0000_s1278" type="#_x0000_t202" style="position:absolute;left:12801;top:44043;width:10211;height:10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" fillcolor="white [3201]" stroked="f" strokeweight=".5pt">
                        <v:textbox>
                          <w:txbxContent>
                            <w:p w14:paraId="4FD2FA0D" w14:textId="12761308" w:rsidR="00F367BC" w:rsidRPr="00D25ED0" w:rsidRDefault="00F367BC" w:rsidP="00440058">
                              <w:pPr>
                                <w:spacing w:line="256" w:lineRule="auto"/>
                                <w:ind w:firstLine="0"/>
                                <w:rPr>
                                  <w:sz w:val="20"/>
                                  <w:szCs w:val="20"/>
                                </w:rPr>
                              </w:pPr>
                              <w:r w:rsidRPr="00D25ED0">
                                <w:rPr>
                                  <w:rFonts w:eastAsia="Calibri"/>
                                  <w:sz w:val="20"/>
                                  <w:szCs w:val="20"/>
                                </w:rPr>
                                <w:t>Modelos de aprendizaje automático supervisado para la clasificación</w:t>
                              </w:r>
                            </w:p>
                          </w:txbxContent>
                        </v:textbox>
                      </v:shape>
                      <v:shape id="Cuadro de texto 197" o:spid="_x0000_s1279" type="#_x0000_t202" style="position:absolute;left:23545;top:43699;width:22784;height:1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4DE2439C" w14:textId="1EBF4316" w:rsidR="00F367BC" w:rsidRPr="00823102" w:rsidRDefault="00F367BC" w:rsidP="00DC6B3C">
                              <w:pPr>
                                <w:spacing w:line="360" w:lineRule="auto"/>
                                <w:ind w:firstLine="0"/>
                                <w:rPr>
                                  <w:rFonts w:eastAsia="Calibri"/>
                                  <w:sz w:val="20"/>
                                  <w:szCs w:val="20"/>
                                  <w:lang w:val="en-US"/>
                                </w:rPr>
                              </w:pPr>
                              <w:r w:rsidRPr="00823102">
                                <w:rPr>
                                  <w:rFonts w:eastAsia="Calibri"/>
                                  <w:sz w:val="20"/>
                                  <w:szCs w:val="20"/>
                                  <w:lang w:val="en-US"/>
                                </w:rPr>
                                <w:t>Naive Bayes Classifier </w:t>
                              </w:r>
                            </w:p>
                            <w:p w14:paraId="2A7D70D8" w14:textId="4861E7C7" w:rsidR="00F367BC" w:rsidRPr="00D25ED0" w:rsidRDefault="00F367BC" w:rsidP="00DC6B3C">
                              <w:pPr>
                                <w:spacing w:line="360" w:lineRule="auto"/>
                                <w:ind w:firstLine="0"/>
                                <w:rPr>
                                  <w:sz w:val="20"/>
                                  <w:szCs w:val="20"/>
                                  <w:lang w:val="en-US"/>
                                </w:rPr>
                              </w:pPr>
                              <w:r w:rsidRPr="00D25ED0">
                                <w:rPr>
                                  <w:sz w:val="20"/>
                                  <w:szCs w:val="20"/>
                                  <w:lang w:val="en-US"/>
                                </w:rPr>
                                <w:t>Nearest Neighbor Classifier (K-NN)</w:t>
                              </w:r>
                            </w:p>
                            <w:p w14:paraId="6F0587FE" w14:textId="3E1B1210" w:rsidR="00F367BC" w:rsidRPr="00D25ED0" w:rsidRDefault="00F367BC" w:rsidP="00DC6B3C">
                              <w:pPr>
                                <w:spacing w:line="360" w:lineRule="auto"/>
                                <w:ind w:firstLine="0"/>
                                <w:rPr>
                                  <w:sz w:val="20"/>
                                  <w:szCs w:val="20"/>
                                  <w:lang w:val="en-US"/>
                                </w:rPr>
                              </w:pPr>
                              <w:r w:rsidRPr="00D25ED0">
                                <w:rPr>
                                  <w:sz w:val="20"/>
                                  <w:szCs w:val="20"/>
                                  <w:lang w:val="en-US"/>
                                </w:rPr>
                                <w:t>Decision Tree Classifier</w:t>
                              </w:r>
                            </w:p>
                            <w:p w14:paraId="2F90B5DF" w14:textId="46193CF0" w:rsidR="00F367BC" w:rsidRPr="00D25ED0" w:rsidRDefault="00F367BC" w:rsidP="00DC6B3C">
                              <w:pPr>
                                <w:spacing w:line="360" w:lineRule="auto"/>
                                <w:ind w:firstLine="0"/>
                                <w:rPr>
                                  <w:sz w:val="20"/>
                                  <w:szCs w:val="20"/>
                                  <w:lang w:val="en-US"/>
                                </w:rPr>
                              </w:pPr>
                              <w:r w:rsidRPr="00D25ED0">
                                <w:rPr>
                                  <w:sz w:val="20"/>
                                  <w:szCs w:val="20"/>
                                  <w:lang w:val="en-US"/>
                                </w:rPr>
                                <w:t>Support Vector Machine</w:t>
                              </w:r>
                            </w:p>
                            <w:p w14:paraId="5143983B" w14:textId="2FE64096" w:rsidR="00F367BC" w:rsidRPr="00D25ED0" w:rsidRDefault="00F367BC" w:rsidP="00DC6B3C">
                              <w:pPr>
                                <w:spacing w:line="360" w:lineRule="auto"/>
                                <w:ind w:firstLine="0"/>
                                <w:rPr>
                                  <w:sz w:val="20"/>
                                  <w:szCs w:val="20"/>
                                  <w:lang w:val="en-US"/>
                                </w:rPr>
                              </w:pPr>
                              <w:r w:rsidRPr="00D25ED0">
                                <w:rPr>
                                  <w:sz w:val="20"/>
                                  <w:szCs w:val="20"/>
                                  <w:lang w:val="en-US"/>
                                </w:rPr>
                                <w:t>Artificial Neuronal Network</w:t>
                              </w:r>
                            </w:p>
                          </w:txbxContent>
                        </v:textbox>
                      </v:shape>
                      <v:shape id="Abrir llave 211" o:spid="_x0000_s1280" type="#_x0000_t87" style="position:absolute;left:23241;top:44043;width:457;height:10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" adj="78" strokecolor="black [3200]" strokeweight=".5pt">
                        <v:stroke joinstyle="miter"/>
                      </v:shape>
                    </v:group>
                  </v:group>
                  <v:shape id="Cuadro de texto 214" o:spid="_x0000_s1281" type="#_x0000_t202" style="position:absolute;left:2514;top:23832;width:7849;height:1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" fillcolor="white [3201]" stroked="f" strokeweight=".5pt">
                    <v:textbox>
                      <w:txbxContent>
                        <w:p w14:paraId="05034FE7" w14:textId="2B4BEC00" w:rsidR="00F367BC" w:rsidRPr="00644A32" w:rsidRDefault="00F367BC" w:rsidP="00644A32">
                          <w:pPr>
                            <w:ind w:firstLine="0"/>
                            <w:jc w:val="center"/>
                            <w:rPr>
                              <w:sz w:val="20"/>
                              <w:szCs w:val="20"/>
                            </w:rPr>
                          </w:pPr>
                          <w:r>
                            <w:rPr>
                              <w:sz w:val="20"/>
                              <w:szCs w:val="20"/>
                            </w:rPr>
                            <w:t>Minería de textos</w:t>
                          </w:r>
                        </w:p>
                      </w:txbxContent>
                    </v:textbox>
                  </v:shape>
                </v:group>
                <w10:anchorlock/>
              </v:group>
            </w:pict>
          </mc:Fallback>
        </mc:AlternateContent>
      </w:r>
    </w:p>
    <w:p w14:paraId="5D59CE5E" w14:textId="77777777" w:rsidR="00ED3494" w:rsidRDefault="00ED3494" w:rsidP="00936AAD">
      <w:pPr>
        <w:rPr>
          <w:rFonts w:cs="Arial"/>
        </w:rPr>
      </w:pPr>
    </w:p>
    <w:p w14:paraId="26392F8F" w14:textId="1A9EE8E8" w:rsidR="0096087B" w:rsidRDefault="0096087B" w:rsidP="00EB219F">
      <w:pPr>
        <w:spacing w:before="240"/>
        <w:rPr>
          <w:rFonts w:cs="Arial"/>
        </w:rPr>
      </w:pPr>
      <w:r>
        <w:rPr>
          <w:rFonts w:cs="Arial"/>
        </w:rPr>
        <w:t xml:space="preserve">Por otro </w:t>
      </w:r>
      <w:r w:rsidR="005168C0">
        <w:rPr>
          <w:rFonts w:cs="Arial"/>
        </w:rPr>
        <w:t>lado</w:t>
      </w:r>
      <w:r w:rsidR="00135A3F">
        <w:rPr>
          <w:rFonts w:cs="Arial"/>
        </w:rPr>
        <w:t>,</w:t>
      </w:r>
      <w:r w:rsidR="005168C0">
        <w:rPr>
          <w:rFonts w:cs="Arial"/>
        </w:rPr>
        <w:t xml:space="preserve"> </w:t>
      </w:r>
      <w:r w:rsidR="00135A3F">
        <w:rPr>
          <w:rFonts w:cs="Arial"/>
        </w:rPr>
        <w:t>se tiene</w:t>
      </w:r>
      <w:r w:rsidR="005168C0">
        <w:rPr>
          <w:rFonts w:cs="Arial"/>
        </w:rPr>
        <w:t xml:space="preserve"> la opción de desarrollar </w:t>
      </w:r>
      <w:r w:rsidR="00135A3F">
        <w:rPr>
          <w:rFonts w:cs="Arial"/>
        </w:rPr>
        <w:t>una</w:t>
      </w:r>
      <w:r w:rsidR="005168C0">
        <w:rPr>
          <w:rFonts w:cs="Arial"/>
        </w:rPr>
        <w:t xml:space="preserve"> </w:t>
      </w:r>
      <w:r w:rsidR="00135A3F">
        <w:rPr>
          <w:rFonts w:cs="Arial"/>
        </w:rPr>
        <w:t xml:space="preserve">aplicación </w:t>
      </w:r>
      <w:r w:rsidR="005168C0">
        <w:rPr>
          <w:rFonts w:cs="Arial"/>
        </w:rPr>
        <w:t xml:space="preserve">propia </w:t>
      </w:r>
      <w:r w:rsidR="00F55164">
        <w:rPr>
          <w:rFonts w:cs="Arial"/>
        </w:rPr>
        <w:t>para el análisis de textos</w:t>
      </w:r>
      <w:r w:rsidR="009701E7">
        <w:rPr>
          <w:rFonts w:cs="Arial"/>
        </w:rPr>
        <w:t xml:space="preserve">. Para ello </w:t>
      </w:r>
      <w:r w:rsidR="00135A3F">
        <w:rPr>
          <w:rFonts w:cs="Arial"/>
        </w:rPr>
        <w:t>existen</w:t>
      </w:r>
      <w:r w:rsidR="009701E7">
        <w:rPr>
          <w:rFonts w:cs="Arial"/>
        </w:rPr>
        <w:t xml:space="preserve"> </w:t>
      </w:r>
      <w:r w:rsidR="006A2067">
        <w:rPr>
          <w:rFonts w:cs="Arial"/>
        </w:rPr>
        <w:t>librerías</w:t>
      </w:r>
      <w:r w:rsidR="009701E7">
        <w:rPr>
          <w:rFonts w:cs="Arial"/>
        </w:rPr>
        <w:t xml:space="preserve"> de programación que permiten </w:t>
      </w:r>
      <w:r w:rsidR="00F823C6">
        <w:rPr>
          <w:rFonts w:cs="Arial"/>
        </w:rPr>
        <w:t xml:space="preserve">realizar </w:t>
      </w:r>
      <w:r w:rsidR="00F502C0">
        <w:rPr>
          <w:rFonts w:cs="Arial"/>
        </w:rPr>
        <w:t>el preprocesamiento, la representación y el descubrimiento de conocimiento</w:t>
      </w:r>
      <w:r w:rsidR="00C91CA0">
        <w:rPr>
          <w:rFonts w:cs="Arial"/>
        </w:rPr>
        <w:t>.</w:t>
      </w:r>
    </w:p>
    <w:p w14:paraId="126BE24F" w14:textId="572FF7A9" w:rsidR="00C91CA0" w:rsidRDefault="00C91CA0" w:rsidP="004B74C4">
      <w:pPr>
        <w:ind w:firstLine="0"/>
        <w:rPr>
          <w:rFonts w:cs="Arial"/>
        </w:rPr>
      </w:pPr>
      <w:r>
        <w:rPr>
          <w:rFonts w:cs="Arial"/>
        </w:rPr>
        <w:t>Entre</w:t>
      </w:r>
      <w:r w:rsidR="00135A3F">
        <w:rPr>
          <w:rFonts w:cs="Arial"/>
        </w:rPr>
        <w:t xml:space="preserve"> otras,</w:t>
      </w:r>
      <w:r>
        <w:rPr>
          <w:rFonts w:cs="Arial"/>
        </w:rPr>
        <w:t xml:space="preserve"> las principales </w:t>
      </w:r>
      <w:r w:rsidR="00A45849">
        <w:rPr>
          <w:rFonts w:cs="Arial"/>
        </w:rPr>
        <w:t xml:space="preserve">herramientas de programación para el análisis de textos </w:t>
      </w:r>
      <w:r w:rsidR="00135A3F">
        <w:rPr>
          <w:rFonts w:cs="Arial"/>
        </w:rPr>
        <w:t>son:</w:t>
      </w:r>
    </w:p>
    <w:p w14:paraId="133C60C4" w14:textId="4C64315D" w:rsidR="002B70B5" w:rsidRPr="008745B5" w:rsidRDefault="00B144BA" w:rsidP="00495D1B">
      <w:pPr>
        <w:pStyle w:val="Prrafodelista"/>
        <w:numPr>
          <w:ilvl w:val="0"/>
          <w:numId w:val="10"/>
        </w:numPr>
        <w:ind w:left="1134"/>
        <w:rPr>
          <w:rFonts w:cs="Arial"/>
        </w:rPr>
      </w:pPr>
      <w:r w:rsidRPr="008745B5">
        <w:rPr>
          <w:rFonts w:cs="Arial"/>
          <w:i/>
          <w:iCs/>
        </w:rPr>
        <w:t xml:space="preserve">Natural </w:t>
      </w:r>
      <w:proofErr w:type="spellStart"/>
      <w:r w:rsidRPr="001D0756">
        <w:rPr>
          <w:rFonts w:cs="Arial"/>
          <w:i/>
          <w:iCs/>
        </w:rPr>
        <w:t>Language</w:t>
      </w:r>
      <w:proofErr w:type="spellEnd"/>
      <w:r w:rsidRPr="001D0756">
        <w:rPr>
          <w:rFonts w:cs="Arial"/>
          <w:i/>
          <w:iCs/>
        </w:rPr>
        <w:t xml:space="preserve"> </w:t>
      </w:r>
      <w:proofErr w:type="spellStart"/>
      <w:r w:rsidRPr="001D0756">
        <w:rPr>
          <w:rFonts w:cs="Arial"/>
          <w:i/>
          <w:iCs/>
        </w:rPr>
        <w:t>Toolkit</w:t>
      </w:r>
      <w:proofErr w:type="spellEnd"/>
      <w:r w:rsidRPr="008745B5">
        <w:rPr>
          <w:rFonts w:cs="Arial"/>
          <w:i/>
          <w:iCs/>
        </w:rPr>
        <w:t xml:space="preserve"> (NLTK)</w:t>
      </w:r>
      <w:r w:rsidR="008B41AD" w:rsidRPr="008745B5">
        <w:rPr>
          <w:rFonts w:cs="Arial"/>
          <w:i/>
          <w:iCs/>
        </w:rPr>
        <w:t>:</w:t>
      </w:r>
      <w:r w:rsidR="008B41AD" w:rsidRPr="008745B5">
        <w:rPr>
          <w:rFonts w:cs="Arial"/>
        </w:rPr>
        <w:t xml:space="preserve"> </w:t>
      </w:r>
      <w:r w:rsidR="002A25A9" w:rsidRPr="008745B5">
        <w:rPr>
          <w:rFonts w:cs="Arial"/>
        </w:rPr>
        <w:t>Es un conjunto de herramientas que permiten la escritura de programas en Python</w:t>
      </w:r>
      <w:r w:rsidR="006A2067" w:rsidRPr="008745B5">
        <w:rPr>
          <w:rFonts w:cs="Arial"/>
        </w:rPr>
        <w:t>. E</w:t>
      </w:r>
      <w:r w:rsidR="008B41AD" w:rsidRPr="008745B5">
        <w:rPr>
          <w:rFonts w:cs="Arial"/>
        </w:rPr>
        <w:t>n su sitio web (</w:t>
      </w:r>
      <w:r w:rsidR="00213CF7" w:rsidRPr="008745B5">
        <w:rPr>
          <w:rFonts w:cs="Arial"/>
        </w:rPr>
        <w:t>https://www.nltk.org/</w:t>
      </w:r>
      <w:r w:rsidR="008B41AD" w:rsidRPr="008745B5">
        <w:rPr>
          <w:rFonts w:cs="Arial"/>
        </w:rPr>
        <w:t>)</w:t>
      </w:r>
      <w:r w:rsidR="00251E62" w:rsidRPr="008745B5">
        <w:rPr>
          <w:rFonts w:cs="Arial"/>
        </w:rPr>
        <w:t xml:space="preserve"> </w:t>
      </w:r>
      <w:r w:rsidR="007705BD" w:rsidRPr="008745B5">
        <w:rPr>
          <w:rFonts w:cs="Arial"/>
        </w:rPr>
        <w:t xml:space="preserve">se </w:t>
      </w:r>
      <w:r w:rsidR="007705BD" w:rsidRPr="008745B5">
        <w:rPr>
          <w:rFonts w:cs="Arial"/>
        </w:rPr>
        <w:lastRenderedPageBreak/>
        <w:t xml:space="preserve">menciona que NLTK está conformado </w:t>
      </w:r>
      <w:r w:rsidR="00A44CEE" w:rsidRPr="008745B5">
        <w:rPr>
          <w:rFonts w:cs="Arial"/>
        </w:rPr>
        <w:t xml:space="preserve">por un gran conjunto de bibliotecas </w:t>
      </w:r>
      <w:r w:rsidR="001F025A" w:rsidRPr="008745B5">
        <w:rPr>
          <w:rFonts w:cs="Arial"/>
        </w:rPr>
        <w:t xml:space="preserve">las </w:t>
      </w:r>
      <w:r w:rsidR="001F0515" w:rsidRPr="008745B5">
        <w:rPr>
          <w:rFonts w:cs="Arial"/>
        </w:rPr>
        <w:t>que</w:t>
      </w:r>
      <w:r w:rsidR="001F025A" w:rsidRPr="008745B5">
        <w:rPr>
          <w:rFonts w:cs="Arial"/>
        </w:rPr>
        <w:t xml:space="preserve"> permiten realizar </w:t>
      </w:r>
      <w:proofErr w:type="spellStart"/>
      <w:r w:rsidR="001F025A" w:rsidRPr="008745B5">
        <w:rPr>
          <w:rFonts w:cs="Arial"/>
        </w:rPr>
        <w:t>tokenización</w:t>
      </w:r>
      <w:proofErr w:type="spellEnd"/>
      <w:r w:rsidR="001F025A" w:rsidRPr="008745B5">
        <w:rPr>
          <w:rFonts w:cs="Arial"/>
        </w:rPr>
        <w:t xml:space="preserve">, </w:t>
      </w:r>
      <w:r w:rsidR="001E0D0F" w:rsidRPr="008745B5">
        <w:rPr>
          <w:rFonts w:cs="Arial"/>
        </w:rPr>
        <w:t>derivación, etiquetado,</w:t>
      </w:r>
      <w:r w:rsidR="00EC289E" w:rsidRPr="008745B5">
        <w:rPr>
          <w:rFonts w:cs="Arial"/>
        </w:rPr>
        <w:t xml:space="preserve"> procesamiento de texto para la clasificación,</w:t>
      </w:r>
      <w:r w:rsidR="001E0D0F" w:rsidRPr="008745B5">
        <w:rPr>
          <w:rFonts w:cs="Arial"/>
        </w:rPr>
        <w:t xml:space="preserve"> análisis y razonamiento semántico</w:t>
      </w:r>
      <w:r w:rsidR="008D1558" w:rsidRPr="008745B5">
        <w:rPr>
          <w:rFonts w:cs="Arial"/>
        </w:rPr>
        <w:t>.</w:t>
      </w:r>
    </w:p>
    <w:p w14:paraId="1F68123B" w14:textId="49C7EC7F" w:rsidR="002B70B5" w:rsidRPr="008745B5" w:rsidRDefault="008235AB" w:rsidP="00495D1B">
      <w:pPr>
        <w:pStyle w:val="Prrafodelista"/>
        <w:numPr>
          <w:ilvl w:val="0"/>
          <w:numId w:val="10"/>
        </w:numPr>
        <w:ind w:left="1134"/>
        <w:rPr>
          <w:rFonts w:cs="Arial"/>
        </w:rPr>
      </w:pPr>
      <w:proofErr w:type="spellStart"/>
      <w:r w:rsidRPr="008745B5">
        <w:rPr>
          <w:rFonts w:cs="Arial"/>
          <w:i/>
          <w:iCs/>
        </w:rPr>
        <w:t>TextBlob</w:t>
      </w:r>
      <w:proofErr w:type="spellEnd"/>
      <w:r w:rsidR="00F72FE1" w:rsidRPr="008745B5">
        <w:rPr>
          <w:rFonts w:cs="Arial"/>
          <w:i/>
          <w:iCs/>
        </w:rPr>
        <w:t xml:space="preserve"> </w:t>
      </w:r>
      <w:proofErr w:type="spellStart"/>
      <w:r w:rsidR="00F72FE1" w:rsidRPr="001D0756">
        <w:rPr>
          <w:rFonts w:cs="Arial"/>
          <w:i/>
          <w:iCs/>
        </w:rPr>
        <w:t>Simplified</w:t>
      </w:r>
      <w:proofErr w:type="spellEnd"/>
      <w:r w:rsidR="00F72FE1" w:rsidRPr="008745B5">
        <w:rPr>
          <w:rFonts w:cs="Arial"/>
          <w:i/>
          <w:iCs/>
        </w:rPr>
        <w:t xml:space="preserve"> Text Processing:</w:t>
      </w:r>
      <w:r w:rsidR="00F72FE1" w:rsidRPr="008745B5">
        <w:rPr>
          <w:rFonts w:cs="Arial"/>
        </w:rPr>
        <w:t xml:space="preserve"> Es una biblioteca </w:t>
      </w:r>
      <w:r w:rsidR="007B159B" w:rsidRPr="008745B5">
        <w:rPr>
          <w:rFonts w:cs="Arial"/>
        </w:rPr>
        <w:t>de Python para el procesamiento de datos textuales. En su sitio web (</w:t>
      </w:r>
      <w:r w:rsidR="00500643" w:rsidRPr="008745B5">
        <w:rPr>
          <w:rFonts w:cs="Arial"/>
        </w:rPr>
        <w:t>https://textblob.readthedocs.io/</w:t>
      </w:r>
      <w:r w:rsidR="007B159B" w:rsidRPr="008745B5">
        <w:rPr>
          <w:rFonts w:cs="Arial"/>
        </w:rPr>
        <w:t>)</w:t>
      </w:r>
      <w:r w:rsidR="00517FCA" w:rsidRPr="008745B5">
        <w:rPr>
          <w:rFonts w:cs="Arial"/>
        </w:rPr>
        <w:t xml:space="preserve"> </w:t>
      </w:r>
      <w:r w:rsidR="00965849" w:rsidRPr="008745B5">
        <w:rPr>
          <w:rFonts w:cs="Arial"/>
        </w:rPr>
        <w:t xml:space="preserve">indican que </w:t>
      </w:r>
      <w:proofErr w:type="spellStart"/>
      <w:r w:rsidR="00965849" w:rsidRPr="008745B5">
        <w:rPr>
          <w:rFonts w:cs="Arial"/>
        </w:rPr>
        <w:t>TextBlob</w:t>
      </w:r>
      <w:proofErr w:type="spellEnd"/>
      <w:r w:rsidR="00965849" w:rsidRPr="008745B5">
        <w:rPr>
          <w:rFonts w:cs="Arial"/>
        </w:rPr>
        <w:t xml:space="preserve"> “proporciona una API simple para sumergirse en tareas comunes de </w:t>
      </w:r>
      <w:r w:rsidR="006E488B" w:rsidRPr="008745B5">
        <w:rPr>
          <w:rFonts w:cs="Arial"/>
        </w:rPr>
        <w:t>P</w:t>
      </w:r>
      <w:r w:rsidR="00965849" w:rsidRPr="008745B5">
        <w:rPr>
          <w:rFonts w:cs="Arial"/>
        </w:rPr>
        <w:t xml:space="preserve">rocesamiento del </w:t>
      </w:r>
      <w:r w:rsidR="006E488B" w:rsidRPr="008745B5">
        <w:rPr>
          <w:rFonts w:cs="Arial"/>
        </w:rPr>
        <w:t>L</w:t>
      </w:r>
      <w:r w:rsidR="00965849" w:rsidRPr="008745B5">
        <w:rPr>
          <w:rFonts w:cs="Arial"/>
        </w:rPr>
        <w:t xml:space="preserve">enguaje </w:t>
      </w:r>
      <w:r w:rsidR="006E488B" w:rsidRPr="008745B5">
        <w:rPr>
          <w:rFonts w:cs="Arial"/>
        </w:rPr>
        <w:t>N</w:t>
      </w:r>
      <w:r w:rsidR="00965849" w:rsidRPr="008745B5">
        <w:rPr>
          <w:rFonts w:cs="Arial"/>
        </w:rPr>
        <w:t>atural (PNL) como el etiquetado de parte del discurso, extracción de frases nominales, análisis de sentimientos, clasificación, traducción y más.”</w:t>
      </w:r>
    </w:p>
    <w:p w14:paraId="4C13E9B6" w14:textId="26C41826" w:rsidR="002B70B5" w:rsidRPr="008745B5" w:rsidRDefault="005F5829" w:rsidP="00495D1B">
      <w:pPr>
        <w:pStyle w:val="Prrafodelista"/>
        <w:numPr>
          <w:ilvl w:val="0"/>
          <w:numId w:val="10"/>
        </w:numPr>
        <w:ind w:left="1134"/>
        <w:rPr>
          <w:rFonts w:cs="Arial"/>
        </w:rPr>
      </w:pPr>
      <w:proofErr w:type="spellStart"/>
      <w:r w:rsidRPr="008745B5">
        <w:rPr>
          <w:rFonts w:cs="Arial"/>
          <w:i/>
          <w:iCs/>
        </w:rPr>
        <w:t>Scikit-learn</w:t>
      </w:r>
      <w:proofErr w:type="spellEnd"/>
      <w:r w:rsidR="00C15158" w:rsidRPr="008745B5">
        <w:rPr>
          <w:rFonts w:cs="Arial"/>
          <w:i/>
          <w:iCs/>
        </w:rPr>
        <w:t>:</w:t>
      </w:r>
      <w:r w:rsidR="00C15158" w:rsidRPr="008745B5">
        <w:rPr>
          <w:rFonts w:cs="Arial"/>
        </w:rPr>
        <w:t xml:space="preserve"> es </w:t>
      </w:r>
      <w:r w:rsidR="004F25D2" w:rsidRPr="008745B5">
        <w:rPr>
          <w:rFonts w:cs="Arial"/>
        </w:rPr>
        <w:t>una</w:t>
      </w:r>
      <w:r w:rsidR="00C15158" w:rsidRPr="008745B5">
        <w:rPr>
          <w:rFonts w:cs="Arial"/>
        </w:rPr>
        <w:t xml:space="preserve"> biblioteca de Python </w:t>
      </w:r>
      <w:r w:rsidR="004F25D2" w:rsidRPr="008745B5">
        <w:rPr>
          <w:rFonts w:cs="Arial"/>
        </w:rPr>
        <w:t>para el aprendizaje automático</w:t>
      </w:r>
      <w:r w:rsidR="005209FA" w:rsidRPr="008745B5">
        <w:rPr>
          <w:rFonts w:cs="Arial"/>
        </w:rPr>
        <w:t>. En su sitio web (</w:t>
      </w:r>
      <w:r w:rsidR="00176C90" w:rsidRPr="008745B5">
        <w:rPr>
          <w:rFonts w:cs="Arial"/>
        </w:rPr>
        <w:t xml:space="preserve">https://scikit-learn.org/) </w:t>
      </w:r>
      <w:r w:rsidR="00512256" w:rsidRPr="008745B5">
        <w:rPr>
          <w:rFonts w:cs="Arial"/>
        </w:rPr>
        <w:t xml:space="preserve">describen </w:t>
      </w:r>
      <w:r w:rsidR="00AE0DE1" w:rsidRPr="008745B5">
        <w:rPr>
          <w:rFonts w:cs="Arial"/>
        </w:rPr>
        <w:t xml:space="preserve">que </w:t>
      </w:r>
      <w:proofErr w:type="spellStart"/>
      <w:r w:rsidR="00AE0DE1" w:rsidRPr="008745B5">
        <w:rPr>
          <w:rFonts w:cs="Arial"/>
        </w:rPr>
        <w:t>Scikit-learn</w:t>
      </w:r>
      <w:proofErr w:type="spellEnd"/>
      <w:r w:rsidR="00AE0DE1" w:rsidRPr="008745B5">
        <w:rPr>
          <w:rFonts w:cs="Arial"/>
        </w:rPr>
        <w:t xml:space="preserve"> </w:t>
      </w:r>
      <w:r w:rsidR="002936EB" w:rsidRPr="008745B5">
        <w:rPr>
          <w:rFonts w:cs="Arial"/>
        </w:rPr>
        <w:t>cuenta con</w:t>
      </w:r>
      <w:r w:rsidR="005C4865" w:rsidRPr="008745B5">
        <w:rPr>
          <w:rFonts w:cs="Arial"/>
        </w:rPr>
        <w:t xml:space="preserve"> algoritmos para el aprendizaje supervisado como</w:t>
      </w:r>
      <w:r w:rsidR="00CE187E" w:rsidRPr="008745B5">
        <w:rPr>
          <w:rFonts w:cs="Arial"/>
        </w:rPr>
        <w:t xml:space="preserve">; modeles lineales, </w:t>
      </w:r>
      <w:r w:rsidR="00412644" w:rsidRPr="008745B5">
        <w:rPr>
          <w:rFonts w:cs="Arial"/>
        </w:rPr>
        <w:t>máquinas</w:t>
      </w:r>
      <w:r w:rsidR="00CE187E" w:rsidRPr="008745B5">
        <w:rPr>
          <w:rFonts w:cs="Arial"/>
        </w:rPr>
        <w:t xml:space="preserve"> de vectores de soporte, </w:t>
      </w:r>
      <w:r w:rsidR="00554DD8" w:rsidRPr="008745B5">
        <w:rPr>
          <w:rFonts w:cs="Arial"/>
        </w:rPr>
        <w:t>k-vecinos más cercanos</w:t>
      </w:r>
      <w:r w:rsidR="00AD39CE" w:rsidRPr="008745B5">
        <w:rPr>
          <w:rFonts w:cs="Arial"/>
        </w:rPr>
        <w:t xml:space="preserve">, </w:t>
      </w:r>
      <w:proofErr w:type="spellStart"/>
      <w:r w:rsidR="00AD39CE" w:rsidRPr="008745B5">
        <w:rPr>
          <w:rFonts w:cs="Arial"/>
        </w:rPr>
        <w:t>na</w:t>
      </w:r>
      <w:r w:rsidR="000951A3" w:rsidRPr="004419DC">
        <w:rPr>
          <w:rFonts w:cs="Arial"/>
        </w:rPr>
        <w:t>ï</w:t>
      </w:r>
      <w:r w:rsidR="00AD39CE" w:rsidRPr="008745B5">
        <w:rPr>
          <w:rFonts w:cs="Arial"/>
        </w:rPr>
        <w:t>ve</w:t>
      </w:r>
      <w:proofErr w:type="spellEnd"/>
      <w:r w:rsidR="00AD39CE" w:rsidRPr="008745B5">
        <w:rPr>
          <w:rFonts w:cs="Arial"/>
        </w:rPr>
        <w:t xml:space="preserve"> </w:t>
      </w:r>
      <w:proofErr w:type="spellStart"/>
      <w:r w:rsidR="00AD39CE" w:rsidRPr="008745B5">
        <w:rPr>
          <w:rFonts w:cs="Arial"/>
        </w:rPr>
        <w:t>bayes</w:t>
      </w:r>
      <w:proofErr w:type="spellEnd"/>
      <w:r w:rsidR="00AD39CE" w:rsidRPr="008745B5">
        <w:rPr>
          <w:rFonts w:cs="Arial"/>
        </w:rPr>
        <w:t xml:space="preserve">, </w:t>
      </w:r>
      <w:r w:rsidR="00767E38" w:rsidRPr="008745B5">
        <w:rPr>
          <w:rFonts w:cs="Arial"/>
        </w:rPr>
        <w:t>á</w:t>
      </w:r>
      <w:r w:rsidR="00AD39CE" w:rsidRPr="008745B5">
        <w:rPr>
          <w:rFonts w:cs="Arial"/>
        </w:rPr>
        <w:t>rboles de decisión,</w:t>
      </w:r>
      <w:r w:rsidR="00697417" w:rsidRPr="008745B5">
        <w:rPr>
          <w:rFonts w:cs="Arial"/>
        </w:rPr>
        <w:t xml:space="preserve"> modelos de redes neuronales, entre otros.</w:t>
      </w:r>
    </w:p>
    <w:p w14:paraId="597C429C" w14:textId="3D2485C7" w:rsidR="002E04B0" w:rsidRPr="008745B5" w:rsidRDefault="002E04B0" w:rsidP="00495D1B">
      <w:pPr>
        <w:pStyle w:val="Prrafodelista"/>
        <w:numPr>
          <w:ilvl w:val="0"/>
          <w:numId w:val="10"/>
        </w:numPr>
        <w:ind w:left="1134"/>
        <w:rPr>
          <w:rFonts w:cs="Arial"/>
        </w:rPr>
      </w:pPr>
      <w:proofErr w:type="spellStart"/>
      <w:r w:rsidRPr="008745B5">
        <w:rPr>
          <w:rFonts w:cs="Arial"/>
          <w:i/>
          <w:iCs/>
        </w:rPr>
        <w:t>TensorFlow</w:t>
      </w:r>
      <w:proofErr w:type="spellEnd"/>
      <w:r w:rsidRPr="008745B5">
        <w:rPr>
          <w:rFonts w:cs="Arial"/>
        </w:rPr>
        <w:t xml:space="preserve">: </w:t>
      </w:r>
      <w:r w:rsidR="000C5D82" w:rsidRPr="008745B5">
        <w:rPr>
          <w:rFonts w:cs="Arial"/>
        </w:rPr>
        <w:t xml:space="preserve">En </w:t>
      </w:r>
      <w:r w:rsidR="002B0386" w:rsidRPr="008745B5">
        <w:rPr>
          <w:rFonts w:cs="Arial"/>
        </w:rPr>
        <w:t xml:space="preserve">(https://www.tensorflow.org/) destacan que </w:t>
      </w:r>
      <w:proofErr w:type="spellStart"/>
      <w:r w:rsidR="002B0386" w:rsidRPr="008745B5">
        <w:rPr>
          <w:rFonts w:cs="Arial"/>
        </w:rPr>
        <w:t>tensorFlow</w:t>
      </w:r>
      <w:proofErr w:type="spellEnd"/>
      <w:r w:rsidR="002B0386" w:rsidRPr="008745B5">
        <w:rPr>
          <w:rFonts w:cs="Arial"/>
        </w:rPr>
        <w:t xml:space="preserve"> es la principal biblioteca de código abierto </w:t>
      </w:r>
      <w:r w:rsidR="002935A5" w:rsidRPr="008745B5">
        <w:rPr>
          <w:rFonts w:cs="Arial"/>
        </w:rPr>
        <w:t xml:space="preserve">para </w:t>
      </w:r>
      <w:r w:rsidR="005B50D1" w:rsidRPr="008745B5">
        <w:rPr>
          <w:rFonts w:cs="Arial"/>
        </w:rPr>
        <w:t xml:space="preserve">la construcción </w:t>
      </w:r>
      <w:r w:rsidR="002935A5" w:rsidRPr="008745B5">
        <w:rPr>
          <w:rFonts w:cs="Arial"/>
        </w:rPr>
        <w:t xml:space="preserve">de modelos de aprendizaje automático. </w:t>
      </w:r>
      <w:r w:rsidR="00E75B4F" w:rsidRPr="008745B5">
        <w:rPr>
          <w:rFonts w:cs="Arial"/>
        </w:rPr>
        <w:t xml:space="preserve">Cuenta con </w:t>
      </w:r>
      <w:r w:rsidR="00651A05" w:rsidRPr="008745B5">
        <w:rPr>
          <w:rFonts w:cs="Arial"/>
        </w:rPr>
        <w:t>librerías</w:t>
      </w:r>
      <w:r w:rsidR="00E75B4F" w:rsidRPr="008745B5">
        <w:rPr>
          <w:rFonts w:cs="Arial"/>
        </w:rPr>
        <w:t xml:space="preserve"> para el procesamiento de textos y está disponible para los lenguajes de programación Python y JavaScript</w:t>
      </w:r>
      <w:r w:rsidR="00767E38" w:rsidRPr="008745B5">
        <w:rPr>
          <w:rFonts w:cs="Arial"/>
        </w:rPr>
        <w:t>;</w:t>
      </w:r>
      <w:r w:rsidR="00F30168" w:rsidRPr="008745B5">
        <w:rPr>
          <w:rFonts w:cs="Arial"/>
        </w:rPr>
        <w:t xml:space="preserve"> así como</w:t>
      </w:r>
      <w:r w:rsidR="00C11A78" w:rsidRPr="008745B5">
        <w:rPr>
          <w:rFonts w:cs="Arial"/>
        </w:rPr>
        <w:t xml:space="preserve">, </w:t>
      </w:r>
      <w:r w:rsidR="005B50D1" w:rsidRPr="008745B5">
        <w:rPr>
          <w:rFonts w:cs="Arial"/>
        </w:rPr>
        <w:t xml:space="preserve">para dispositivos móviles y de </w:t>
      </w:r>
      <w:r w:rsidR="00B3249A" w:rsidRPr="008745B5">
        <w:rPr>
          <w:rFonts w:cs="Arial"/>
        </w:rPr>
        <w:t>IOT</w:t>
      </w:r>
      <w:r w:rsidR="005B50D1" w:rsidRPr="008745B5">
        <w:rPr>
          <w:rFonts w:cs="Arial"/>
        </w:rPr>
        <w:t>.</w:t>
      </w:r>
    </w:p>
    <w:p w14:paraId="24945623" w14:textId="7811BC59" w:rsidR="00330470" w:rsidRPr="00F14FC8" w:rsidRDefault="00A053C4" w:rsidP="00F14FC8">
      <w:pPr>
        <w:ind w:firstLine="0"/>
        <w:rPr>
          <w:rFonts w:cs="Arial"/>
        </w:rPr>
      </w:pPr>
      <w:r w:rsidRPr="00F14FC8">
        <w:rPr>
          <w:rFonts w:cs="Arial"/>
        </w:rPr>
        <w:t xml:space="preserve">Existen </w:t>
      </w:r>
      <w:r w:rsidR="00220695" w:rsidRPr="00F14FC8">
        <w:rPr>
          <w:rFonts w:cs="Arial"/>
        </w:rPr>
        <w:t>muchas más</w:t>
      </w:r>
      <w:r w:rsidRPr="00F14FC8">
        <w:rPr>
          <w:rFonts w:cs="Arial"/>
        </w:rPr>
        <w:t xml:space="preserve"> librerías de programación </w:t>
      </w:r>
      <w:r w:rsidR="00220695" w:rsidRPr="00F14FC8">
        <w:rPr>
          <w:rFonts w:cs="Arial"/>
        </w:rPr>
        <w:t xml:space="preserve">para el procesamiento y análisis de datos textuales </w:t>
      </w:r>
      <w:r w:rsidRPr="00F14FC8">
        <w:rPr>
          <w:rFonts w:cs="Arial"/>
        </w:rPr>
        <w:t>como</w:t>
      </w:r>
      <w:r w:rsidR="00995766" w:rsidRPr="00F14FC8">
        <w:rPr>
          <w:rFonts w:cs="Arial"/>
        </w:rPr>
        <w:t>;</w:t>
      </w:r>
      <w:r w:rsidRPr="00F14FC8">
        <w:rPr>
          <w:rFonts w:cs="Arial"/>
        </w:rPr>
        <w:t xml:space="preserve"> </w:t>
      </w:r>
      <w:proofErr w:type="spellStart"/>
      <w:r w:rsidR="00FA661E" w:rsidRPr="00F14FC8">
        <w:rPr>
          <w:rFonts w:cs="Arial"/>
        </w:rPr>
        <w:t>Gensim</w:t>
      </w:r>
      <w:proofErr w:type="spellEnd"/>
      <w:r w:rsidR="00FA661E" w:rsidRPr="00F14FC8">
        <w:rPr>
          <w:rFonts w:cs="Arial"/>
        </w:rPr>
        <w:t xml:space="preserve">, </w:t>
      </w:r>
      <w:proofErr w:type="spellStart"/>
      <w:r w:rsidR="00FA661E" w:rsidRPr="00F14FC8">
        <w:rPr>
          <w:rFonts w:cs="Arial"/>
        </w:rPr>
        <w:t>CoreNLP</w:t>
      </w:r>
      <w:proofErr w:type="spellEnd"/>
      <w:r w:rsidR="00FA661E" w:rsidRPr="00F14FC8">
        <w:rPr>
          <w:rFonts w:cs="Arial"/>
        </w:rPr>
        <w:t xml:space="preserve">, </w:t>
      </w:r>
      <w:proofErr w:type="spellStart"/>
      <w:r w:rsidR="00FA661E" w:rsidRPr="00F14FC8">
        <w:rPr>
          <w:rFonts w:cs="Arial"/>
        </w:rPr>
        <w:t>spaCy</w:t>
      </w:r>
      <w:proofErr w:type="spellEnd"/>
      <w:r w:rsidR="00FA661E" w:rsidRPr="00F14FC8">
        <w:rPr>
          <w:rFonts w:cs="Arial"/>
        </w:rPr>
        <w:t xml:space="preserve">, </w:t>
      </w:r>
      <w:proofErr w:type="spellStart"/>
      <w:r w:rsidR="00FA661E" w:rsidRPr="00F14FC8">
        <w:rPr>
          <w:rFonts w:cs="Arial"/>
        </w:rPr>
        <w:t>Pattern</w:t>
      </w:r>
      <w:proofErr w:type="spellEnd"/>
      <w:r w:rsidR="00491682" w:rsidRPr="00F14FC8">
        <w:rPr>
          <w:rFonts w:cs="Arial"/>
        </w:rPr>
        <w:t>,</w:t>
      </w:r>
      <w:r w:rsidR="00220695" w:rsidRPr="00F14FC8">
        <w:rPr>
          <w:rFonts w:cs="Arial"/>
        </w:rPr>
        <w:t xml:space="preserve"> VADER</w:t>
      </w:r>
      <w:r w:rsidR="00995766" w:rsidRPr="00F14FC8">
        <w:rPr>
          <w:rFonts w:cs="Arial"/>
        </w:rPr>
        <w:t>,</w:t>
      </w:r>
      <w:r w:rsidR="00491682" w:rsidRPr="00F14FC8">
        <w:rPr>
          <w:rFonts w:cs="Arial"/>
        </w:rPr>
        <w:t xml:space="preserve"> </w:t>
      </w:r>
      <w:proofErr w:type="spellStart"/>
      <w:r w:rsidR="005F5829" w:rsidRPr="00F14FC8">
        <w:rPr>
          <w:rFonts w:cs="Arial"/>
        </w:rPr>
        <w:t>Scikit-learn</w:t>
      </w:r>
      <w:proofErr w:type="spellEnd"/>
      <w:r w:rsidR="00220695" w:rsidRPr="00F14FC8">
        <w:rPr>
          <w:rFonts w:cs="Arial"/>
        </w:rPr>
        <w:t xml:space="preserve">, </w:t>
      </w:r>
      <w:proofErr w:type="spellStart"/>
      <w:r w:rsidR="005F5829" w:rsidRPr="00F14FC8">
        <w:rPr>
          <w:rFonts w:cs="Arial"/>
        </w:rPr>
        <w:t>PyNLPI</w:t>
      </w:r>
      <w:proofErr w:type="spellEnd"/>
      <w:r w:rsidR="00220695" w:rsidRPr="00F14FC8">
        <w:rPr>
          <w:rFonts w:cs="Arial"/>
        </w:rPr>
        <w:t>.</w:t>
      </w:r>
    </w:p>
    <w:p w14:paraId="5B738802" w14:textId="7CA54B35" w:rsidR="00D81D00" w:rsidRPr="00483A06" w:rsidRDefault="00483A06" w:rsidP="008259BB">
      <w:pPr>
        <w:pStyle w:val="Ttulo2"/>
        <w:numPr>
          <w:ilvl w:val="1"/>
          <w:numId w:val="1"/>
        </w:numPr>
        <w:rPr>
          <w:rFonts w:ascii="Arial" w:hAnsi="Arial" w:cs="Arial"/>
          <w:b/>
          <w:color w:val="auto"/>
          <w:sz w:val="22"/>
          <w:szCs w:val="22"/>
          <w:lang w:val="es-ES"/>
        </w:rPr>
      </w:pPr>
      <w:r w:rsidRPr="00483A06">
        <w:rPr>
          <w:rFonts w:ascii="Arial" w:hAnsi="Arial" w:cs="Arial"/>
          <w:b/>
          <w:color w:val="auto"/>
          <w:sz w:val="22"/>
          <w:szCs w:val="22"/>
          <w:lang w:val="es-ES"/>
        </w:rPr>
        <w:t>Aplicaciones de la minería de texto</w:t>
      </w:r>
    </w:p>
    <w:p w14:paraId="0AB23488" w14:textId="4E45B8D6" w:rsidR="00155892" w:rsidRDefault="00E12AC3" w:rsidP="00936AAD">
      <w:pPr>
        <w:rPr>
          <w:rFonts w:cs="Arial"/>
        </w:rPr>
      </w:pPr>
      <w:r>
        <w:rPr>
          <w:rFonts w:cs="Arial"/>
        </w:rPr>
        <w:t>Las aplicaciones de la minería de texto son muy diversas</w:t>
      </w:r>
      <w:r w:rsidR="00774040">
        <w:rPr>
          <w:rFonts w:cs="Arial"/>
        </w:rPr>
        <w:t xml:space="preserve">: </w:t>
      </w:r>
      <w:r w:rsidR="0066752E">
        <w:rPr>
          <w:rFonts w:cs="Arial"/>
        </w:rPr>
        <w:t>resúmenes de documentos</w:t>
      </w:r>
      <w:r w:rsidR="00B52229">
        <w:rPr>
          <w:rFonts w:cs="Arial"/>
        </w:rPr>
        <w:t>, síntesis de información</w:t>
      </w:r>
      <w:r w:rsidR="004D2D3A">
        <w:rPr>
          <w:rFonts w:cs="Arial"/>
        </w:rPr>
        <w:t xml:space="preserve">, filtrado de emails, personalización de </w:t>
      </w:r>
      <w:r w:rsidR="006E60EE">
        <w:rPr>
          <w:rFonts w:cs="Arial"/>
        </w:rPr>
        <w:t>perfiles web y publicaciones digitales,</w:t>
      </w:r>
      <w:r w:rsidR="00A145E6">
        <w:rPr>
          <w:rFonts w:cs="Arial"/>
        </w:rPr>
        <w:t xml:space="preserve"> análisis de redes sociales,</w:t>
      </w:r>
      <w:r w:rsidR="006E60EE">
        <w:rPr>
          <w:rFonts w:cs="Arial"/>
        </w:rPr>
        <w:t xml:space="preserve"> detección de comunidades web</w:t>
      </w:r>
      <w:r w:rsidR="002A26E1">
        <w:rPr>
          <w:rFonts w:cs="Arial"/>
        </w:rPr>
        <w:t>,</w:t>
      </w:r>
      <w:r w:rsidR="000550A0">
        <w:rPr>
          <w:rFonts w:cs="Arial"/>
        </w:rPr>
        <w:t xml:space="preserve"> </w:t>
      </w:r>
      <w:r w:rsidR="009F0C86">
        <w:rPr>
          <w:rFonts w:cs="Arial"/>
        </w:rPr>
        <w:t>extracción de ideas principales,</w:t>
      </w:r>
      <w:r w:rsidR="006C6BAE">
        <w:rPr>
          <w:rFonts w:cs="Arial"/>
        </w:rPr>
        <w:t xml:space="preserve"> obtención de</w:t>
      </w:r>
      <w:r w:rsidR="009F0C86">
        <w:rPr>
          <w:rFonts w:cs="Arial"/>
        </w:rPr>
        <w:t xml:space="preserve"> principales tópicos de discusión </w:t>
      </w:r>
      <w:r w:rsidR="00F03391">
        <w:rPr>
          <w:rFonts w:cs="Arial"/>
        </w:rPr>
        <w:t xml:space="preserve">de artículos científicos, </w:t>
      </w:r>
      <w:r w:rsidR="00B272CA">
        <w:rPr>
          <w:rFonts w:cs="Arial"/>
        </w:rPr>
        <w:t>detección de plagios, organización bibliográfica y de autores</w:t>
      </w:r>
      <w:r w:rsidR="00AD3CF9">
        <w:rPr>
          <w:rFonts w:cs="Arial"/>
        </w:rPr>
        <w:t xml:space="preserve">, análisis de patentes, </w:t>
      </w:r>
      <w:r w:rsidR="00AF3352">
        <w:rPr>
          <w:rFonts w:cs="Arial"/>
        </w:rPr>
        <w:t xml:space="preserve">sistemas inteligentes </w:t>
      </w:r>
      <w:r w:rsidR="00AF3352">
        <w:rPr>
          <w:rFonts w:cs="Arial"/>
        </w:rPr>
        <w:lastRenderedPageBreak/>
        <w:t>de</w:t>
      </w:r>
      <w:r w:rsidR="00560DFD">
        <w:rPr>
          <w:rFonts w:cs="Arial"/>
        </w:rPr>
        <w:t xml:space="preserve"> mercado vía web</w:t>
      </w:r>
      <w:r w:rsidR="00926BB8">
        <w:rPr>
          <w:rFonts w:cs="Arial"/>
        </w:rPr>
        <w:t xml:space="preserve">, </w:t>
      </w:r>
      <w:r w:rsidR="003B49FF">
        <w:rPr>
          <w:rFonts w:cs="Arial"/>
        </w:rPr>
        <w:t xml:space="preserve">sistemas de </w:t>
      </w:r>
      <w:r w:rsidR="005403E1">
        <w:rPr>
          <w:rFonts w:cs="Arial"/>
        </w:rPr>
        <w:t xml:space="preserve">detección automática </w:t>
      </w:r>
      <w:r w:rsidR="003B49FF">
        <w:rPr>
          <w:rFonts w:cs="Arial"/>
        </w:rPr>
        <w:t xml:space="preserve">de comportamiento antisocial, </w:t>
      </w:r>
      <w:r w:rsidR="00155892">
        <w:rPr>
          <w:rFonts w:cs="Arial"/>
        </w:rPr>
        <w:t>realización de pronósticos, entre otr</w:t>
      </w:r>
      <w:r w:rsidR="00E32107">
        <w:rPr>
          <w:rFonts w:cs="Arial"/>
        </w:rPr>
        <w:t>a</w:t>
      </w:r>
      <w:r w:rsidR="00155892">
        <w:rPr>
          <w:rFonts w:cs="Arial"/>
        </w:rPr>
        <w:t xml:space="preserve">s. </w:t>
      </w:r>
      <w:r w:rsidR="003F18BD">
        <w:rPr>
          <w:rFonts w:cs="Arial"/>
        </w:rPr>
        <w:t>Una explicación detallada de</w:t>
      </w:r>
      <w:r w:rsidR="004757F2">
        <w:rPr>
          <w:rFonts w:cs="Arial"/>
        </w:rPr>
        <w:t xml:space="preserve"> algunas de</w:t>
      </w:r>
      <w:r w:rsidR="003F18BD">
        <w:rPr>
          <w:rFonts w:cs="Arial"/>
        </w:rPr>
        <w:t xml:space="preserve"> estas aplicaciones se encuentra en </w:t>
      </w:r>
      <w:r w:rsidR="004757F2">
        <w:rPr>
          <w:rFonts w:cs="Arial"/>
        </w:rPr>
        <w:fldChar w:fldCharType="begin" w:fldLock="1"/>
      </w:r>
      <w:r w:rsidR="00942F5F">
        <w:rPr>
          <w:rFonts w:cs="Arial"/>
        </w:rPr>
        <w:instrText>ADDIN CSL_CITATION {"citationItems":[{"id":"ITEM-1","itemData":{"ISBN":"9788491632436","author":[{"dropping-particle":"","family":"Justicia de la Torre","given":"María del Consuelo","non-dropping-particle":"","parse-names":false,"suffix":""}],"id":"ITEM-1","issued":{"date-parts":[["2017"]]},"number-of-pages":"297","publisher":"Universidad de Granada","title":"Nuevas Tecnicas De Minería De Textos: Aplicaciones","type":"thesis"},"uris":["http://www.mendeley.com/documents/?uuid=0f30edaa-f056-4233-84a4-a7709d7a2dfc"]}],"mendeley":{"formattedCitation":"(Justicia de la Torre, 2017)","manualFormatting":"Justicia de la Torre, (2017)","plainTextFormattedCitation":"(Justicia de la Torre, 2017)","previouslyFormattedCitation":"(Justicia de la Torre, 2017)"},"properties":{"noteIndex":0},"schema":"https://github.com/citation-style-language/schema/raw/master/csl-citation.json"}</w:instrText>
      </w:r>
      <w:r w:rsidR="004757F2">
        <w:rPr>
          <w:rFonts w:cs="Arial"/>
        </w:rPr>
        <w:fldChar w:fldCharType="separate"/>
      </w:r>
      <w:r w:rsidR="004757F2" w:rsidRPr="004757F2">
        <w:rPr>
          <w:rFonts w:cs="Arial"/>
          <w:noProof/>
        </w:rPr>
        <w:t xml:space="preserve">Justicia de la Torre, </w:t>
      </w:r>
      <w:r w:rsidR="00942F5F">
        <w:rPr>
          <w:rFonts w:cs="Arial"/>
          <w:noProof/>
        </w:rPr>
        <w:t>(</w:t>
      </w:r>
      <w:r w:rsidR="004757F2" w:rsidRPr="004757F2">
        <w:rPr>
          <w:rFonts w:cs="Arial"/>
          <w:noProof/>
        </w:rPr>
        <w:t>2017)</w:t>
      </w:r>
      <w:r w:rsidR="004757F2">
        <w:rPr>
          <w:rFonts w:cs="Arial"/>
        </w:rPr>
        <w:fldChar w:fldCharType="end"/>
      </w:r>
      <w:r w:rsidR="004757F2">
        <w:rPr>
          <w:rFonts w:cs="Arial"/>
        </w:rPr>
        <w:t>.</w:t>
      </w:r>
    </w:p>
    <w:p w14:paraId="21A8F0FA" w14:textId="762DF9CF" w:rsidR="00D12764" w:rsidRDefault="009F7567" w:rsidP="00F14FC8">
      <w:pPr>
        <w:ind w:firstLine="0"/>
        <w:rPr>
          <w:rFonts w:cs="Arial"/>
        </w:rPr>
      </w:pPr>
      <w:r>
        <w:rPr>
          <w:rFonts w:cs="Arial"/>
        </w:rPr>
        <w:t xml:space="preserve">En la tabla </w:t>
      </w:r>
      <w:r w:rsidR="007F2D75">
        <w:rPr>
          <w:rFonts w:cs="Arial"/>
        </w:rPr>
        <w:t>5</w:t>
      </w:r>
      <w:r>
        <w:rPr>
          <w:rFonts w:cs="Arial"/>
        </w:rPr>
        <w:t xml:space="preserve"> se presenta</w:t>
      </w:r>
      <w:r w:rsidR="00186AB7">
        <w:rPr>
          <w:rFonts w:cs="Arial"/>
        </w:rPr>
        <w:t xml:space="preserve"> </w:t>
      </w:r>
      <w:r w:rsidR="00B54576">
        <w:rPr>
          <w:rFonts w:cs="Arial"/>
        </w:rPr>
        <w:t>un resumen de los</w:t>
      </w:r>
      <w:r>
        <w:rPr>
          <w:rFonts w:cs="Arial"/>
        </w:rPr>
        <w:t xml:space="preserve"> </w:t>
      </w:r>
      <w:r w:rsidR="00F93FCC">
        <w:rPr>
          <w:rFonts w:cs="Arial"/>
        </w:rPr>
        <w:t>diferentes usos de la minería de texto cla</w:t>
      </w:r>
      <w:r w:rsidR="00741FCB">
        <w:rPr>
          <w:rFonts w:cs="Arial"/>
        </w:rPr>
        <w:t>sificados por área de aplicación.</w:t>
      </w:r>
    </w:p>
    <w:p w14:paraId="5CD57F58" w14:textId="77777777" w:rsidR="00022DD1" w:rsidRDefault="00022DD1" w:rsidP="00F14FC8">
      <w:pPr>
        <w:ind w:firstLine="0"/>
        <w:rPr>
          <w:rFonts w:cs="Arial"/>
        </w:rPr>
      </w:pPr>
    </w:p>
    <w:p w14:paraId="0FAB1F7A" w14:textId="7CC83A1F" w:rsidR="005A35E7" w:rsidRPr="000E7313" w:rsidRDefault="009F7567" w:rsidP="00022DD1">
      <w:pPr>
        <w:pStyle w:val="Descripcin"/>
        <w:keepNext/>
        <w:spacing w:after="0" w:line="480" w:lineRule="auto"/>
        <w:ind w:firstLine="0"/>
        <w:jc w:val="left"/>
        <w:rPr>
          <w:b/>
          <w:bCs/>
          <w:i w:val="0"/>
          <w:iCs w:val="0"/>
          <w:color w:val="auto"/>
          <w:sz w:val="20"/>
          <w:szCs w:val="20"/>
        </w:rPr>
      </w:pPr>
      <w:bookmarkStart w:id="56" w:name="_Toc61920251"/>
      <w:r w:rsidRPr="000E7313">
        <w:rPr>
          <w:b/>
          <w:bCs/>
          <w:i w:val="0"/>
          <w:iCs w:val="0"/>
          <w:color w:val="auto"/>
          <w:sz w:val="20"/>
          <w:szCs w:val="20"/>
        </w:rPr>
        <w:t xml:space="preserve">Tabla </w:t>
      </w:r>
      <w:r w:rsidRPr="000E7313">
        <w:rPr>
          <w:b/>
          <w:bCs/>
          <w:i w:val="0"/>
          <w:iCs w:val="0"/>
          <w:color w:val="auto"/>
          <w:sz w:val="20"/>
          <w:szCs w:val="20"/>
        </w:rPr>
        <w:fldChar w:fldCharType="begin"/>
      </w:r>
      <w:r w:rsidRPr="000E7313">
        <w:rPr>
          <w:b/>
          <w:bCs/>
          <w:i w:val="0"/>
          <w:iCs w:val="0"/>
          <w:color w:val="auto"/>
          <w:sz w:val="20"/>
          <w:szCs w:val="20"/>
        </w:rPr>
        <w:instrText xml:space="preserve"> SEQ Tabla \* ARABIC </w:instrText>
      </w:r>
      <w:r w:rsidRPr="000E7313">
        <w:rPr>
          <w:b/>
          <w:bCs/>
          <w:i w:val="0"/>
          <w:iCs w:val="0"/>
          <w:color w:val="auto"/>
          <w:sz w:val="20"/>
          <w:szCs w:val="20"/>
        </w:rPr>
        <w:fldChar w:fldCharType="separate"/>
      </w:r>
      <w:r w:rsidR="00A05DB3">
        <w:rPr>
          <w:b/>
          <w:bCs/>
          <w:i w:val="0"/>
          <w:iCs w:val="0"/>
          <w:noProof/>
          <w:color w:val="auto"/>
          <w:sz w:val="20"/>
          <w:szCs w:val="20"/>
        </w:rPr>
        <w:t>4</w:t>
      </w:r>
      <w:r w:rsidRPr="000E7313">
        <w:rPr>
          <w:b/>
          <w:bCs/>
          <w:i w:val="0"/>
          <w:iCs w:val="0"/>
          <w:color w:val="auto"/>
          <w:sz w:val="20"/>
          <w:szCs w:val="20"/>
        </w:rPr>
        <w:fldChar w:fldCharType="end"/>
      </w:r>
      <w:r w:rsidR="005A35E7" w:rsidRPr="000E7313">
        <w:rPr>
          <w:b/>
          <w:bCs/>
          <w:i w:val="0"/>
          <w:iCs w:val="0"/>
          <w:color w:val="auto"/>
          <w:sz w:val="20"/>
          <w:szCs w:val="20"/>
        </w:rPr>
        <w:t>.</w:t>
      </w:r>
      <w:r w:rsidR="00EF6963" w:rsidRPr="000E7313">
        <w:rPr>
          <w:b/>
          <w:bCs/>
          <w:i w:val="0"/>
          <w:iCs w:val="0"/>
          <w:color w:val="auto"/>
          <w:sz w:val="20"/>
          <w:szCs w:val="20"/>
        </w:rPr>
        <w:br/>
      </w:r>
      <w:r w:rsidR="005A35E7" w:rsidRPr="000E7313">
        <w:rPr>
          <w:color w:val="auto"/>
          <w:sz w:val="20"/>
          <w:szCs w:val="20"/>
        </w:rPr>
        <w:t>Aplicaciones de la minería de texto</w:t>
      </w:r>
      <w:r w:rsidR="000E7313">
        <w:rPr>
          <w:color w:val="auto"/>
          <w:sz w:val="20"/>
          <w:szCs w:val="20"/>
        </w:rPr>
        <w:t>.</w:t>
      </w:r>
      <w:bookmarkEnd w:id="56"/>
    </w:p>
    <w:tbl>
      <w:tblPr>
        <w:tblStyle w:val="Tablaconcuadrcula"/>
        <w:tblW w:w="0" w:type="auto"/>
        <w:jc w:val="center"/>
        <w:tblLook w:val="04A0" w:firstRow="1" w:lastRow="0" w:firstColumn="1" w:lastColumn="0" w:noHBand="0" w:noVBand="1"/>
      </w:tblPr>
      <w:tblGrid>
        <w:gridCol w:w="3959"/>
        <w:gridCol w:w="5067"/>
      </w:tblGrid>
      <w:tr w:rsidR="00F4325E" w14:paraId="2781C937" w14:textId="77777777" w:rsidTr="004C0CB2">
        <w:trPr>
          <w:trHeight w:hRule="exact" w:val="397"/>
          <w:jc w:val="center"/>
        </w:trPr>
        <w:tc>
          <w:tcPr>
            <w:tcW w:w="0" w:type="auto"/>
            <w:tcBorders>
              <w:left w:val="nil"/>
              <w:bottom w:val="single" w:sz="4" w:space="0" w:color="auto"/>
              <w:right w:val="nil"/>
            </w:tcBorders>
            <w:vAlign w:val="center"/>
          </w:tcPr>
          <w:p w14:paraId="52C9BA05" w14:textId="72D839CF" w:rsidR="00B749E5" w:rsidRPr="004042F0" w:rsidRDefault="00A055C1" w:rsidP="004042F0">
            <w:pPr>
              <w:spacing w:line="480" w:lineRule="auto"/>
              <w:ind w:firstLine="0"/>
              <w:jc w:val="center"/>
              <w:rPr>
                <w:rFonts w:cs="Arial"/>
                <w:b/>
                <w:bCs/>
              </w:rPr>
            </w:pPr>
            <w:r w:rsidRPr="004042F0">
              <w:rPr>
                <w:rFonts w:cs="Arial"/>
                <w:b/>
                <w:bCs/>
              </w:rPr>
              <w:t>Área de aplicación</w:t>
            </w:r>
          </w:p>
        </w:tc>
        <w:tc>
          <w:tcPr>
            <w:tcW w:w="0" w:type="auto"/>
            <w:tcBorders>
              <w:left w:val="nil"/>
              <w:bottom w:val="single" w:sz="4" w:space="0" w:color="auto"/>
              <w:right w:val="nil"/>
            </w:tcBorders>
            <w:vAlign w:val="center"/>
          </w:tcPr>
          <w:p w14:paraId="1FF224FD" w14:textId="744ABAC4" w:rsidR="00B749E5" w:rsidRPr="004042F0" w:rsidRDefault="00A055C1" w:rsidP="004042F0">
            <w:pPr>
              <w:spacing w:line="480" w:lineRule="auto"/>
              <w:ind w:firstLine="0"/>
              <w:jc w:val="center"/>
              <w:rPr>
                <w:rFonts w:cs="Arial"/>
                <w:b/>
                <w:bCs/>
              </w:rPr>
            </w:pPr>
            <w:r w:rsidRPr="004042F0">
              <w:rPr>
                <w:rFonts w:cs="Arial"/>
                <w:b/>
                <w:bCs/>
              </w:rPr>
              <w:t>Uso</w:t>
            </w:r>
          </w:p>
        </w:tc>
      </w:tr>
      <w:tr w:rsidR="00F4325E" w14:paraId="5FAFAB03" w14:textId="77777777" w:rsidTr="00201BDD">
        <w:trPr>
          <w:jc w:val="center"/>
        </w:trPr>
        <w:tc>
          <w:tcPr>
            <w:tcW w:w="0" w:type="auto"/>
            <w:tcBorders>
              <w:left w:val="nil"/>
              <w:bottom w:val="single" w:sz="4" w:space="0" w:color="auto"/>
              <w:right w:val="nil"/>
            </w:tcBorders>
            <w:vAlign w:val="center"/>
          </w:tcPr>
          <w:p w14:paraId="39110B83" w14:textId="4A731316" w:rsidR="00B749E5" w:rsidRDefault="00A055C1" w:rsidP="00191C02">
            <w:pPr>
              <w:spacing w:line="360" w:lineRule="auto"/>
              <w:ind w:firstLine="0"/>
              <w:jc w:val="center"/>
              <w:rPr>
                <w:rFonts w:cs="Arial"/>
              </w:rPr>
            </w:pPr>
            <w:r>
              <w:rPr>
                <w:rFonts w:cs="Arial"/>
              </w:rPr>
              <w:t>Web Semántica</w:t>
            </w:r>
          </w:p>
        </w:tc>
        <w:tc>
          <w:tcPr>
            <w:tcW w:w="0" w:type="auto"/>
            <w:tcBorders>
              <w:left w:val="nil"/>
              <w:bottom w:val="single" w:sz="4" w:space="0" w:color="auto"/>
              <w:right w:val="nil"/>
            </w:tcBorders>
          </w:tcPr>
          <w:p w14:paraId="78FAC047" w14:textId="77777777" w:rsidR="00B749E5" w:rsidRDefault="00A055C1" w:rsidP="00191C02">
            <w:pPr>
              <w:spacing w:line="360" w:lineRule="auto"/>
              <w:ind w:firstLine="0"/>
              <w:rPr>
                <w:rFonts w:cs="Arial"/>
              </w:rPr>
            </w:pPr>
            <w:r>
              <w:rPr>
                <w:rFonts w:cs="Arial"/>
              </w:rPr>
              <w:t xml:space="preserve">Servicios </w:t>
            </w:r>
            <w:r w:rsidR="002F49A0">
              <w:rPr>
                <w:rFonts w:cs="Arial"/>
              </w:rPr>
              <w:t>w</w:t>
            </w:r>
            <w:r>
              <w:rPr>
                <w:rFonts w:cs="Arial"/>
              </w:rPr>
              <w:t xml:space="preserve">eb de </w:t>
            </w:r>
            <w:r w:rsidR="002F49A0">
              <w:rPr>
                <w:rFonts w:cs="Arial"/>
              </w:rPr>
              <w:t>d</w:t>
            </w:r>
            <w:r>
              <w:rPr>
                <w:rFonts w:cs="Arial"/>
              </w:rPr>
              <w:t>escubrimiento</w:t>
            </w:r>
          </w:p>
          <w:p w14:paraId="5DF373D5" w14:textId="2AF51B1F" w:rsidR="002F49A0" w:rsidRDefault="002F49A0" w:rsidP="00191C02">
            <w:pPr>
              <w:spacing w:line="360" w:lineRule="auto"/>
              <w:ind w:firstLine="0"/>
              <w:rPr>
                <w:rFonts w:cs="Arial"/>
              </w:rPr>
            </w:pPr>
            <w:r>
              <w:rPr>
                <w:rFonts w:cs="Arial"/>
              </w:rPr>
              <w:t>Aprendizaje de ontologías</w:t>
            </w:r>
          </w:p>
        </w:tc>
      </w:tr>
      <w:tr w:rsidR="00F4325E" w14:paraId="57D37C08" w14:textId="77777777" w:rsidTr="00672822">
        <w:trPr>
          <w:jc w:val="center"/>
        </w:trPr>
        <w:tc>
          <w:tcPr>
            <w:tcW w:w="0" w:type="auto"/>
            <w:tcBorders>
              <w:left w:val="nil"/>
              <w:bottom w:val="single" w:sz="4" w:space="0" w:color="auto"/>
              <w:right w:val="nil"/>
            </w:tcBorders>
            <w:vAlign w:val="center"/>
          </w:tcPr>
          <w:p w14:paraId="71407CDC" w14:textId="3E5BDCA5" w:rsidR="00B749E5" w:rsidRDefault="00D04425" w:rsidP="00191C02">
            <w:pPr>
              <w:spacing w:line="360" w:lineRule="auto"/>
              <w:ind w:firstLine="0"/>
              <w:jc w:val="center"/>
              <w:rPr>
                <w:rFonts w:cs="Arial"/>
              </w:rPr>
            </w:pPr>
            <w:r>
              <w:rPr>
                <w:rFonts w:cs="Arial"/>
              </w:rPr>
              <w:t>Redes Sociales</w:t>
            </w:r>
          </w:p>
        </w:tc>
        <w:tc>
          <w:tcPr>
            <w:tcW w:w="0" w:type="auto"/>
            <w:tcBorders>
              <w:left w:val="nil"/>
              <w:bottom w:val="single" w:sz="4" w:space="0" w:color="auto"/>
              <w:right w:val="nil"/>
            </w:tcBorders>
          </w:tcPr>
          <w:p w14:paraId="25495CBE" w14:textId="6FAE4129" w:rsidR="00F4325E" w:rsidRPr="00F4325E" w:rsidRDefault="00F4325E" w:rsidP="00191C02">
            <w:pPr>
              <w:spacing w:line="360" w:lineRule="auto"/>
              <w:ind w:firstLine="0"/>
              <w:rPr>
                <w:rFonts w:cs="Arial"/>
              </w:rPr>
            </w:pPr>
            <w:r w:rsidRPr="00F4325E">
              <w:rPr>
                <w:rFonts w:cs="Arial"/>
              </w:rPr>
              <w:t>Filtrado de Email</w:t>
            </w:r>
          </w:p>
          <w:p w14:paraId="2D5DE76B" w14:textId="5B3034CD" w:rsidR="00F4325E" w:rsidRPr="00F4325E" w:rsidRDefault="00F4325E" w:rsidP="00191C02">
            <w:pPr>
              <w:spacing w:line="360" w:lineRule="auto"/>
              <w:ind w:firstLine="0"/>
              <w:rPr>
                <w:rFonts w:cs="Arial"/>
              </w:rPr>
            </w:pPr>
            <w:r w:rsidRPr="00F4325E">
              <w:rPr>
                <w:rFonts w:cs="Arial"/>
              </w:rPr>
              <w:t>Personalización de perfiles web</w:t>
            </w:r>
          </w:p>
          <w:p w14:paraId="0689528C" w14:textId="677B9FDB" w:rsidR="00F4325E" w:rsidRPr="00F4325E" w:rsidRDefault="00F4325E" w:rsidP="00191C02">
            <w:pPr>
              <w:spacing w:line="360" w:lineRule="auto"/>
              <w:ind w:firstLine="0"/>
              <w:rPr>
                <w:rFonts w:cs="Arial"/>
              </w:rPr>
            </w:pPr>
            <w:r w:rsidRPr="00F4325E">
              <w:rPr>
                <w:rFonts w:cs="Arial"/>
              </w:rPr>
              <w:t>Detección de Comunidades Web</w:t>
            </w:r>
          </w:p>
          <w:p w14:paraId="5202FDE8" w14:textId="77F7DE2E" w:rsidR="00D04425" w:rsidRDefault="000951A3" w:rsidP="00191C02">
            <w:pPr>
              <w:spacing w:line="360" w:lineRule="auto"/>
              <w:ind w:firstLine="0"/>
              <w:rPr>
                <w:rFonts w:cs="Arial"/>
              </w:rPr>
            </w:pPr>
            <w:r>
              <w:rPr>
                <w:rFonts w:cs="Arial"/>
              </w:rPr>
              <w:t>T</w:t>
            </w:r>
            <w:r w:rsidRPr="00F4325E">
              <w:rPr>
                <w:rFonts w:cs="Arial"/>
              </w:rPr>
              <w:t>eorías</w:t>
            </w:r>
            <w:r w:rsidR="00F4325E" w:rsidRPr="00F4325E">
              <w:rPr>
                <w:rFonts w:cs="Arial"/>
              </w:rPr>
              <w:t xml:space="preserve"> Sociales</w:t>
            </w:r>
          </w:p>
        </w:tc>
      </w:tr>
      <w:tr w:rsidR="00F4325E" w14:paraId="394DB932" w14:textId="77777777" w:rsidTr="00ED2D43">
        <w:trPr>
          <w:jc w:val="center"/>
        </w:trPr>
        <w:tc>
          <w:tcPr>
            <w:tcW w:w="0" w:type="auto"/>
            <w:tcBorders>
              <w:left w:val="nil"/>
              <w:bottom w:val="single" w:sz="4" w:space="0" w:color="auto"/>
              <w:right w:val="nil"/>
            </w:tcBorders>
            <w:vAlign w:val="center"/>
          </w:tcPr>
          <w:p w14:paraId="674A1512" w14:textId="326D7BED" w:rsidR="00B749E5" w:rsidRPr="000951A3" w:rsidRDefault="00F4325E" w:rsidP="00191C02">
            <w:pPr>
              <w:spacing w:line="360" w:lineRule="auto"/>
              <w:ind w:firstLine="0"/>
              <w:jc w:val="center"/>
              <w:rPr>
                <w:rFonts w:cs="Arial"/>
                <w:lang w:val="en-US"/>
              </w:rPr>
            </w:pPr>
            <w:r w:rsidRPr="000951A3">
              <w:rPr>
                <w:rFonts w:cs="Arial"/>
                <w:lang w:val="en-US"/>
              </w:rPr>
              <w:t>Opinion Mining, Sentimental Analysis</w:t>
            </w:r>
          </w:p>
        </w:tc>
        <w:tc>
          <w:tcPr>
            <w:tcW w:w="0" w:type="auto"/>
            <w:tcBorders>
              <w:left w:val="nil"/>
              <w:bottom w:val="single" w:sz="4" w:space="0" w:color="auto"/>
              <w:right w:val="nil"/>
            </w:tcBorders>
          </w:tcPr>
          <w:p w14:paraId="6AD0A78A" w14:textId="74F7D440" w:rsidR="00201BDD" w:rsidRPr="00201BDD" w:rsidRDefault="00201BDD" w:rsidP="00191C02">
            <w:pPr>
              <w:spacing w:line="360" w:lineRule="auto"/>
              <w:ind w:firstLine="0"/>
              <w:rPr>
                <w:rFonts w:cs="Arial"/>
              </w:rPr>
            </w:pPr>
            <w:r w:rsidRPr="00201BDD">
              <w:rPr>
                <w:rFonts w:cs="Arial"/>
              </w:rPr>
              <w:t>Clasificación de Opiniones</w:t>
            </w:r>
          </w:p>
          <w:p w14:paraId="73ECBC2A" w14:textId="19A7936D" w:rsidR="00201BDD" w:rsidRPr="00201BDD" w:rsidRDefault="00201BDD" w:rsidP="00191C02">
            <w:pPr>
              <w:spacing w:line="360" w:lineRule="auto"/>
              <w:ind w:firstLine="0"/>
              <w:rPr>
                <w:rFonts w:cs="Arial"/>
              </w:rPr>
            </w:pPr>
            <w:proofErr w:type="spellStart"/>
            <w:r w:rsidRPr="001D0756">
              <w:rPr>
                <w:rFonts w:cs="Arial"/>
              </w:rPr>
              <w:t>Hotspots</w:t>
            </w:r>
            <w:proofErr w:type="spellEnd"/>
            <w:r w:rsidRPr="00201BDD">
              <w:rPr>
                <w:rFonts w:cs="Arial"/>
              </w:rPr>
              <w:t xml:space="preserve"> en </w:t>
            </w:r>
            <w:r w:rsidR="00D12764">
              <w:rPr>
                <w:rFonts w:cs="Arial"/>
              </w:rPr>
              <w:t>f</w:t>
            </w:r>
            <w:r w:rsidRPr="00201BDD">
              <w:rPr>
                <w:rFonts w:cs="Arial"/>
              </w:rPr>
              <w:t>oros</w:t>
            </w:r>
          </w:p>
          <w:p w14:paraId="5D1105A5" w14:textId="64700F92" w:rsidR="00201BDD" w:rsidRPr="00201BDD" w:rsidRDefault="00201BDD" w:rsidP="00191C02">
            <w:pPr>
              <w:spacing w:line="360" w:lineRule="auto"/>
              <w:ind w:firstLine="0"/>
              <w:rPr>
                <w:rFonts w:cs="Arial"/>
              </w:rPr>
            </w:pPr>
            <w:r w:rsidRPr="00201BDD">
              <w:rPr>
                <w:rFonts w:cs="Arial"/>
              </w:rPr>
              <w:t>Predicciones</w:t>
            </w:r>
          </w:p>
          <w:p w14:paraId="6D461512" w14:textId="77B39141" w:rsidR="00201BDD" w:rsidRPr="00201BDD" w:rsidRDefault="00201BDD" w:rsidP="00191C02">
            <w:pPr>
              <w:spacing w:line="360" w:lineRule="auto"/>
              <w:ind w:firstLine="0"/>
              <w:rPr>
                <w:rFonts w:cs="Arial"/>
              </w:rPr>
            </w:pPr>
            <w:r w:rsidRPr="00201BDD">
              <w:rPr>
                <w:rFonts w:cs="Arial"/>
              </w:rPr>
              <w:t>Detección de Comportamiento Antisocial</w:t>
            </w:r>
          </w:p>
          <w:p w14:paraId="20174F66" w14:textId="34A3491A" w:rsidR="00B749E5" w:rsidRDefault="00201BDD" w:rsidP="00191C02">
            <w:pPr>
              <w:spacing w:line="360" w:lineRule="auto"/>
              <w:ind w:firstLine="0"/>
              <w:rPr>
                <w:rFonts w:cs="Arial"/>
              </w:rPr>
            </w:pPr>
            <w:r w:rsidRPr="00201BDD">
              <w:rPr>
                <w:rFonts w:cs="Arial"/>
              </w:rPr>
              <w:t>Encuestas de Opinión</w:t>
            </w:r>
          </w:p>
        </w:tc>
      </w:tr>
      <w:tr w:rsidR="00F4325E" w14:paraId="5C605390" w14:textId="77777777" w:rsidTr="00D12764">
        <w:trPr>
          <w:jc w:val="center"/>
        </w:trPr>
        <w:tc>
          <w:tcPr>
            <w:tcW w:w="0" w:type="auto"/>
            <w:tcBorders>
              <w:left w:val="nil"/>
              <w:bottom w:val="single" w:sz="4" w:space="0" w:color="auto"/>
              <w:right w:val="nil"/>
            </w:tcBorders>
            <w:vAlign w:val="center"/>
          </w:tcPr>
          <w:p w14:paraId="75C69564" w14:textId="3704CC2E" w:rsidR="00B749E5" w:rsidRDefault="00B10ED0" w:rsidP="00191C02">
            <w:pPr>
              <w:spacing w:line="360" w:lineRule="auto"/>
              <w:ind w:firstLine="0"/>
              <w:jc w:val="center"/>
              <w:rPr>
                <w:rFonts w:cs="Arial"/>
              </w:rPr>
            </w:pPr>
            <w:r>
              <w:rPr>
                <w:rFonts w:cs="Arial"/>
              </w:rPr>
              <w:t>Síntesis, Organización</w:t>
            </w:r>
          </w:p>
        </w:tc>
        <w:tc>
          <w:tcPr>
            <w:tcW w:w="0" w:type="auto"/>
            <w:tcBorders>
              <w:left w:val="nil"/>
              <w:bottom w:val="single" w:sz="4" w:space="0" w:color="auto"/>
              <w:right w:val="nil"/>
            </w:tcBorders>
          </w:tcPr>
          <w:p w14:paraId="18332C8F" w14:textId="1FBDADCE" w:rsidR="00ED2D43" w:rsidRPr="00ED2D43" w:rsidRDefault="00ED2D43" w:rsidP="00191C02">
            <w:pPr>
              <w:spacing w:line="360" w:lineRule="auto"/>
              <w:ind w:firstLine="0"/>
              <w:rPr>
                <w:rFonts w:cs="Arial"/>
              </w:rPr>
            </w:pPr>
            <w:proofErr w:type="spellStart"/>
            <w:r w:rsidRPr="001D0756">
              <w:rPr>
                <w:rFonts w:cs="Arial"/>
              </w:rPr>
              <w:t>Summarization</w:t>
            </w:r>
            <w:proofErr w:type="spellEnd"/>
          </w:p>
          <w:p w14:paraId="22AB34ED" w14:textId="3FDD774D" w:rsidR="00ED2D43" w:rsidRPr="00ED2D43" w:rsidRDefault="00ED2D43" w:rsidP="00191C02">
            <w:pPr>
              <w:spacing w:line="360" w:lineRule="auto"/>
              <w:ind w:firstLine="0"/>
              <w:rPr>
                <w:rFonts w:cs="Arial"/>
              </w:rPr>
            </w:pPr>
            <w:r w:rsidRPr="00ED2D43">
              <w:rPr>
                <w:rFonts w:cs="Arial"/>
              </w:rPr>
              <w:t>Revisiones sistemáticas</w:t>
            </w:r>
          </w:p>
          <w:p w14:paraId="12916F2D" w14:textId="7FA3429C" w:rsidR="00ED2D43" w:rsidRPr="00ED2D43" w:rsidRDefault="00ED2D43" w:rsidP="00191C02">
            <w:pPr>
              <w:spacing w:line="360" w:lineRule="auto"/>
              <w:ind w:firstLine="0"/>
              <w:rPr>
                <w:rFonts w:cs="Arial"/>
              </w:rPr>
            </w:pPr>
            <w:r w:rsidRPr="00ED2D43">
              <w:rPr>
                <w:rFonts w:cs="Arial"/>
              </w:rPr>
              <w:t>Obtención de Titulares</w:t>
            </w:r>
          </w:p>
          <w:p w14:paraId="168D76B1" w14:textId="146F9C2A" w:rsidR="00ED2D43" w:rsidRPr="00ED2D43" w:rsidRDefault="00ED2D43" w:rsidP="00191C02">
            <w:pPr>
              <w:spacing w:line="360" w:lineRule="auto"/>
              <w:ind w:firstLine="0"/>
              <w:rPr>
                <w:rFonts w:cs="Arial"/>
              </w:rPr>
            </w:pPr>
            <w:r w:rsidRPr="00ED2D43">
              <w:rPr>
                <w:rFonts w:cs="Arial"/>
              </w:rPr>
              <w:t xml:space="preserve">Extracción de Ideas </w:t>
            </w:r>
            <w:r w:rsidR="00D12764">
              <w:rPr>
                <w:rFonts w:cs="Arial"/>
              </w:rPr>
              <w:t>ú</w:t>
            </w:r>
            <w:r w:rsidR="00D12764" w:rsidRPr="00ED2D43">
              <w:rPr>
                <w:rFonts w:cs="Arial"/>
              </w:rPr>
              <w:t>tiles</w:t>
            </w:r>
            <w:r w:rsidRPr="00ED2D43">
              <w:rPr>
                <w:rFonts w:cs="Arial"/>
              </w:rPr>
              <w:t xml:space="preserve"> y </w:t>
            </w:r>
            <w:r w:rsidR="00D12764">
              <w:rPr>
                <w:rFonts w:cs="Arial"/>
              </w:rPr>
              <w:t>n</w:t>
            </w:r>
            <w:r w:rsidRPr="00ED2D43">
              <w:rPr>
                <w:rFonts w:cs="Arial"/>
              </w:rPr>
              <w:t>uevas</w:t>
            </w:r>
          </w:p>
          <w:p w14:paraId="7B746EED" w14:textId="60374DB3" w:rsidR="00ED2D43" w:rsidRPr="00ED2D43" w:rsidRDefault="00ED2D43" w:rsidP="00191C02">
            <w:pPr>
              <w:spacing w:line="360" w:lineRule="auto"/>
              <w:ind w:firstLine="0"/>
              <w:rPr>
                <w:rFonts w:cs="Arial"/>
              </w:rPr>
            </w:pPr>
            <w:r w:rsidRPr="00ED2D43">
              <w:rPr>
                <w:rFonts w:cs="Arial"/>
              </w:rPr>
              <w:t xml:space="preserve">Discusión de </w:t>
            </w:r>
            <w:r w:rsidR="00D12764">
              <w:rPr>
                <w:rFonts w:cs="Arial"/>
              </w:rPr>
              <w:t>t</w:t>
            </w:r>
            <w:r w:rsidRPr="00ED2D43">
              <w:rPr>
                <w:rFonts w:cs="Arial"/>
              </w:rPr>
              <w:t xml:space="preserve">emas </w:t>
            </w:r>
            <w:r w:rsidR="00D12764">
              <w:rPr>
                <w:rFonts w:cs="Arial"/>
              </w:rPr>
              <w:t>p</w:t>
            </w:r>
            <w:r w:rsidRPr="00ED2D43">
              <w:rPr>
                <w:rFonts w:cs="Arial"/>
              </w:rPr>
              <w:t>rincipales</w:t>
            </w:r>
          </w:p>
          <w:p w14:paraId="230803B5" w14:textId="6A830D72" w:rsidR="00ED2D43" w:rsidRPr="00ED2D43" w:rsidRDefault="00ED2D43" w:rsidP="00191C02">
            <w:pPr>
              <w:spacing w:line="360" w:lineRule="auto"/>
              <w:ind w:firstLine="0"/>
              <w:rPr>
                <w:rFonts w:cs="Arial"/>
              </w:rPr>
            </w:pPr>
            <w:r w:rsidRPr="00ED2D43">
              <w:rPr>
                <w:rFonts w:cs="Arial"/>
              </w:rPr>
              <w:t xml:space="preserve">Organización de </w:t>
            </w:r>
            <w:r w:rsidR="00D12764">
              <w:rPr>
                <w:rFonts w:cs="Arial"/>
              </w:rPr>
              <w:t>d</w:t>
            </w:r>
            <w:r w:rsidRPr="00ED2D43">
              <w:rPr>
                <w:rFonts w:cs="Arial"/>
              </w:rPr>
              <w:t xml:space="preserve">ocumentos </w:t>
            </w:r>
            <w:r w:rsidR="00D12764">
              <w:rPr>
                <w:rFonts w:cs="Arial"/>
              </w:rPr>
              <w:t>d</w:t>
            </w:r>
            <w:r w:rsidRPr="00ED2D43">
              <w:rPr>
                <w:rFonts w:cs="Arial"/>
              </w:rPr>
              <w:t xml:space="preserve">etección de </w:t>
            </w:r>
            <w:r w:rsidR="00D12764">
              <w:rPr>
                <w:rFonts w:cs="Arial"/>
              </w:rPr>
              <w:t>p</w:t>
            </w:r>
            <w:r w:rsidRPr="00ED2D43">
              <w:rPr>
                <w:rFonts w:cs="Arial"/>
              </w:rPr>
              <w:t>lagios</w:t>
            </w:r>
          </w:p>
          <w:p w14:paraId="5E5E228D" w14:textId="357A9F23" w:rsidR="00B749E5" w:rsidRDefault="000951A3" w:rsidP="00191C02">
            <w:pPr>
              <w:spacing w:line="360" w:lineRule="auto"/>
              <w:ind w:firstLine="0"/>
              <w:rPr>
                <w:rFonts w:cs="Arial"/>
              </w:rPr>
            </w:pPr>
            <w:r w:rsidRPr="00ED2D43">
              <w:rPr>
                <w:rFonts w:cs="Arial"/>
              </w:rPr>
              <w:t>Búsqueda</w:t>
            </w:r>
            <w:r w:rsidR="00ED2D43" w:rsidRPr="00ED2D43">
              <w:rPr>
                <w:rFonts w:cs="Arial"/>
              </w:rPr>
              <w:t xml:space="preserve"> de </w:t>
            </w:r>
            <w:r w:rsidR="00D12764">
              <w:rPr>
                <w:rFonts w:cs="Arial"/>
              </w:rPr>
              <w:t>c</w:t>
            </w:r>
            <w:r w:rsidR="00ED2D43" w:rsidRPr="00ED2D43">
              <w:rPr>
                <w:rFonts w:cs="Arial"/>
              </w:rPr>
              <w:t>ontradicciones</w:t>
            </w:r>
          </w:p>
        </w:tc>
      </w:tr>
      <w:tr w:rsidR="00F4325E" w14:paraId="00BD20F0" w14:textId="77777777" w:rsidTr="00D12764">
        <w:trPr>
          <w:jc w:val="center"/>
        </w:trPr>
        <w:tc>
          <w:tcPr>
            <w:tcW w:w="0" w:type="auto"/>
            <w:tcBorders>
              <w:left w:val="nil"/>
              <w:bottom w:val="single" w:sz="4" w:space="0" w:color="auto"/>
              <w:right w:val="nil"/>
            </w:tcBorders>
            <w:vAlign w:val="center"/>
          </w:tcPr>
          <w:p w14:paraId="76729B11" w14:textId="3A99D9C7" w:rsidR="00B749E5" w:rsidRDefault="007873B5" w:rsidP="00191C02">
            <w:pPr>
              <w:spacing w:line="360" w:lineRule="auto"/>
              <w:ind w:firstLine="0"/>
              <w:jc w:val="center"/>
              <w:rPr>
                <w:rFonts w:cs="Arial"/>
              </w:rPr>
            </w:pPr>
            <w:r>
              <w:rPr>
                <w:rFonts w:cs="Arial"/>
              </w:rPr>
              <w:t xml:space="preserve">Minería de Fuentes Abiertas, </w:t>
            </w:r>
            <w:r w:rsidRPr="007B7849">
              <w:rPr>
                <w:rFonts w:cs="Arial"/>
              </w:rPr>
              <w:t>Tesauros</w:t>
            </w:r>
          </w:p>
        </w:tc>
        <w:tc>
          <w:tcPr>
            <w:tcW w:w="0" w:type="auto"/>
            <w:tcBorders>
              <w:left w:val="nil"/>
              <w:bottom w:val="single" w:sz="4" w:space="0" w:color="auto"/>
              <w:right w:val="nil"/>
            </w:tcBorders>
          </w:tcPr>
          <w:p w14:paraId="2B5AB308" w14:textId="7A006295" w:rsidR="002F2E96" w:rsidRPr="002F2E96" w:rsidRDefault="002F2E96" w:rsidP="00191C02">
            <w:pPr>
              <w:spacing w:line="360" w:lineRule="auto"/>
              <w:ind w:firstLine="0"/>
              <w:rPr>
                <w:rFonts w:cs="Arial"/>
              </w:rPr>
            </w:pPr>
            <w:r w:rsidRPr="002F2E96">
              <w:rPr>
                <w:rFonts w:cs="Arial"/>
              </w:rPr>
              <w:t xml:space="preserve">Identificación de </w:t>
            </w:r>
            <w:r w:rsidR="004B2AFD">
              <w:rPr>
                <w:rFonts w:cs="Arial"/>
              </w:rPr>
              <w:t>t</w:t>
            </w:r>
            <w:r w:rsidRPr="002F2E96">
              <w:rPr>
                <w:rFonts w:cs="Arial"/>
              </w:rPr>
              <w:t>emas</w:t>
            </w:r>
          </w:p>
          <w:p w14:paraId="316F88C7" w14:textId="77777777" w:rsidR="00B749E5" w:rsidRDefault="002F2E96" w:rsidP="00191C02">
            <w:pPr>
              <w:spacing w:line="360" w:lineRule="auto"/>
              <w:ind w:firstLine="0"/>
              <w:rPr>
                <w:rFonts w:cs="Arial"/>
              </w:rPr>
            </w:pPr>
            <w:r w:rsidRPr="002F2E96">
              <w:rPr>
                <w:rFonts w:cs="Arial"/>
              </w:rPr>
              <w:t xml:space="preserve">Exploración de </w:t>
            </w:r>
            <w:r w:rsidR="004B2AFD">
              <w:rPr>
                <w:rFonts w:cs="Arial"/>
              </w:rPr>
              <w:t>t</w:t>
            </w:r>
            <w:r w:rsidRPr="002F2E96">
              <w:rPr>
                <w:rFonts w:cs="Arial"/>
              </w:rPr>
              <w:t>esauros</w:t>
            </w:r>
          </w:p>
          <w:p w14:paraId="25B3E0A0" w14:textId="25FE8CE2" w:rsidR="00022DD1" w:rsidRDefault="00022DD1" w:rsidP="00191C02">
            <w:pPr>
              <w:spacing w:line="360" w:lineRule="auto"/>
              <w:ind w:firstLine="0"/>
              <w:rPr>
                <w:rFonts w:cs="Arial"/>
              </w:rPr>
            </w:pPr>
          </w:p>
        </w:tc>
      </w:tr>
      <w:tr w:rsidR="00F4325E" w14:paraId="4D55AF89" w14:textId="77777777" w:rsidTr="00F05AF8">
        <w:trPr>
          <w:jc w:val="center"/>
        </w:trPr>
        <w:tc>
          <w:tcPr>
            <w:tcW w:w="0" w:type="auto"/>
            <w:tcBorders>
              <w:left w:val="nil"/>
              <w:bottom w:val="single" w:sz="4" w:space="0" w:color="auto"/>
              <w:right w:val="nil"/>
            </w:tcBorders>
            <w:vAlign w:val="center"/>
          </w:tcPr>
          <w:p w14:paraId="72A53D40" w14:textId="7B6E7CAF" w:rsidR="00B749E5" w:rsidRDefault="007873B5" w:rsidP="00191C02">
            <w:pPr>
              <w:spacing w:line="360" w:lineRule="auto"/>
              <w:ind w:firstLine="0"/>
              <w:jc w:val="center"/>
              <w:rPr>
                <w:rFonts w:cs="Arial"/>
              </w:rPr>
            </w:pPr>
            <w:r>
              <w:rPr>
                <w:rFonts w:cs="Arial"/>
              </w:rPr>
              <w:t>e-Commerce</w:t>
            </w:r>
          </w:p>
        </w:tc>
        <w:tc>
          <w:tcPr>
            <w:tcW w:w="0" w:type="auto"/>
            <w:tcBorders>
              <w:left w:val="nil"/>
              <w:bottom w:val="single" w:sz="4" w:space="0" w:color="auto"/>
              <w:right w:val="nil"/>
            </w:tcBorders>
            <w:vAlign w:val="center"/>
          </w:tcPr>
          <w:p w14:paraId="70C58E46" w14:textId="750CD771" w:rsidR="00B749E5" w:rsidRDefault="004B2AFD" w:rsidP="00F05AF8">
            <w:pPr>
              <w:spacing w:line="360" w:lineRule="auto"/>
              <w:ind w:firstLine="0"/>
              <w:rPr>
                <w:rFonts w:cs="Arial"/>
              </w:rPr>
            </w:pPr>
            <w:r w:rsidRPr="004B2AFD">
              <w:rPr>
                <w:rFonts w:cs="Arial"/>
              </w:rPr>
              <w:t xml:space="preserve">Toma de </w:t>
            </w:r>
            <w:r>
              <w:rPr>
                <w:rFonts w:cs="Arial"/>
              </w:rPr>
              <w:t>d</w:t>
            </w:r>
            <w:r w:rsidRPr="004B2AFD">
              <w:rPr>
                <w:rFonts w:cs="Arial"/>
              </w:rPr>
              <w:t>ecisiones</w:t>
            </w:r>
          </w:p>
          <w:p w14:paraId="18D2DF67" w14:textId="77777777" w:rsidR="00F05AF8" w:rsidRDefault="00F05AF8" w:rsidP="00F05AF8">
            <w:pPr>
              <w:spacing w:line="360" w:lineRule="auto"/>
              <w:ind w:firstLine="0"/>
              <w:rPr>
                <w:rFonts w:cs="Arial"/>
              </w:rPr>
            </w:pPr>
          </w:p>
          <w:p w14:paraId="482BA494" w14:textId="05834AA2" w:rsidR="00022DD1" w:rsidRDefault="00022DD1" w:rsidP="00F05AF8">
            <w:pPr>
              <w:spacing w:line="360" w:lineRule="auto"/>
              <w:ind w:firstLine="0"/>
              <w:rPr>
                <w:rFonts w:cs="Arial"/>
              </w:rPr>
            </w:pPr>
          </w:p>
        </w:tc>
      </w:tr>
      <w:tr w:rsidR="00F05AF8" w14:paraId="5BEC8091" w14:textId="77777777" w:rsidTr="00F05AF8">
        <w:trPr>
          <w:trHeight w:val="397"/>
          <w:jc w:val="center"/>
        </w:trPr>
        <w:tc>
          <w:tcPr>
            <w:tcW w:w="0" w:type="auto"/>
            <w:tcBorders>
              <w:left w:val="nil"/>
              <w:bottom w:val="single" w:sz="4" w:space="0" w:color="auto"/>
              <w:right w:val="nil"/>
            </w:tcBorders>
            <w:vAlign w:val="center"/>
          </w:tcPr>
          <w:p w14:paraId="30563633" w14:textId="357FDB44" w:rsidR="00F05AF8" w:rsidRDefault="00F05AF8" w:rsidP="00F05AF8">
            <w:pPr>
              <w:spacing w:line="360" w:lineRule="auto"/>
              <w:ind w:firstLine="0"/>
              <w:jc w:val="center"/>
              <w:rPr>
                <w:rFonts w:cs="Arial"/>
              </w:rPr>
            </w:pPr>
            <w:r w:rsidRPr="004042F0">
              <w:rPr>
                <w:rFonts w:cs="Arial"/>
                <w:b/>
                <w:bCs/>
              </w:rPr>
              <w:lastRenderedPageBreak/>
              <w:t>Área de aplicación</w:t>
            </w:r>
          </w:p>
        </w:tc>
        <w:tc>
          <w:tcPr>
            <w:tcW w:w="0" w:type="auto"/>
            <w:tcBorders>
              <w:left w:val="nil"/>
              <w:bottom w:val="single" w:sz="4" w:space="0" w:color="auto"/>
              <w:right w:val="nil"/>
            </w:tcBorders>
            <w:vAlign w:val="center"/>
          </w:tcPr>
          <w:p w14:paraId="766A0270" w14:textId="050B9F3E" w:rsidR="00F05AF8" w:rsidRPr="004B2AFD" w:rsidRDefault="00F05AF8" w:rsidP="00F05AF8">
            <w:pPr>
              <w:spacing w:line="360" w:lineRule="auto"/>
              <w:ind w:firstLine="0"/>
              <w:jc w:val="center"/>
              <w:rPr>
                <w:rFonts w:cs="Arial"/>
              </w:rPr>
            </w:pPr>
            <w:r w:rsidRPr="004042F0">
              <w:rPr>
                <w:rFonts w:cs="Arial"/>
                <w:b/>
                <w:bCs/>
              </w:rPr>
              <w:t>Uso</w:t>
            </w:r>
          </w:p>
        </w:tc>
      </w:tr>
      <w:tr w:rsidR="00F05AF8" w14:paraId="2C76B3A4" w14:textId="77777777" w:rsidTr="00D12764">
        <w:trPr>
          <w:jc w:val="center"/>
        </w:trPr>
        <w:tc>
          <w:tcPr>
            <w:tcW w:w="0" w:type="auto"/>
            <w:tcBorders>
              <w:left w:val="nil"/>
              <w:bottom w:val="single" w:sz="4" w:space="0" w:color="auto"/>
              <w:right w:val="nil"/>
            </w:tcBorders>
            <w:vAlign w:val="center"/>
          </w:tcPr>
          <w:p w14:paraId="6B3BF894" w14:textId="7B887E62" w:rsidR="00F05AF8" w:rsidRDefault="00F05AF8" w:rsidP="00F05AF8">
            <w:pPr>
              <w:spacing w:line="360" w:lineRule="auto"/>
              <w:ind w:firstLine="0"/>
              <w:jc w:val="center"/>
              <w:rPr>
                <w:rFonts w:cs="Arial"/>
              </w:rPr>
            </w:pPr>
            <w:r>
              <w:rPr>
                <w:rFonts w:cs="Arial"/>
              </w:rPr>
              <w:t>Marketing</w:t>
            </w:r>
          </w:p>
        </w:tc>
        <w:tc>
          <w:tcPr>
            <w:tcW w:w="0" w:type="auto"/>
            <w:tcBorders>
              <w:left w:val="nil"/>
              <w:bottom w:val="single" w:sz="4" w:space="0" w:color="auto"/>
              <w:right w:val="nil"/>
            </w:tcBorders>
          </w:tcPr>
          <w:p w14:paraId="30473059" w14:textId="20D7C489" w:rsidR="00F05AF8" w:rsidRPr="004B2AFD" w:rsidRDefault="00F05AF8" w:rsidP="00F05AF8">
            <w:pPr>
              <w:spacing w:line="360" w:lineRule="auto"/>
              <w:ind w:firstLine="0"/>
              <w:rPr>
                <w:rFonts w:cs="Arial"/>
              </w:rPr>
            </w:pPr>
            <w:r w:rsidRPr="004B2AFD">
              <w:rPr>
                <w:rFonts w:cs="Arial"/>
              </w:rPr>
              <w:t>Localización de "trozos" de información</w:t>
            </w:r>
          </w:p>
          <w:p w14:paraId="76BC2F7D" w14:textId="38B3B6C8" w:rsidR="00F05AF8" w:rsidRDefault="00F05AF8" w:rsidP="00F05AF8">
            <w:pPr>
              <w:spacing w:line="360" w:lineRule="auto"/>
              <w:ind w:firstLine="0"/>
              <w:rPr>
                <w:rFonts w:cs="Arial"/>
              </w:rPr>
            </w:pPr>
            <w:r w:rsidRPr="004B2AFD">
              <w:rPr>
                <w:rFonts w:cs="Arial"/>
              </w:rPr>
              <w:t xml:space="preserve">Análisis de </w:t>
            </w:r>
            <w:r>
              <w:rPr>
                <w:rFonts w:cs="Arial"/>
              </w:rPr>
              <w:t>m</w:t>
            </w:r>
            <w:r w:rsidRPr="004B2AFD">
              <w:rPr>
                <w:rFonts w:cs="Arial"/>
              </w:rPr>
              <w:t>ercado</w:t>
            </w:r>
          </w:p>
        </w:tc>
      </w:tr>
      <w:tr w:rsidR="00F05AF8" w14:paraId="78468D8F" w14:textId="77777777" w:rsidTr="00D12764">
        <w:trPr>
          <w:jc w:val="center"/>
        </w:trPr>
        <w:tc>
          <w:tcPr>
            <w:tcW w:w="0" w:type="auto"/>
            <w:tcBorders>
              <w:left w:val="nil"/>
              <w:bottom w:val="single" w:sz="4" w:space="0" w:color="auto"/>
              <w:right w:val="nil"/>
            </w:tcBorders>
            <w:vAlign w:val="center"/>
          </w:tcPr>
          <w:p w14:paraId="60D65D56" w14:textId="5F605A52" w:rsidR="00F05AF8" w:rsidRDefault="00F05AF8" w:rsidP="00F05AF8">
            <w:pPr>
              <w:spacing w:line="360" w:lineRule="auto"/>
              <w:ind w:firstLine="0"/>
              <w:jc w:val="center"/>
              <w:rPr>
                <w:rFonts w:cs="Arial"/>
              </w:rPr>
            </w:pPr>
            <w:r>
              <w:rPr>
                <w:rFonts w:cs="Arial"/>
              </w:rPr>
              <w:t>e-Learning</w:t>
            </w:r>
          </w:p>
        </w:tc>
        <w:tc>
          <w:tcPr>
            <w:tcW w:w="0" w:type="auto"/>
            <w:tcBorders>
              <w:left w:val="nil"/>
              <w:bottom w:val="single" w:sz="4" w:space="0" w:color="auto"/>
              <w:right w:val="nil"/>
            </w:tcBorders>
          </w:tcPr>
          <w:p w14:paraId="1AC7A661" w14:textId="2D178246" w:rsidR="00F05AF8" w:rsidRDefault="00F05AF8" w:rsidP="00F05AF8">
            <w:pPr>
              <w:spacing w:line="360" w:lineRule="auto"/>
              <w:ind w:firstLine="0"/>
              <w:rPr>
                <w:rFonts w:cs="Arial"/>
              </w:rPr>
            </w:pPr>
            <w:r w:rsidRPr="004B2AFD">
              <w:rPr>
                <w:rFonts w:cs="Arial"/>
              </w:rPr>
              <w:t xml:space="preserve">Herramientas </w:t>
            </w:r>
            <w:r>
              <w:rPr>
                <w:rFonts w:cs="Arial"/>
              </w:rPr>
              <w:t>c</w:t>
            </w:r>
            <w:r w:rsidRPr="004B2AFD">
              <w:rPr>
                <w:rFonts w:cs="Arial"/>
              </w:rPr>
              <w:t>olaborativas</w:t>
            </w:r>
          </w:p>
        </w:tc>
      </w:tr>
      <w:tr w:rsidR="00F05AF8" w14:paraId="3215D0E1" w14:textId="77777777" w:rsidTr="00D12764">
        <w:trPr>
          <w:jc w:val="center"/>
        </w:trPr>
        <w:tc>
          <w:tcPr>
            <w:tcW w:w="0" w:type="auto"/>
            <w:tcBorders>
              <w:left w:val="nil"/>
              <w:right w:val="nil"/>
            </w:tcBorders>
            <w:vAlign w:val="center"/>
          </w:tcPr>
          <w:p w14:paraId="45B19B3D" w14:textId="5D4D80BB" w:rsidR="00F05AF8" w:rsidRPr="000951A3" w:rsidRDefault="00F05AF8" w:rsidP="00F05AF8">
            <w:pPr>
              <w:spacing w:line="360" w:lineRule="auto"/>
              <w:ind w:firstLine="0"/>
              <w:jc w:val="center"/>
              <w:rPr>
                <w:rFonts w:cs="Arial"/>
                <w:lang w:val="en-US"/>
              </w:rPr>
            </w:pPr>
            <w:r w:rsidRPr="000951A3">
              <w:rPr>
                <w:rFonts w:cs="Arial"/>
                <w:lang w:val="en-US"/>
              </w:rPr>
              <w:t>Help Desk</w:t>
            </w:r>
          </w:p>
        </w:tc>
        <w:tc>
          <w:tcPr>
            <w:tcW w:w="0" w:type="auto"/>
            <w:tcBorders>
              <w:left w:val="nil"/>
              <w:right w:val="nil"/>
            </w:tcBorders>
          </w:tcPr>
          <w:p w14:paraId="4FB7A157" w14:textId="18FC9BAD" w:rsidR="00F05AF8" w:rsidRPr="00D12764" w:rsidRDefault="00F05AF8" w:rsidP="00F05AF8">
            <w:pPr>
              <w:spacing w:line="360" w:lineRule="auto"/>
              <w:ind w:firstLine="0"/>
              <w:rPr>
                <w:rFonts w:cs="Arial"/>
              </w:rPr>
            </w:pPr>
            <w:r w:rsidRPr="00D12764">
              <w:rPr>
                <w:rFonts w:cs="Arial"/>
              </w:rPr>
              <w:t xml:space="preserve">Generación de </w:t>
            </w:r>
            <w:r>
              <w:rPr>
                <w:rFonts w:cs="Arial"/>
              </w:rPr>
              <w:t>c</w:t>
            </w:r>
            <w:r w:rsidRPr="00D12764">
              <w:rPr>
                <w:rFonts w:cs="Arial"/>
              </w:rPr>
              <w:t xml:space="preserve">asos </w:t>
            </w:r>
            <w:r>
              <w:rPr>
                <w:rFonts w:cs="Arial"/>
              </w:rPr>
              <w:t>m</w:t>
            </w:r>
            <w:r w:rsidRPr="00D12764">
              <w:rPr>
                <w:rFonts w:cs="Arial"/>
              </w:rPr>
              <w:t>odelo</w:t>
            </w:r>
          </w:p>
          <w:p w14:paraId="499D4967" w14:textId="79801F77" w:rsidR="00F05AF8" w:rsidRDefault="00F05AF8" w:rsidP="00F05AF8">
            <w:pPr>
              <w:spacing w:line="360" w:lineRule="auto"/>
              <w:ind w:firstLine="0"/>
              <w:rPr>
                <w:rFonts w:cs="Arial"/>
              </w:rPr>
            </w:pPr>
            <w:r w:rsidRPr="00D12764">
              <w:rPr>
                <w:rFonts w:cs="Arial"/>
              </w:rPr>
              <w:t xml:space="preserve">Detección de </w:t>
            </w:r>
            <w:r>
              <w:rPr>
                <w:rFonts w:cs="Arial"/>
              </w:rPr>
              <w:t>f</w:t>
            </w:r>
            <w:r w:rsidRPr="00D12764">
              <w:rPr>
                <w:rFonts w:cs="Arial"/>
              </w:rPr>
              <w:t>allos</w:t>
            </w:r>
          </w:p>
        </w:tc>
      </w:tr>
    </w:tbl>
    <w:p w14:paraId="78F1BC87" w14:textId="6B375111" w:rsidR="005A35E7" w:rsidRPr="000E7313" w:rsidRDefault="005A35E7" w:rsidP="000E7313">
      <w:pPr>
        <w:keepNext/>
        <w:ind w:firstLine="0"/>
        <w:rPr>
          <w:sz w:val="20"/>
          <w:szCs w:val="20"/>
        </w:rPr>
      </w:pPr>
      <w:r w:rsidRPr="000E7313">
        <w:rPr>
          <w:i/>
          <w:iCs/>
          <w:sz w:val="20"/>
          <w:szCs w:val="20"/>
        </w:rPr>
        <w:t xml:space="preserve">Nota. </w:t>
      </w:r>
      <w:r w:rsidR="009A56F4" w:rsidRPr="000E7313">
        <w:rPr>
          <w:sz w:val="20"/>
          <w:szCs w:val="20"/>
        </w:rPr>
        <w:t xml:space="preserve">Adaptado de </w:t>
      </w:r>
      <w:r w:rsidR="009A56F4" w:rsidRPr="000E7313">
        <w:rPr>
          <w:i/>
          <w:iCs/>
          <w:sz w:val="20"/>
          <w:szCs w:val="20"/>
        </w:rPr>
        <w:t xml:space="preserve">Nuevas Técnicas de Minería de Textos: Aplicaciones, </w:t>
      </w:r>
      <w:r w:rsidR="009A56F4" w:rsidRPr="000E7313">
        <w:rPr>
          <w:sz w:val="20"/>
          <w:szCs w:val="20"/>
        </w:rPr>
        <w:t xml:space="preserve">por Justicia de la Torre, </w:t>
      </w:r>
      <w:r w:rsidR="00615F1A" w:rsidRPr="000E7313">
        <w:rPr>
          <w:sz w:val="20"/>
          <w:szCs w:val="20"/>
        </w:rPr>
        <w:t xml:space="preserve">2017. </w:t>
      </w:r>
      <w:r w:rsidR="00760D52" w:rsidRPr="000E7313">
        <w:rPr>
          <w:sz w:val="20"/>
          <w:szCs w:val="20"/>
        </w:rPr>
        <w:t>(</w:t>
      </w:r>
      <w:r w:rsidR="00760D52" w:rsidRPr="000E7313">
        <w:rPr>
          <w:rFonts w:cs="Arial"/>
          <w:noProof/>
          <w:sz w:val="20"/>
          <w:szCs w:val="20"/>
        </w:rPr>
        <w:t>https://digibug.ugr.es/handle/10481/46975</w:t>
      </w:r>
      <w:r w:rsidR="000A478C" w:rsidRPr="000E7313">
        <w:rPr>
          <w:rFonts w:cs="Arial"/>
          <w:noProof/>
          <w:sz w:val="20"/>
          <w:szCs w:val="20"/>
        </w:rPr>
        <w:t>)</w:t>
      </w:r>
      <w:r w:rsidR="00760D52" w:rsidRPr="000E7313">
        <w:rPr>
          <w:rFonts w:cs="Arial"/>
          <w:noProof/>
          <w:sz w:val="20"/>
          <w:szCs w:val="20"/>
        </w:rPr>
        <w:t>. CC BY 3.0</w:t>
      </w:r>
    </w:p>
    <w:p w14:paraId="28EA81A9" w14:textId="4B292350" w:rsidR="00E2024D" w:rsidRPr="009B73E8" w:rsidRDefault="009B73E8" w:rsidP="000E7313">
      <w:pPr>
        <w:pStyle w:val="Ttulo3"/>
        <w:numPr>
          <w:ilvl w:val="2"/>
          <w:numId w:val="1"/>
        </w:numPr>
        <w:ind w:left="709"/>
        <w:rPr>
          <w:rFonts w:ascii="Arial" w:hAnsi="Arial" w:cs="Arial"/>
          <w:b/>
          <w:bCs/>
          <w:iCs/>
          <w:color w:val="auto"/>
          <w:sz w:val="22"/>
          <w:lang w:val="es-ES"/>
        </w:rPr>
      </w:pPr>
      <w:r w:rsidRPr="009B73E8">
        <w:rPr>
          <w:rFonts w:ascii="Arial" w:hAnsi="Arial" w:cs="Arial"/>
          <w:b/>
          <w:bCs/>
          <w:iCs/>
          <w:color w:val="auto"/>
          <w:sz w:val="22"/>
          <w:lang w:val="es-ES"/>
        </w:rPr>
        <w:t>Análisis de sentimientos</w:t>
      </w:r>
    </w:p>
    <w:p w14:paraId="67E2173B" w14:textId="77777777" w:rsidR="00D833E4" w:rsidRPr="002C639E" w:rsidRDefault="00D833E4" w:rsidP="00936AAD">
      <w:pPr>
        <w:rPr>
          <w:rFonts w:cs="Arial"/>
        </w:rPr>
      </w:pPr>
      <w:r>
        <w:rPr>
          <w:rFonts w:cs="Arial"/>
        </w:rPr>
        <w:t>El análisis de sentimientos o minería de opinión</w:t>
      </w:r>
      <w:r w:rsidRPr="002C639E">
        <w:rPr>
          <w:rFonts w:cs="Arial"/>
        </w:rPr>
        <w:t xml:space="preserve"> </w:t>
      </w:r>
      <w:r>
        <w:rPr>
          <w:rFonts w:cs="Arial"/>
        </w:rPr>
        <w:t>resulta ser</w:t>
      </w:r>
      <w:r w:rsidRPr="002C639E">
        <w:rPr>
          <w:rFonts w:cs="Arial"/>
        </w:rPr>
        <w:t xml:space="preserve"> una tarea desafiante pero útil, por ejemplo</w:t>
      </w:r>
      <w:r>
        <w:rPr>
          <w:rFonts w:cs="Arial"/>
        </w:rPr>
        <w:t>;</w:t>
      </w:r>
      <w:r w:rsidRPr="002C639E">
        <w:rPr>
          <w:rFonts w:cs="Arial"/>
        </w:rPr>
        <w:t xml:space="preserve"> las empresas y organizaciones siempre quieren conocer las opiniones que los consumidores tienen acerca de sus productos o servicios, de la misma forma, los clientes también quieren conocer las opiniones de otros usuarios antes de comprar un producto o usar un servicio.</w:t>
      </w:r>
    </w:p>
    <w:p w14:paraId="67A21A82" w14:textId="77777777" w:rsidR="00D833E4" w:rsidRPr="002C639E" w:rsidRDefault="00D833E4" w:rsidP="00F14FC8">
      <w:pPr>
        <w:rPr>
          <w:rFonts w:cs="Arial"/>
        </w:rPr>
      </w:pPr>
      <w:r w:rsidRPr="002C639E">
        <w:rPr>
          <w:rFonts w:cs="Arial"/>
        </w:rPr>
        <w:t xml:space="preserve">Las empresas podrían destinar personal para que se encargue de leer y analizar todas las opiniones y resulta ser una tarea sencilla ya que los seres humanos poseemos la capacidad de interpretar la sintaxis y semántica de las oraciones. Pero esto se vuelve inviable cuando la cantidad de información es exageradamente grande. Por esta razón surge la necesidad de automatizar este proceso mediante hardware y software que es capaz de realizar cálculos y procesar datos en cuestión de segundos. </w:t>
      </w:r>
    </w:p>
    <w:p w14:paraId="10F37BD3" w14:textId="15B055F5" w:rsidR="00D833E4" w:rsidRPr="00D833E4" w:rsidRDefault="00D833E4" w:rsidP="00F14FC8">
      <w:pPr>
        <w:rPr>
          <w:rFonts w:cs="Arial"/>
        </w:rPr>
      </w:pPr>
      <w:r w:rsidRPr="002C639E">
        <w:rPr>
          <w:rFonts w:cs="Arial"/>
        </w:rPr>
        <w:t xml:space="preserve">No es una tarea sencilla para las computadoras ya que estas no tienen la capacidad de interpretar el lenguaje </w:t>
      </w:r>
      <w:r>
        <w:rPr>
          <w:rFonts w:cs="Arial"/>
        </w:rPr>
        <w:t>oral o escrito de los humanos</w:t>
      </w:r>
      <w:r w:rsidRPr="002C639E">
        <w:rPr>
          <w:rFonts w:cs="Arial"/>
        </w:rPr>
        <w:t xml:space="preserve">. Pero esto ha ido cambiando con el paso del tiempo y gracias a los avances tecnológicos hoy en día </w:t>
      </w:r>
      <w:r>
        <w:rPr>
          <w:rFonts w:cs="Arial"/>
        </w:rPr>
        <w:t>se puede</w:t>
      </w:r>
      <w:r w:rsidRPr="002C639E">
        <w:rPr>
          <w:rFonts w:cs="Arial"/>
        </w:rPr>
        <w:t xml:space="preserve"> dotar a las computadoras de cierta inteligencia</w:t>
      </w:r>
      <w:r>
        <w:rPr>
          <w:rFonts w:cs="Arial"/>
        </w:rPr>
        <w:t xml:space="preserve"> que permite la interpretación del lenguaje.</w:t>
      </w:r>
    </w:p>
    <w:p w14:paraId="7C8A3419" w14:textId="3E67D001" w:rsidR="00786CDF" w:rsidRDefault="00786CDF" w:rsidP="00F14FC8">
      <w:pPr>
        <w:rPr>
          <w:rFonts w:cs="Arial"/>
        </w:rPr>
      </w:pPr>
      <w:r w:rsidRPr="00786CDF">
        <w:rPr>
          <w:rFonts w:cs="Arial"/>
        </w:rPr>
        <w:t xml:space="preserve">El análisis de sentimientos o la minería de opinión para </w:t>
      </w:r>
      <w:r w:rsidR="003F0A3F" w:rsidRPr="003F0A3F">
        <w:rPr>
          <w:rFonts w:cs="Arial"/>
        </w:rPr>
        <w:t xml:space="preserve">Liu &amp; Zhang (2012) </w:t>
      </w:r>
      <w:r w:rsidRPr="00786CDF">
        <w:rPr>
          <w:rFonts w:cs="Arial"/>
        </w:rPr>
        <w:t>es el estudio computacional de las opiniones, valoraciones, actitudes y emociones de las personas hacia entidades, individuos, problemas, eventos, temas y sus atributos.</w:t>
      </w:r>
    </w:p>
    <w:p w14:paraId="7E012550" w14:textId="1751C70F" w:rsidR="002627F9" w:rsidRDefault="00F96D9A" w:rsidP="00936AAD">
      <w:pPr>
        <w:rPr>
          <w:rFonts w:cs="Arial"/>
        </w:rPr>
      </w:pPr>
      <w:r>
        <w:rPr>
          <w:rFonts w:cs="Arial"/>
        </w:rPr>
        <w:t xml:space="preserve">Una definición </w:t>
      </w:r>
      <w:r w:rsidR="0042456A">
        <w:rPr>
          <w:rFonts w:cs="Arial"/>
        </w:rPr>
        <w:t>muy parecida la dan</w:t>
      </w:r>
      <w:r w:rsidR="002627F9">
        <w:rPr>
          <w:rFonts w:cs="Arial"/>
        </w:rPr>
        <w:t xml:space="preserve"> </w:t>
      </w:r>
      <w:r w:rsidR="00202484">
        <w:rPr>
          <w:rFonts w:cs="Arial"/>
        </w:rPr>
        <w:fldChar w:fldCharType="begin" w:fldLock="1"/>
      </w:r>
      <w:r w:rsidR="00964DAC">
        <w:rPr>
          <w:rFonts w:cs="Arial"/>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survey","type":"article-journal","volume":"5"},"uris":["http://www.mendeley.com/documents/?uuid=7817635b-8f54-4061-bed2-f73ae03b784f"]}],"mendeley":{"formattedCitation":"(Medhat et al., 2014)","manualFormatting":"Medhat et al. (2014)","plainTextFormattedCitation":"(Medhat et al., 2014)","previouslyFormattedCitation":"(Medhat et al., 2014)"},"properties":{"noteIndex":0},"schema":"https://github.com/citation-style-language/schema/raw/master/csl-citation.json"}</w:instrText>
      </w:r>
      <w:r w:rsidR="00202484">
        <w:rPr>
          <w:rFonts w:cs="Arial"/>
        </w:rPr>
        <w:fldChar w:fldCharType="separate"/>
      </w:r>
      <w:r w:rsidR="00202484" w:rsidRPr="00202484">
        <w:rPr>
          <w:rFonts w:cs="Arial"/>
          <w:noProof/>
        </w:rPr>
        <w:t xml:space="preserve">Medhat </w:t>
      </w:r>
      <w:r w:rsidR="00202484" w:rsidRPr="00202484">
        <w:rPr>
          <w:rFonts w:cs="Arial"/>
          <w:i/>
          <w:iCs/>
          <w:noProof/>
        </w:rPr>
        <w:t>et al</w:t>
      </w:r>
      <w:r w:rsidR="00202484" w:rsidRPr="00202484">
        <w:rPr>
          <w:rFonts w:cs="Arial"/>
          <w:noProof/>
        </w:rPr>
        <w:t xml:space="preserve">. </w:t>
      </w:r>
      <w:r w:rsidR="00202484">
        <w:rPr>
          <w:rFonts w:cs="Arial"/>
          <w:noProof/>
        </w:rPr>
        <w:t>(</w:t>
      </w:r>
      <w:r w:rsidR="00202484" w:rsidRPr="00202484">
        <w:rPr>
          <w:rFonts w:cs="Arial"/>
          <w:noProof/>
        </w:rPr>
        <w:t>2014)</w:t>
      </w:r>
      <w:r w:rsidR="00202484">
        <w:rPr>
          <w:rFonts w:cs="Arial"/>
        </w:rPr>
        <w:fldChar w:fldCharType="end"/>
      </w:r>
      <w:r w:rsidR="007642CD">
        <w:rPr>
          <w:rFonts w:cs="Arial"/>
        </w:rPr>
        <w:t xml:space="preserve"> </w:t>
      </w:r>
      <w:r w:rsidR="0042456A">
        <w:rPr>
          <w:rFonts w:cs="Arial"/>
        </w:rPr>
        <w:t>que dicen que</w:t>
      </w:r>
      <w:r w:rsidR="007642CD">
        <w:rPr>
          <w:rFonts w:cs="Arial"/>
        </w:rPr>
        <w:t xml:space="preserve"> </w:t>
      </w:r>
      <w:r w:rsidR="00AD1B0E">
        <w:rPr>
          <w:rFonts w:cs="Arial"/>
        </w:rPr>
        <w:t xml:space="preserve">el </w:t>
      </w:r>
      <w:r w:rsidR="007642CD">
        <w:rPr>
          <w:rFonts w:cs="Arial"/>
        </w:rPr>
        <w:t>análisis de sentimientos o la minería de opinión es</w:t>
      </w:r>
      <w:r w:rsidR="0042456A">
        <w:rPr>
          <w:rFonts w:cs="Arial"/>
        </w:rPr>
        <w:t xml:space="preserve"> el estudio computacional de las opiniones, actitudes </w:t>
      </w:r>
      <w:r w:rsidR="0042456A">
        <w:rPr>
          <w:rFonts w:cs="Arial"/>
        </w:rPr>
        <w:lastRenderedPageBreak/>
        <w:t xml:space="preserve">y emociones </w:t>
      </w:r>
      <w:r w:rsidR="00721138">
        <w:rPr>
          <w:rFonts w:cs="Arial"/>
        </w:rPr>
        <w:t xml:space="preserve">de las personas hacia una entidad. La entidad puede </w:t>
      </w:r>
      <w:r w:rsidR="00CF0CF2">
        <w:rPr>
          <w:rFonts w:cs="Arial"/>
        </w:rPr>
        <w:t>representar individuos, eventos o temas.</w:t>
      </w:r>
    </w:p>
    <w:p w14:paraId="66556E10" w14:textId="12855712" w:rsidR="00740CC4" w:rsidRDefault="008E49B6" w:rsidP="00F14FC8">
      <w:pPr>
        <w:rPr>
          <w:rFonts w:cs="Arial"/>
        </w:rPr>
      </w:pPr>
      <w:r>
        <w:rPr>
          <w:rFonts w:cs="Arial"/>
        </w:rPr>
        <w:fldChar w:fldCharType="begin" w:fldLock="1"/>
      </w:r>
      <w:r w:rsidR="00202484">
        <w:rPr>
          <w:rFonts w:cs="Arial"/>
        </w:rPr>
        <w:instrText>ADDIN CSL_CITATION {"citationItems":[{"id":"ITEM-1","itemData":{"DOI":"doi.org/10.1016/j.knosys.2014.05.016","ISSN":"09507051","abstract":"People react to events, topics and entities by expressing their personal opinions and emotions. These reactions can correspond to a wide range of intensities, from very mild to strong. An adequate processing and understanding of these expressions has been the subject of research in several fields, such as business and politics. In this context, Twitter sentiment analysis, which is the task of automatically identifying and extracting subjective information from tweets, has received increasing attention from the Web mining community. Twitter provides an extremely valuable insight into human opinions, as well as new challenging Big Data problems. These problems include the processing of massive volumes of streaming data, as well as the automatic identification of human expressiveness within short text messages. In that area, several methods and lexical resources have been proposed in order to extract sentiment indicators from natural language texts at both syntactic and semantic levels. These approaches address different dimensions of opinions, such as subjectivity, polarity, intensity and emotion. This article is the first study of how these resources, which are focused on different sentiment scopes, complement each other. With this purpose we identify scenarios in which some of these resources are more useful than others. Furthermore, we propose a novel approach for sentiment classification based on meta-level features. This supervised approach boosts existing sentiment classification of subjectivity and polarity detection on Twitter. Our results show that the combination of meta-level features provides significant improvements in performance. However, we observe that there are important differences that rely on the type of lexical resource, the dataset used to build the model, and the learning strategy. Experimental results indicate that manually generated lexicons are focused on emotional words, being very useful for polarity prediction. On the other hand, lexicons generated with automatic methods include neutral words, introducing noise in the detection of subjectivity. Our findings indicate that polarity and subjectivity prediction are different dimensions of the same problem, but they need to be addressed using different subspace features. Lexicon-based approaches are recommendable for polarity, and stylistic part-of-speech based approaches are meaningful for subjectivity. With this research we offer a more global insight of the resource components …","author":[{"dropping-particle":"","family":"Bravo","given":"Felipe","non-dropping-particle":"","parse-names":false,"suffix":""},{"dropping-particle":"","family":"Mendoza","given":"Marcelo","non-dropping-particle":"","parse-names":false,"suffix":""},{"dropping-particle":"","family":"Poblete","given":"Barbara","non-dropping-particle":"","parse-names":false,"suffix":""}],"container-title":"Knowledge-Based Systems","id":"ITEM-1","issue":"1","issued":{"date-parts":[["2014"]]},"page":"86-99","publisher":"Elsevier B.V.","title":"Meta-level sentiment models for big social data analysis","type":"article-journal","volume":"69"},"uris":["http://www.mendeley.com/documents/?uuid=c016df61-9301-4a61-82c3-64743e8aec4c"]}],"mendeley":{"formattedCitation":"(Bravo et al., 2014)","manualFormatting":"Bravo et al. (2014)","plainTextFormattedCitation":"(Bravo et al., 2014)","previouslyFormattedCitation":"(Bravo et al., 2014)"},"properties":{"noteIndex":0},"schema":"https://github.com/citation-style-language/schema/raw/master/csl-citation.json"}</w:instrText>
      </w:r>
      <w:r>
        <w:rPr>
          <w:rFonts w:cs="Arial"/>
        </w:rPr>
        <w:fldChar w:fldCharType="separate"/>
      </w:r>
      <w:r w:rsidR="00B93AA3" w:rsidRPr="00B93AA3">
        <w:rPr>
          <w:rFonts w:cs="Arial"/>
          <w:noProof/>
        </w:rPr>
        <w:t xml:space="preserve">Bravo </w:t>
      </w:r>
      <w:r w:rsidR="00B93AA3" w:rsidRPr="00B93AA3">
        <w:rPr>
          <w:rFonts w:cs="Arial"/>
          <w:i/>
          <w:iCs/>
          <w:noProof/>
        </w:rPr>
        <w:t>et al</w:t>
      </w:r>
      <w:r w:rsidR="00B93AA3" w:rsidRPr="00B93AA3">
        <w:rPr>
          <w:rFonts w:cs="Arial"/>
          <w:noProof/>
        </w:rPr>
        <w:t xml:space="preserve">. </w:t>
      </w:r>
      <w:r w:rsidR="00B93AA3">
        <w:rPr>
          <w:rFonts w:cs="Arial"/>
          <w:noProof/>
        </w:rPr>
        <w:t>(</w:t>
      </w:r>
      <w:r w:rsidR="00B93AA3" w:rsidRPr="00B93AA3">
        <w:rPr>
          <w:rFonts w:cs="Arial"/>
          <w:noProof/>
        </w:rPr>
        <w:t>2014)</w:t>
      </w:r>
      <w:r>
        <w:rPr>
          <w:rFonts w:cs="Arial"/>
        </w:rPr>
        <w:fldChar w:fldCharType="end"/>
      </w:r>
      <w:r w:rsidR="00B93AA3">
        <w:rPr>
          <w:rFonts w:cs="Arial"/>
        </w:rPr>
        <w:t xml:space="preserve"> </w:t>
      </w:r>
      <w:r w:rsidR="00AD1B0E">
        <w:rPr>
          <w:rFonts w:cs="Arial"/>
        </w:rPr>
        <w:t>mencionan</w:t>
      </w:r>
      <w:r w:rsidR="00B93AA3">
        <w:rPr>
          <w:rFonts w:cs="Arial"/>
        </w:rPr>
        <w:t xml:space="preserve"> que el análisis de sentimientos es un problema de clasificación </w:t>
      </w:r>
      <w:r w:rsidR="00E334B7">
        <w:rPr>
          <w:rFonts w:cs="Arial"/>
        </w:rPr>
        <w:t xml:space="preserve">cuyos enfoques actuales se centran </w:t>
      </w:r>
      <w:r w:rsidR="00A73490">
        <w:rPr>
          <w:rFonts w:cs="Arial"/>
        </w:rPr>
        <w:t>principalmente en una dimensión de opinión popular que es muy difícil de clasificar de forma independ</w:t>
      </w:r>
      <w:r w:rsidR="005C0E20">
        <w:rPr>
          <w:rFonts w:cs="Arial"/>
        </w:rPr>
        <w:t>iente y para ello proponen una taxonomía</w:t>
      </w:r>
      <w:r w:rsidR="006E30E9">
        <w:rPr>
          <w:rFonts w:cs="Arial"/>
        </w:rPr>
        <w:t xml:space="preserve"> basa</w:t>
      </w:r>
      <w:r w:rsidR="002F3485">
        <w:rPr>
          <w:rFonts w:cs="Arial"/>
        </w:rPr>
        <w:t>da</w:t>
      </w:r>
      <w:r w:rsidR="006E30E9">
        <w:rPr>
          <w:rFonts w:cs="Arial"/>
        </w:rPr>
        <w:t xml:space="preserve"> en tres </w:t>
      </w:r>
      <w:r w:rsidR="00574082">
        <w:rPr>
          <w:rFonts w:cs="Arial"/>
        </w:rPr>
        <w:t>métodos</w:t>
      </w:r>
      <w:r w:rsidR="006E30E9">
        <w:rPr>
          <w:rFonts w:cs="Arial"/>
        </w:rPr>
        <w:t>: Polaridad</w:t>
      </w:r>
      <w:r w:rsidR="000900B3">
        <w:rPr>
          <w:rFonts w:cs="Arial"/>
        </w:rPr>
        <w:t xml:space="preserve"> (</w:t>
      </w:r>
      <w:proofErr w:type="spellStart"/>
      <w:r w:rsidR="000900B3" w:rsidRPr="001D0756">
        <w:rPr>
          <w:rFonts w:cs="Arial"/>
        </w:rPr>
        <w:t>Polarity</w:t>
      </w:r>
      <w:proofErr w:type="spellEnd"/>
      <w:r w:rsidR="000900B3">
        <w:rPr>
          <w:rFonts w:cs="Arial"/>
        </w:rPr>
        <w:t>)</w:t>
      </w:r>
      <w:r w:rsidR="006E30E9">
        <w:rPr>
          <w:rFonts w:cs="Arial"/>
        </w:rPr>
        <w:t xml:space="preserve">, </w:t>
      </w:r>
      <w:r w:rsidR="000900B3">
        <w:rPr>
          <w:rFonts w:cs="Arial"/>
        </w:rPr>
        <w:t>Fuerza (</w:t>
      </w:r>
      <w:proofErr w:type="spellStart"/>
      <w:r w:rsidR="00A46593" w:rsidRPr="001D0756">
        <w:rPr>
          <w:rFonts w:cs="Arial"/>
        </w:rPr>
        <w:t>Strength</w:t>
      </w:r>
      <w:proofErr w:type="spellEnd"/>
      <w:r w:rsidR="000900B3">
        <w:rPr>
          <w:rFonts w:cs="Arial"/>
        </w:rPr>
        <w:t>)</w:t>
      </w:r>
      <w:r w:rsidR="00A46593">
        <w:rPr>
          <w:rFonts w:cs="Arial"/>
        </w:rPr>
        <w:t xml:space="preserve"> y Emoción (</w:t>
      </w:r>
      <w:proofErr w:type="spellStart"/>
      <w:r w:rsidR="00A46593" w:rsidRPr="001D0756">
        <w:rPr>
          <w:rFonts w:cs="Arial"/>
        </w:rPr>
        <w:t>Emotion</w:t>
      </w:r>
      <w:proofErr w:type="spellEnd"/>
      <w:r w:rsidR="00A46593">
        <w:rPr>
          <w:rFonts w:cs="Arial"/>
        </w:rPr>
        <w:t>)</w:t>
      </w:r>
      <w:r w:rsidR="001C7933">
        <w:rPr>
          <w:rFonts w:cs="Arial"/>
        </w:rPr>
        <w:t>.</w:t>
      </w:r>
    </w:p>
    <w:p w14:paraId="0020CA9A" w14:textId="41D63780" w:rsidR="00B14ABC" w:rsidRPr="00D94FDC" w:rsidRDefault="00264F25" w:rsidP="00495D1B">
      <w:pPr>
        <w:pStyle w:val="Prrafodelista"/>
        <w:numPr>
          <w:ilvl w:val="0"/>
          <w:numId w:val="6"/>
        </w:numPr>
        <w:ind w:left="1134"/>
        <w:rPr>
          <w:rFonts w:cs="Arial"/>
        </w:rPr>
      </w:pPr>
      <w:r w:rsidRPr="009B73E8">
        <w:rPr>
          <w:rFonts w:cs="Arial"/>
          <w:i/>
          <w:iCs/>
        </w:rPr>
        <w:t>Polaridad</w:t>
      </w:r>
      <w:r w:rsidR="00235A48" w:rsidRPr="009B73E8">
        <w:rPr>
          <w:rFonts w:cs="Arial"/>
          <w:i/>
          <w:iCs/>
        </w:rPr>
        <w:t xml:space="preserve"> (</w:t>
      </w:r>
      <w:proofErr w:type="spellStart"/>
      <w:r w:rsidR="00235A48" w:rsidRPr="001D0756">
        <w:rPr>
          <w:rFonts w:cs="Arial"/>
          <w:i/>
          <w:iCs/>
        </w:rPr>
        <w:t>Polarity</w:t>
      </w:r>
      <w:proofErr w:type="spellEnd"/>
      <w:r w:rsidR="00235A48" w:rsidRPr="009B73E8">
        <w:rPr>
          <w:rFonts w:cs="Arial"/>
          <w:i/>
          <w:iCs/>
        </w:rPr>
        <w:t xml:space="preserve">). </w:t>
      </w:r>
      <w:r w:rsidR="00294785" w:rsidRPr="009B73E8">
        <w:rPr>
          <w:rFonts w:cs="Arial"/>
          <w:i/>
          <w:iCs/>
        </w:rPr>
        <w:t>–</w:t>
      </w:r>
      <w:r w:rsidRPr="00D94FDC">
        <w:rPr>
          <w:rFonts w:cs="Arial"/>
        </w:rPr>
        <w:t xml:space="preserve"> </w:t>
      </w:r>
      <w:r w:rsidR="00294785" w:rsidRPr="00D94FDC">
        <w:rPr>
          <w:rFonts w:cs="Arial"/>
        </w:rPr>
        <w:t>M</w:t>
      </w:r>
      <w:r w:rsidR="00314955" w:rsidRPr="00D94FDC">
        <w:rPr>
          <w:rFonts w:cs="Arial"/>
        </w:rPr>
        <w:t>encionan que los métodos orientados a la polaridad</w:t>
      </w:r>
      <w:r w:rsidR="00B0616D" w:rsidRPr="00D94FDC">
        <w:rPr>
          <w:rFonts w:cs="Arial"/>
        </w:rPr>
        <w:t xml:space="preserve"> tienen como objetivo extraer información </w:t>
      </w:r>
      <w:r w:rsidR="009F2616" w:rsidRPr="00D94FDC">
        <w:rPr>
          <w:rFonts w:cs="Arial"/>
        </w:rPr>
        <w:t xml:space="preserve">de polaridad de un </w:t>
      </w:r>
      <w:r w:rsidR="008E6A6D" w:rsidRPr="00D94FDC">
        <w:rPr>
          <w:rFonts w:cs="Arial"/>
        </w:rPr>
        <w:t xml:space="preserve">pasaje de </w:t>
      </w:r>
      <w:r w:rsidR="009F2616" w:rsidRPr="00D94FDC">
        <w:rPr>
          <w:rFonts w:cs="Arial"/>
        </w:rPr>
        <w:t>texto y</w:t>
      </w:r>
      <w:r w:rsidR="00314955" w:rsidRPr="00D94FDC">
        <w:rPr>
          <w:rFonts w:cs="Arial"/>
        </w:rPr>
        <w:t xml:space="preserve"> </w:t>
      </w:r>
      <w:r w:rsidR="007733CA" w:rsidRPr="00D94FDC">
        <w:rPr>
          <w:rFonts w:cs="Arial"/>
        </w:rPr>
        <w:t>normalmente devuelven una variable categórica cuyos valores posibles son: positivos, negativos y neutros</w:t>
      </w:r>
      <w:r w:rsidR="00B14ABC" w:rsidRPr="00D94FDC">
        <w:rPr>
          <w:rFonts w:cs="Arial"/>
        </w:rPr>
        <w:t>.</w:t>
      </w:r>
    </w:p>
    <w:p w14:paraId="0AB020E0" w14:textId="7C6B012A" w:rsidR="00060BD6" w:rsidRPr="00D94FDC" w:rsidRDefault="00235A48" w:rsidP="00495D1B">
      <w:pPr>
        <w:pStyle w:val="Prrafodelista"/>
        <w:numPr>
          <w:ilvl w:val="0"/>
          <w:numId w:val="6"/>
        </w:numPr>
        <w:ind w:left="1134"/>
        <w:rPr>
          <w:rFonts w:cs="Arial"/>
        </w:rPr>
      </w:pPr>
      <w:r w:rsidRPr="009B73E8">
        <w:rPr>
          <w:rFonts w:cs="Arial"/>
          <w:i/>
          <w:iCs/>
        </w:rPr>
        <w:t>Fuerza (</w:t>
      </w:r>
      <w:proofErr w:type="spellStart"/>
      <w:r w:rsidRPr="001D0756">
        <w:rPr>
          <w:rFonts w:cs="Arial"/>
          <w:i/>
          <w:iCs/>
        </w:rPr>
        <w:t>Strength</w:t>
      </w:r>
      <w:proofErr w:type="spellEnd"/>
      <w:r w:rsidRPr="009B73E8">
        <w:rPr>
          <w:rFonts w:cs="Arial"/>
          <w:i/>
          <w:iCs/>
        </w:rPr>
        <w:t xml:space="preserve">). </w:t>
      </w:r>
      <w:r w:rsidR="00294785" w:rsidRPr="009B73E8">
        <w:rPr>
          <w:rFonts w:cs="Arial"/>
          <w:i/>
          <w:iCs/>
        </w:rPr>
        <w:t>–</w:t>
      </w:r>
      <w:r w:rsidRPr="00D94FDC">
        <w:rPr>
          <w:rFonts w:cs="Arial"/>
        </w:rPr>
        <w:t xml:space="preserve"> </w:t>
      </w:r>
      <w:r w:rsidR="004A1E58" w:rsidRPr="00D94FDC">
        <w:rPr>
          <w:rFonts w:cs="Arial"/>
        </w:rPr>
        <w:t>Mencionan</w:t>
      </w:r>
      <w:r w:rsidR="007F6759" w:rsidRPr="00D94FDC">
        <w:rPr>
          <w:rFonts w:cs="Arial"/>
        </w:rPr>
        <w:t xml:space="preserve"> que </w:t>
      </w:r>
      <w:r w:rsidR="002250AC" w:rsidRPr="00D94FDC">
        <w:rPr>
          <w:rFonts w:cs="Arial"/>
        </w:rPr>
        <w:t xml:space="preserve">los métodos orientados a la fuerza devuelven puntajes numéricos que indican la intensidad </w:t>
      </w:r>
      <w:r w:rsidR="00706631" w:rsidRPr="00D94FDC">
        <w:rPr>
          <w:rFonts w:cs="Arial"/>
        </w:rPr>
        <w:t>de los sentimientos positivos y negativos expresados en un pasaje de texto.</w:t>
      </w:r>
    </w:p>
    <w:p w14:paraId="501DBEDF" w14:textId="694751CC" w:rsidR="00A46593" w:rsidRPr="00D94FDC" w:rsidRDefault="00060BD6" w:rsidP="00495D1B">
      <w:pPr>
        <w:pStyle w:val="Prrafodelista"/>
        <w:numPr>
          <w:ilvl w:val="0"/>
          <w:numId w:val="6"/>
        </w:numPr>
        <w:ind w:left="1134"/>
        <w:rPr>
          <w:rFonts w:cs="Arial"/>
        </w:rPr>
      </w:pPr>
      <w:r w:rsidRPr="009B73E8">
        <w:rPr>
          <w:rFonts w:cs="Arial"/>
          <w:i/>
          <w:iCs/>
        </w:rPr>
        <w:t>Emoción (</w:t>
      </w:r>
      <w:proofErr w:type="spellStart"/>
      <w:r w:rsidRPr="001D0756">
        <w:rPr>
          <w:rFonts w:cs="Arial"/>
          <w:i/>
          <w:iCs/>
        </w:rPr>
        <w:t>Emotion</w:t>
      </w:r>
      <w:proofErr w:type="spellEnd"/>
      <w:r w:rsidRPr="009B73E8">
        <w:rPr>
          <w:rFonts w:cs="Arial"/>
          <w:i/>
          <w:iCs/>
        </w:rPr>
        <w:t>). –</w:t>
      </w:r>
      <w:r w:rsidRPr="00D94FDC">
        <w:rPr>
          <w:rFonts w:cs="Arial"/>
        </w:rPr>
        <w:t xml:space="preserve"> </w:t>
      </w:r>
      <w:r w:rsidR="00AA1378" w:rsidRPr="00D94FDC">
        <w:rPr>
          <w:rFonts w:cs="Arial"/>
        </w:rPr>
        <w:t>Mencionan</w:t>
      </w:r>
      <w:r w:rsidR="00F80F35" w:rsidRPr="00D94FDC">
        <w:rPr>
          <w:rFonts w:cs="Arial"/>
        </w:rPr>
        <w:t xml:space="preserve"> que estos métodos se</w:t>
      </w:r>
      <w:r w:rsidR="00574082" w:rsidRPr="00D94FDC">
        <w:rPr>
          <w:rFonts w:cs="Arial"/>
        </w:rPr>
        <w:t xml:space="preserve"> centran en extraer emociones o estados de ánimo de un pasaje de texto.</w:t>
      </w:r>
      <w:r w:rsidR="00B855DB" w:rsidRPr="00D94FDC">
        <w:rPr>
          <w:rFonts w:cs="Arial"/>
        </w:rPr>
        <w:t xml:space="preserve"> Las categorías en las que se puede clasificar un mens</w:t>
      </w:r>
      <w:r w:rsidR="005D5448" w:rsidRPr="00D94FDC">
        <w:rPr>
          <w:rFonts w:cs="Arial"/>
        </w:rPr>
        <w:t xml:space="preserve">aje utilizando un método orientado a la emoción son: tristeza, alegría, </w:t>
      </w:r>
      <w:r w:rsidR="004901D3" w:rsidRPr="00D94FDC">
        <w:rPr>
          <w:rFonts w:cs="Arial"/>
        </w:rPr>
        <w:t xml:space="preserve">sorpresa, entre </w:t>
      </w:r>
      <w:r w:rsidR="006168C5" w:rsidRPr="00D94FDC">
        <w:rPr>
          <w:rFonts w:cs="Arial"/>
        </w:rPr>
        <w:t>otras.</w:t>
      </w:r>
    </w:p>
    <w:p w14:paraId="7019EBD4" w14:textId="344C43DA" w:rsidR="002D2F37" w:rsidRDefault="00E60484" w:rsidP="009F7363">
      <w:pPr>
        <w:rPr>
          <w:rFonts w:cs="Arial"/>
        </w:rPr>
      </w:pPr>
      <w:r>
        <w:rPr>
          <w:rFonts w:cs="Arial"/>
        </w:rPr>
        <w:t xml:space="preserve">Según </w:t>
      </w:r>
      <w:r w:rsidR="00971023">
        <w:rPr>
          <w:rFonts w:cs="Arial"/>
        </w:rPr>
        <w:fldChar w:fldCharType="begin" w:fldLock="1"/>
      </w:r>
      <w:r w:rsidR="00C51D71">
        <w:rPr>
          <w:rFonts w:cs="Arial"/>
        </w:rPr>
        <w:instrText>ADDIN CSL_CITATION {"citationItems":[{"id":"ITEM-1","itemData":{"DOI":"10.7203/rd.v1i3.74","ISSN":"2444-0132","abstract":"El análisis del sentimiento en los mensajes publicados en Twitter ofrece posibilidades de gran interés para evaluar las corrientes de opinión difundidas a través de este medio. Los enormes volúmenes de textos requieren de herramientas capaces de procesar automáticamente estos mensajes sin perder abilidad. Este artículo describe dos tipos de técnicas para abordar este problema. La primera estrategia se basa en los procesos de Aprendizaje Automático Supervisado. Su aplicación requiere integrar algunas herramientas del Procesamiento de Lenguajes Naturales y tomar como punto de partida un corpus clasi cado. El segundo enfoque está basado en diccionarios de polaridad. En esta línea se sitúa la herramienta de SentiStrength, la cual se está aplicando cada vez más a los estudios de Twitter en inglés. El artículo evalúa los estudios más avanzados que utilizan cada uno de estos enfoques para el análisis de los tweets en castellano. Por último, se señalan las ventajas y limitaciones de cada uno de estos enfoques para su aplicación a la investigación en comunicación política. Si bien el aprendizaje automático supervisado permite tener en cuenta el contexto, el investigador requiere competencias de analista de datos con el n de a nar mejor el proceso. En cambio, SentiStrength está más orientado al contenido semántico de los términos del mensaje, y se requiere más bien una competencia en lingüística por parte del investigador. La principal conclusión es que ambos métodos automáticos de análisis no pueden prescindir de una exigente codi cación manual si se desea utilizarlos con abilidad en la investigación.","author":[{"dropping-particle":"","family":"Baviera","given":"Tomás","non-dropping-particle":"","parse-names":false,"suffix":""}],"container-title":"Dígitos: Revista de Comunicación Digital","id":"ITEM-1","issue":"3","issued":{"date-parts":[["2017"]]},"page":"33-50","title":"Técnicas para el Análisis de Sentimiento en Twitter: Aprendizaje Automático Supervisado y SentiStrength","type":"article-journal","volume":"1"},"uris":["http://www.mendeley.com/documents/?uuid=5b8364e0-0b5c-4a89-aee1-bf8c75112247"]}],"mendeley":{"formattedCitation":"(Baviera, 2017)","manualFormatting":"Baviera (2017)","plainTextFormattedCitation":"(Baviera, 2017)","previouslyFormattedCitation":"(Baviera, 2017)"},"properties":{"noteIndex":0},"schema":"https://github.com/citation-style-language/schema/raw/master/csl-citation.json"}</w:instrText>
      </w:r>
      <w:r w:rsidR="00971023">
        <w:rPr>
          <w:rFonts w:cs="Arial"/>
        </w:rPr>
        <w:fldChar w:fldCharType="separate"/>
      </w:r>
      <w:r w:rsidR="00971023" w:rsidRPr="00971023">
        <w:rPr>
          <w:rFonts w:cs="Arial"/>
          <w:noProof/>
        </w:rPr>
        <w:t xml:space="preserve">Baviera </w:t>
      </w:r>
      <w:r>
        <w:rPr>
          <w:rFonts w:cs="Arial"/>
          <w:noProof/>
        </w:rPr>
        <w:t>(</w:t>
      </w:r>
      <w:r w:rsidR="00971023" w:rsidRPr="00971023">
        <w:rPr>
          <w:rFonts w:cs="Arial"/>
          <w:noProof/>
        </w:rPr>
        <w:t>2017)</w:t>
      </w:r>
      <w:r w:rsidR="00971023">
        <w:rPr>
          <w:rFonts w:cs="Arial"/>
        </w:rPr>
        <w:fldChar w:fldCharType="end"/>
      </w:r>
      <w:r w:rsidR="00971023">
        <w:rPr>
          <w:rFonts w:cs="Arial"/>
        </w:rPr>
        <w:t xml:space="preserve"> </w:t>
      </w:r>
      <w:r w:rsidR="00427F13">
        <w:rPr>
          <w:rFonts w:cs="Arial"/>
        </w:rPr>
        <w:t xml:space="preserve">el análisis de sentimientos aplicado a grandes volúmenes de datos tiene </w:t>
      </w:r>
      <w:r w:rsidR="00A71023">
        <w:rPr>
          <w:rFonts w:cs="Arial"/>
        </w:rPr>
        <w:t xml:space="preserve">una gran dificultad </w:t>
      </w:r>
      <w:r w:rsidR="006C50ED">
        <w:rPr>
          <w:rFonts w:cs="Arial"/>
        </w:rPr>
        <w:t xml:space="preserve">ya que evaluar el tipo de emoción o la polaridad </w:t>
      </w:r>
      <w:r w:rsidR="005D0E8D">
        <w:rPr>
          <w:rFonts w:cs="Arial"/>
        </w:rPr>
        <w:t xml:space="preserve">no siempre </w:t>
      </w:r>
      <w:r w:rsidR="00272742">
        <w:rPr>
          <w:rFonts w:cs="Arial"/>
        </w:rPr>
        <w:t>tiene la misma interpretación incluso si el proceso es realizado manualmente</w:t>
      </w:r>
      <w:r w:rsidR="00AA750E">
        <w:rPr>
          <w:rFonts w:cs="Arial"/>
        </w:rPr>
        <w:t>, los resultados varían según la persona que los analiza</w:t>
      </w:r>
      <w:r w:rsidR="00583397">
        <w:rPr>
          <w:rFonts w:cs="Arial"/>
        </w:rPr>
        <w:t>.</w:t>
      </w:r>
      <w:r w:rsidR="00BB3BF8">
        <w:rPr>
          <w:rFonts w:cs="Arial"/>
        </w:rPr>
        <w:t xml:space="preserve"> Además menciona que </w:t>
      </w:r>
      <w:r w:rsidR="002259C4">
        <w:rPr>
          <w:rFonts w:cs="Arial"/>
        </w:rPr>
        <w:t xml:space="preserve">el desarrollo de técnicas de análisis de sentimientos aplicadas al </w:t>
      </w:r>
      <w:r w:rsidR="002F5C96">
        <w:rPr>
          <w:rFonts w:cs="Arial"/>
        </w:rPr>
        <w:t>español aún se encuentra en fase de maduración.</w:t>
      </w:r>
    </w:p>
    <w:p w14:paraId="1254A8FE" w14:textId="77777777" w:rsidR="00073935" w:rsidRPr="00E80B0A" w:rsidRDefault="00073935" w:rsidP="00073935">
      <w:pPr>
        <w:pStyle w:val="Ttulo2"/>
        <w:numPr>
          <w:ilvl w:val="1"/>
          <w:numId w:val="1"/>
        </w:numPr>
        <w:rPr>
          <w:rFonts w:ascii="Arial" w:hAnsi="Arial" w:cs="Arial"/>
          <w:b/>
          <w:color w:val="auto"/>
          <w:sz w:val="22"/>
          <w:szCs w:val="22"/>
          <w:lang w:val="es-ES"/>
        </w:rPr>
      </w:pPr>
      <w:r w:rsidRPr="00E80B0A">
        <w:rPr>
          <w:rFonts w:ascii="Arial" w:hAnsi="Arial" w:cs="Arial"/>
          <w:b/>
          <w:color w:val="auto"/>
          <w:sz w:val="22"/>
          <w:szCs w:val="22"/>
          <w:lang w:val="es-ES"/>
        </w:rPr>
        <w:t>Herramientas para la minería de texto</w:t>
      </w:r>
    </w:p>
    <w:p w14:paraId="54E3E154" w14:textId="77777777" w:rsidR="00073935" w:rsidRDefault="00073935" w:rsidP="00073935">
      <w:pPr>
        <w:rPr>
          <w:rFonts w:cs="Arial"/>
        </w:rPr>
      </w:pPr>
      <w:r>
        <w:rPr>
          <w:rFonts w:cs="Arial"/>
        </w:rPr>
        <w:t xml:space="preserve">En la actualidad existe una gran variedad de herramientas software que han sido desarrolladas con el fin de analizar grandes cantidades de texto y así obtener información valiosa de los mismos. </w:t>
      </w:r>
    </w:p>
    <w:p w14:paraId="4548312D" w14:textId="77777777" w:rsidR="00073935" w:rsidRPr="008416F3" w:rsidRDefault="00073935" w:rsidP="00495D1B">
      <w:pPr>
        <w:pStyle w:val="Prrafodelista"/>
        <w:numPr>
          <w:ilvl w:val="0"/>
          <w:numId w:val="9"/>
        </w:numPr>
        <w:ind w:left="993"/>
        <w:rPr>
          <w:rFonts w:cs="Arial"/>
        </w:rPr>
      </w:pPr>
      <w:proofErr w:type="spellStart"/>
      <w:r w:rsidRPr="008416F3">
        <w:rPr>
          <w:rFonts w:cs="Arial"/>
          <w:i/>
          <w:iCs/>
        </w:rPr>
        <w:lastRenderedPageBreak/>
        <w:t>MonkeyLearn</w:t>
      </w:r>
      <w:proofErr w:type="spellEnd"/>
      <w:r w:rsidRPr="008416F3">
        <w:rPr>
          <w:rFonts w:cs="Arial"/>
          <w:i/>
          <w:iCs/>
        </w:rPr>
        <w:t>:</w:t>
      </w:r>
      <w:r w:rsidRPr="008416F3">
        <w:rPr>
          <w:rFonts w:cs="Arial"/>
        </w:rPr>
        <w:t xml:space="preserve"> en la página oficial </w:t>
      </w:r>
      <w:r w:rsidRPr="00B3249A">
        <w:rPr>
          <w:rFonts w:cs="Arial"/>
        </w:rPr>
        <w:t>(</w:t>
      </w:r>
      <w:hyperlink r:id="rId42" w:history="1">
        <w:r w:rsidRPr="00B3249A">
          <w:rPr>
            <w:rStyle w:val="Hipervnculo"/>
            <w:rFonts w:cs="Arial"/>
            <w:color w:val="auto"/>
            <w:u w:val="none"/>
          </w:rPr>
          <w:t>https://monkeylearn.com/</w:t>
        </w:r>
      </w:hyperlink>
      <w:r w:rsidRPr="00B3249A">
        <w:rPr>
          <w:rFonts w:cs="Arial"/>
        </w:rPr>
        <w:t xml:space="preserve">) </w:t>
      </w:r>
      <w:r w:rsidRPr="008416F3">
        <w:rPr>
          <w:rFonts w:cs="Arial"/>
        </w:rPr>
        <w:t>dan a conocer su software mediante el eslogan; “Capacite modelos personalizados de aprendizaje automático para obtener temas, sentimientos, intenciones, palabras clave y más” Esta es una herramienta de pago orientada a pequeñas, medianas y grandes empresas. Ofertan planes de 300$ y 999$ por año.</w:t>
      </w:r>
    </w:p>
    <w:p w14:paraId="7D936722" w14:textId="77777777" w:rsidR="00073935" w:rsidRPr="008416F3" w:rsidRDefault="00073935" w:rsidP="00495D1B">
      <w:pPr>
        <w:pStyle w:val="Prrafodelista"/>
        <w:numPr>
          <w:ilvl w:val="0"/>
          <w:numId w:val="9"/>
        </w:numPr>
        <w:spacing w:before="240"/>
        <w:ind w:left="993"/>
        <w:rPr>
          <w:rFonts w:cs="Arial"/>
        </w:rPr>
      </w:pPr>
      <w:r w:rsidRPr="008416F3">
        <w:rPr>
          <w:rFonts w:cs="Arial"/>
          <w:i/>
          <w:iCs/>
        </w:rPr>
        <w:t>IBM Watson:</w:t>
      </w:r>
      <w:r w:rsidRPr="008416F3">
        <w:rPr>
          <w:rFonts w:cs="Arial"/>
        </w:rPr>
        <w:t xml:space="preserve"> IBM Watson tiene un gran número de herramientas de pago desarrolladas con inteligencia artificial y aprendizaje automático. Watson Natural </w:t>
      </w:r>
      <w:proofErr w:type="spellStart"/>
      <w:r w:rsidRPr="001D0756">
        <w:rPr>
          <w:rFonts w:cs="Arial"/>
        </w:rPr>
        <w:t>Language</w:t>
      </w:r>
      <w:proofErr w:type="spellEnd"/>
      <w:r w:rsidRPr="001D0756">
        <w:rPr>
          <w:rFonts w:cs="Arial"/>
        </w:rPr>
        <w:t xml:space="preserve"> </w:t>
      </w:r>
      <w:proofErr w:type="spellStart"/>
      <w:r w:rsidRPr="001D0756">
        <w:rPr>
          <w:rFonts w:cs="Arial"/>
        </w:rPr>
        <w:t>Understanding</w:t>
      </w:r>
      <w:proofErr w:type="spellEnd"/>
      <w:r w:rsidRPr="008416F3">
        <w:rPr>
          <w:rFonts w:cs="Arial"/>
        </w:rPr>
        <w:t xml:space="preserve"> </w:t>
      </w:r>
      <w:r w:rsidRPr="00B3249A">
        <w:rPr>
          <w:rFonts w:cs="Arial"/>
        </w:rPr>
        <w:t>(</w:t>
      </w:r>
      <w:hyperlink r:id="rId43" w:history="1">
        <w:r w:rsidRPr="00B3249A">
          <w:rPr>
            <w:rStyle w:val="Hipervnculo"/>
            <w:rFonts w:cs="Arial"/>
            <w:color w:val="auto"/>
            <w:u w:val="none"/>
          </w:rPr>
          <w:t>https://www.ibm.com/cloud/watson-natural-language-understanding</w:t>
        </w:r>
      </w:hyperlink>
      <w:r w:rsidRPr="00B3249A">
        <w:rPr>
          <w:rFonts w:cs="Arial"/>
        </w:rPr>
        <w:t xml:space="preserve">) </w:t>
      </w:r>
      <w:r w:rsidRPr="008416F3">
        <w:rPr>
          <w:rFonts w:cs="Arial"/>
        </w:rPr>
        <w:t xml:space="preserve">es una herramienta que ofrece el servicio de procesamiento de lenguaje natural para analizar textos. Watson Natural </w:t>
      </w:r>
      <w:proofErr w:type="spellStart"/>
      <w:r w:rsidRPr="001D0756">
        <w:rPr>
          <w:rFonts w:cs="Arial"/>
        </w:rPr>
        <w:t>Language</w:t>
      </w:r>
      <w:proofErr w:type="spellEnd"/>
      <w:r w:rsidRPr="001D0756">
        <w:rPr>
          <w:rFonts w:cs="Arial"/>
        </w:rPr>
        <w:t xml:space="preserve"> </w:t>
      </w:r>
      <w:proofErr w:type="spellStart"/>
      <w:r w:rsidRPr="001D0756">
        <w:rPr>
          <w:rFonts w:cs="Arial"/>
        </w:rPr>
        <w:t>Classifier</w:t>
      </w:r>
      <w:proofErr w:type="spellEnd"/>
      <w:r w:rsidRPr="008416F3">
        <w:rPr>
          <w:rFonts w:cs="Arial"/>
        </w:rPr>
        <w:t xml:space="preserve"> </w:t>
      </w:r>
      <w:r w:rsidRPr="00B3249A">
        <w:rPr>
          <w:rFonts w:cs="Arial"/>
        </w:rPr>
        <w:t>(</w:t>
      </w:r>
      <w:hyperlink r:id="rId44" w:history="1">
        <w:r w:rsidRPr="00B3249A">
          <w:rPr>
            <w:rStyle w:val="Hipervnculo"/>
            <w:rFonts w:cs="Arial"/>
            <w:color w:val="auto"/>
            <w:u w:val="none"/>
          </w:rPr>
          <w:t>https://www.ibm.com/cloud/watson-natural-language-classifier</w:t>
        </w:r>
      </w:hyperlink>
      <w:r w:rsidRPr="00B3249A">
        <w:rPr>
          <w:rFonts w:cs="Arial"/>
        </w:rPr>
        <w:t xml:space="preserve">) </w:t>
      </w:r>
      <w:r w:rsidRPr="008416F3">
        <w:rPr>
          <w:rFonts w:cs="Arial"/>
        </w:rPr>
        <w:t>es una herramienta que permite personalizar modelos de aprendizaje automático para analizar y etiquetar datos textuales.</w:t>
      </w:r>
    </w:p>
    <w:p w14:paraId="1AE870C0" w14:textId="77777777" w:rsidR="00073935" w:rsidRPr="008416F3" w:rsidRDefault="00073935" w:rsidP="00495D1B">
      <w:pPr>
        <w:pStyle w:val="Prrafodelista"/>
        <w:numPr>
          <w:ilvl w:val="0"/>
          <w:numId w:val="9"/>
        </w:numPr>
        <w:spacing w:before="240"/>
        <w:ind w:left="993"/>
        <w:rPr>
          <w:rFonts w:cs="Arial"/>
        </w:rPr>
      </w:pPr>
      <w:r w:rsidRPr="008416F3">
        <w:rPr>
          <w:rFonts w:cs="Arial"/>
          <w:i/>
          <w:iCs/>
        </w:rPr>
        <w:t xml:space="preserve">Amazon </w:t>
      </w:r>
      <w:proofErr w:type="spellStart"/>
      <w:r w:rsidRPr="001D0756">
        <w:rPr>
          <w:rFonts w:cs="Arial"/>
          <w:i/>
          <w:iCs/>
        </w:rPr>
        <w:t>Comprehend</w:t>
      </w:r>
      <w:proofErr w:type="spellEnd"/>
      <w:r w:rsidRPr="008416F3">
        <w:rPr>
          <w:rFonts w:cs="Arial"/>
          <w:i/>
          <w:iCs/>
        </w:rPr>
        <w:t>:</w:t>
      </w:r>
      <w:r w:rsidRPr="008416F3">
        <w:rPr>
          <w:rFonts w:cs="Arial"/>
        </w:rPr>
        <w:t xml:space="preserve"> El gigante tecnológico Amazon también ofrece herramientas para el análisis y procesamiento de corpus textuales. En su sitio web oficial</w:t>
      </w:r>
      <w:r w:rsidRPr="008416F3">
        <w:rPr>
          <w:rFonts w:cs="Arial"/>
        </w:rPr>
        <w:br/>
      </w:r>
      <w:r w:rsidRPr="00B3249A">
        <w:rPr>
          <w:rFonts w:cs="Arial"/>
        </w:rPr>
        <w:t>(</w:t>
      </w:r>
      <w:hyperlink r:id="rId45" w:history="1">
        <w:r w:rsidRPr="00B3249A">
          <w:rPr>
            <w:rStyle w:val="Hipervnculo"/>
            <w:rFonts w:cs="Arial"/>
            <w:color w:val="auto"/>
            <w:u w:val="none"/>
          </w:rPr>
          <w:t>https://aws.amazon.com/es/comprehend/</w:t>
        </w:r>
      </w:hyperlink>
      <w:r w:rsidRPr="00B3249A">
        <w:rPr>
          <w:rFonts w:cs="Arial"/>
        </w:rPr>
        <w:t xml:space="preserve">) </w:t>
      </w:r>
      <w:r w:rsidRPr="008416F3">
        <w:rPr>
          <w:rFonts w:cs="Arial"/>
        </w:rPr>
        <w:t xml:space="preserve">mencionan que “Amazon </w:t>
      </w:r>
      <w:proofErr w:type="spellStart"/>
      <w:r w:rsidRPr="001D0756">
        <w:rPr>
          <w:rFonts w:cs="Arial"/>
        </w:rPr>
        <w:t>Comprehend</w:t>
      </w:r>
      <w:proofErr w:type="spellEnd"/>
      <w:r w:rsidRPr="008416F3">
        <w:rPr>
          <w:rFonts w:cs="Arial"/>
        </w:rPr>
        <w:t xml:space="preserve"> utiliza el aprendizaje automático para ayudar a descubrir la información y las relaciones en sus datos no estructurados. El servicio identifica el idioma del texto; extrae frases, nombres de lugares, personas, marcas o eventos clave; comprende el grado de positividad o negatividad del texto; lo analiza mediante </w:t>
      </w:r>
      <w:proofErr w:type="spellStart"/>
      <w:r w:rsidRPr="008416F3">
        <w:rPr>
          <w:rFonts w:cs="Arial"/>
        </w:rPr>
        <w:t>tokenización</w:t>
      </w:r>
      <w:proofErr w:type="spellEnd"/>
      <w:r w:rsidRPr="008416F3">
        <w:rPr>
          <w:rFonts w:cs="Arial"/>
        </w:rPr>
        <w:t xml:space="preserve"> y categorías gramaticales; y organiza automáticamente una colección de archivos de texto por tema.” Igual que las herramientas anteriores, esta también es de pago y sus precios varían de acuerdo a la cantidad de texto que se desea procesar.</w:t>
      </w:r>
    </w:p>
    <w:p w14:paraId="623A30B8" w14:textId="77777777" w:rsidR="00073935" w:rsidRPr="008416F3" w:rsidRDefault="00073935" w:rsidP="00495D1B">
      <w:pPr>
        <w:pStyle w:val="Prrafodelista"/>
        <w:numPr>
          <w:ilvl w:val="0"/>
          <w:numId w:val="9"/>
        </w:numPr>
        <w:spacing w:before="240"/>
        <w:ind w:left="993"/>
        <w:rPr>
          <w:rFonts w:cs="Arial"/>
        </w:rPr>
      </w:pPr>
      <w:r w:rsidRPr="008416F3">
        <w:rPr>
          <w:rFonts w:cs="Arial"/>
          <w:i/>
          <w:iCs/>
        </w:rPr>
        <w:t>Google Cloud NLP:</w:t>
      </w:r>
      <w:r w:rsidRPr="008416F3">
        <w:rPr>
          <w:rFonts w:cs="Arial"/>
        </w:rPr>
        <w:t xml:space="preserve"> Otro gigante de la tecnología como lo es Google también ofrece herramientas que permiten el análisis de textos. En su sitio web oficial </w:t>
      </w:r>
      <w:r w:rsidRPr="00B3249A">
        <w:rPr>
          <w:rFonts w:cs="Arial"/>
        </w:rPr>
        <w:t>(</w:t>
      </w:r>
      <w:hyperlink r:id="rId46" w:history="1">
        <w:r w:rsidRPr="00B3249A">
          <w:rPr>
            <w:rStyle w:val="Hipervnculo"/>
            <w:rFonts w:cs="Arial"/>
            <w:color w:val="auto"/>
            <w:u w:val="none"/>
          </w:rPr>
          <w:t>https://cloud.google.com/natural-language</w:t>
        </w:r>
      </w:hyperlink>
      <w:r w:rsidRPr="00B3249A">
        <w:rPr>
          <w:rFonts w:cs="Arial"/>
        </w:rPr>
        <w:t xml:space="preserve">) </w:t>
      </w:r>
      <w:r w:rsidRPr="008416F3">
        <w:rPr>
          <w:rFonts w:cs="Arial"/>
        </w:rPr>
        <w:t xml:space="preserve">se destaca que “Natural </w:t>
      </w:r>
      <w:proofErr w:type="spellStart"/>
      <w:r w:rsidRPr="008416F3">
        <w:rPr>
          <w:rFonts w:cs="Arial"/>
        </w:rPr>
        <w:t>Language</w:t>
      </w:r>
      <w:proofErr w:type="spellEnd"/>
      <w:r w:rsidRPr="008416F3">
        <w:rPr>
          <w:rFonts w:cs="Arial"/>
        </w:rPr>
        <w:t xml:space="preserve"> usa el aprendizaje automático para revelar la estructura y el significado del texto. </w:t>
      </w:r>
      <w:r w:rsidRPr="008416F3">
        <w:rPr>
          <w:rFonts w:cs="Arial"/>
        </w:rPr>
        <w:lastRenderedPageBreak/>
        <w:t xml:space="preserve">Puedes extraer información sobre personas, lugares y eventos, y comprender mejor las opiniones de las redes sociales y las conversaciones de los clientes. Natural </w:t>
      </w:r>
      <w:proofErr w:type="spellStart"/>
      <w:r w:rsidRPr="001D0756">
        <w:rPr>
          <w:rFonts w:cs="Arial"/>
        </w:rPr>
        <w:t>Language</w:t>
      </w:r>
      <w:proofErr w:type="spellEnd"/>
      <w:r w:rsidRPr="008416F3">
        <w:rPr>
          <w:rFonts w:cs="Arial"/>
        </w:rPr>
        <w:t xml:space="preserve"> te permite analizar texto y, también, integrarlo a tu almacenamiento de documentos en Cloud Storage.” Los precios varían dependiendo de las funcionalidades que se usen.</w:t>
      </w:r>
    </w:p>
    <w:p w14:paraId="6D6BDACF" w14:textId="77777777" w:rsidR="00073935" w:rsidRDefault="00073935" w:rsidP="00073935">
      <w:pPr>
        <w:rPr>
          <w:rFonts w:cs="Arial"/>
        </w:rPr>
      </w:pPr>
      <w:r>
        <w:rPr>
          <w:rFonts w:cs="Arial"/>
        </w:rPr>
        <w:t xml:space="preserve">Existen otras empresas que han desarrollado herramientas como </w:t>
      </w:r>
      <w:proofErr w:type="spellStart"/>
      <w:r w:rsidRPr="001D0756">
        <w:rPr>
          <w:rFonts w:cs="Arial"/>
        </w:rPr>
        <w:t>Aylien</w:t>
      </w:r>
      <w:proofErr w:type="spellEnd"/>
      <w:r w:rsidRPr="001D0756">
        <w:rPr>
          <w:rFonts w:cs="Arial"/>
        </w:rPr>
        <w:t xml:space="preserve">, </w:t>
      </w:r>
      <w:proofErr w:type="spellStart"/>
      <w:r w:rsidRPr="001D0756">
        <w:rPr>
          <w:rFonts w:cs="Arial"/>
        </w:rPr>
        <w:t>Thematic</w:t>
      </w:r>
      <w:proofErr w:type="spellEnd"/>
      <w:r w:rsidRPr="001D0756">
        <w:rPr>
          <w:rFonts w:cs="Arial"/>
        </w:rPr>
        <w:t xml:space="preserve">, </w:t>
      </w:r>
      <w:proofErr w:type="spellStart"/>
      <w:r w:rsidRPr="001D0756">
        <w:rPr>
          <w:rFonts w:cs="Arial"/>
        </w:rPr>
        <w:t>MeaningCloud</w:t>
      </w:r>
      <w:proofErr w:type="spellEnd"/>
      <w:r w:rsidRPr="001D0756">
        <w:rPr>
          <w:rFonts w:cs="Arial"/>
        </w:rPr>
        <w:t xml:space="preserve">, </w:t>
      </w:r>
      <w:proofErr w:type="spellStart"/>
      <w:r w:rsidRPr="001D0756">
        <w:rPr>
          <w:rFonts w:cs="Arial"/>
        </w:rPr>
        <w:t>Lexalytics</w:t>
      </w:r>
      <w:proofErr w:type="spellEnd"/>
      <w:r w:rsidRPr="001D0756">
        <w:rPr>
          <w:rFonts w:cs="Arial"/>
        </w:rPr>
        <w:t xml:space="preserve"> </w:t>
      </w:r>
      <w:r>
        <w:rPr>
          <w:rFonts w:cs="Arial"/>
        </w:rPr>
        <w:t>entre otras. La gran mayoría de las herramientas mencionadas en este apartado son de pago y están orientadas a las PYMES y las grandes empresas. Aunque vale destacar que también ofrecen versiones o planes gratuitos con el objetivo de poder probar sus productos.</w:t>
      </w:r>
    </w:p>
    <w:p w14:paraId="5DB61A7A" w14:textId="77777777" w:rsidR="00073935" w:rsidRDefault="00073935" w:rsidP="00073935">
      <w:pPr>
        <w:ind w:firstLine="0"/>
        <w:rPr>
          <w:rFonts w:cs="Arial"/>
        </w:rPr>
        <w:sectPr w:rsidR="00073935" w:rsidSect="00A32AD2">
          <w:type w:val="continuous"/>
          <w:pgSz w:w="11906" w:h="16838" w:code="9"/>
          <w:pgMar w:top="1440" w:right="1440" w:bottom="1440" w:left="1440" w:header="720" w:footer="720" w:gutter="0"/>
          <w:cols w:space="720"/>
          <w:docGrid w:linePitch="360"/>
        </w:sectPr>
      </w:pPr>
      <w:r>
        <w:rPr>
          <w:rFonts w:cs="Arial"/>
        </w:rPr>
        <w:tab/>
        <w:t>Para finalizar esta sección, véase la tabla 4 en la cual se presenta un resumen comparativo de las herramientas de minería de texto ofertadas por las más grandes empresas tecnológicas.</w:t>
      </w:r>
    </w:p>
    <w:p w14:paraId="2E22AE16" w14:textId="23BDA91F" w:rsidR="00073935" w:rsidRPr="006F5865" w:rsidRDefault="00073935" w:rsidP="00022DD1">
      <w:pPr>
        <w:pStyle w:val="Descripcin"/>
        <w:keepNext/>
        <w:spacing w:after="0" w:line="480" w:lineRule="auto"/>
        <w:ind w:firstLine="0"/>
        <w:jc w:val="left"/>
        <w:rPr>
          <w:b/>
          <w:bCs/>
          <w:color w:val="auto"/>
          <w:sz w:val="20"/>
          <w:szCs w:val="20"/>
        </w:rPr>
      </w:pPr>
      <w:bookmarkStart w:id="57" w:name="_Toc61920252"/>
      <w:r w:rsidRPr="008B71E7">
        <w:rPr>
          <w:b/>
          <w:bCs/>
          <w:i w:val="0"/>
          <w:iCs w:val="0"/>
          <w:color w:val="auto"/>
        </w:rPr>
        <w:lastRenderedPageBreak/>
        <w:t xml:space="preserve">Tabla </w:t>
      </w:r>
      <w:commentRangeStart w:id="58"/>
      <w:r w:rsidRPr="008B71E7">
        <w:rPr>
          <w:b/>
          <w:bCs/>
          <w:i w:val="0"/>
          <w:iCs w:val="0"/>
          <w:color w:val="auto"/>
        </w:rPr>
        <w:fldChar w:fldCharType="begin"/>
      </w:r>
      <w:r w:rsidRPr="008B71E7">
        <w:rPr>
          <w:b/>
          <w:bCs/>
          <w:i w:val="0"/>
          <w:iCs w:val="0"/>
          <w:color w:val="auto"/>
        </w:rPr>
        <w:instrText xml:space="preserve"> SEQ Tabla \* ARABIC </w:instrText>
      </w:r>
      <w:r w:rsidRPr="008B71E7">
        <w:rPr>
          <w:b/>
          <w:bCs/>
          <w:i w:val="0"/>
          <w:iCs w:val="0"/>
          <w:color w:val="auto"/>
        </w:rPr>
        <w:fldChar w:fldCharType="separate"/>
      </w:r>
      <w:r w:rsidR="00A05DB3">
        <w:rPr>
          <w:b/>
          <w:bCs/>
          <w:i w:val="0"/>
          <w:iCs w:val="0"/>
          <w:noProof/>
          <w:color w:val="auto"/>
        </w:rPr>
        <w:t>5</w:t>
      </w:r>
      <w:r w:rsidRPr="008B71E7">
        <w:rPr>
          <w:b/>
          <w:bCs/>
          <w:i w:val="0"/>
          <w:iCs w:val="0"/>
          <w:color w:val="auto"/>
        </w:rPr>
        <w:fldChar w:fldCharType="end"/>
      </w:r>
      <w:commentRangeEnd w:id="58"/>
      <w:r w:rsidR="00E7070A" w:rsidRPr="006F5865">
        <w:rPr>
          <w:rStyle w:val="Refdecomentario"/>
          <w:i w:val="0"/>
          <w:iCs w:val="0"/>
          <w:color w:val="auto"/>
          <w:sz w:val="20"/>
          <w:szCs w:val="20"/>
        </w:rPr>
        <w:commentReference w:id="58"/>
      </w:r>
      <w:r w:rsidRPr="008B71E7">
        <w:rPr>
          <w:b/>
          <w:bCs/>
          <w:i w:val="0"/>
          <w:iCs w:val="0"/>
          <w:color w:val="auto"/>
        </w:rPr>
        <w:t>.</w:t>
      </w:r>
      <w:r w:rsidRPr="006F5865">
        <w:rPr>
          <w:b/>
          <w:bCs/>
          <w:i w:val="0"/>
          <w:iCs w:val="0"/>
          <w:color w:val="auto"/>
          <w:sz w:val="20"/>
          <w:szCs w:val="20"/>
        </w:rPr>
        <w:br/>
      </w:r>
      <w:r w:rsidRPr="006F5865">
        <w:rPr>
          <w:color w:val="auto"/>
          <w:sz w:val="20"/>
          <w:szCs w:val="20"/>
        </w:rPr>
        <w:t>Herramientas para la minería de texto</w:t>
      </w:r>
      <w:bookmarkEnd w:id="57"/>
    </w:p>
    <w:tbl>
      <w:tblPr>
        <w:tblStyle w:val="Tablaconcuadrcula"/>
        <w:tblW w:w="0" w:type="auto"/>
        <w:jc w:val="center"/>
        <w:tblLook w:val="04A0" w:firstRow="1" w:lastRow="0" w:firstColumn="1" w:lastColumn="0" w:noHBand="0" w:noVBand="1"/>
      </w:tblPr>
      <w:tblGrid>
        <w:gridCol w:w="1775"/>
        <w:gridCol w:w="1619"/>
        <w:gridCol w:w="2532"/>
        <w:gridCol w:w="3100"/>
      </w:tblGrid>
      <w:tr w:rsidR="00073935" w14:paraId="6F476854" w14:textId="77777777" w:rsidTr="00BA5224">
        <w:trPr>
          <w:trHeight w:hRule="exact" w:val="397"/>
          <w:jc w:val="center"/>
        </w:trPr>
        <w:tc>
          <w:tcPr>
            <w:tcW w:w="1775" w:type="dxa"/>
            <w:tcBorders>
              <w:left w:val="nil"/>
              <w:bottom w:val="single" w:sz="4" w:space="0" w:color="auto"/>
              <w:right w:val="nil"/>
            </w:tcBorders>
            <w:vAlign w:val="center"/>
          </w:tcPr>
          <w:p w14:paraId="037D4DD3" w14:textId="77777777" w:rsidR="00073935" w:rsidRPr="002D5406" w:rsidRDefault="00073935" w:rsidP="004B70EA">
            <w:pPr>
              <w:spacing w:line="480" w:lineRule="auto"/>
              <w:ind w:firstLine="0"/>
              <w:jc w:val="center"/>
              <w:rPr>
                <w:rFonts w:cs="Arial"/>
                <w:b/>
                <w:bCs/>
              </w:rPr>
            </w:pPr>
            <w:r w:rsidRPr="002D5406">
              <w:rPr>
                <w:rFonts w:cs="Arial"/>
                <w:b/>
                <w:bCs/>
              </w:rPr>
              <w:t>Herramienta</w:t>
            </w:r>
          </w:p>
        </w:tc>
        <w:tc>
          <w:tcPr>
            <w:tcW w:w="1619" w:type="dxa"/>
            <w:tcBorders>
              <w:left w:val="nil"/>
              <w:bottom w:val="single" w:sz="4" w:space="0" w:color="auto"/>
              <w:right w:val="nil"/>
            </w:tcBorders>
            <w:vAlign w:val="center"/>
          </w:tcPr>
          <w:p w14:paraId="791F443B" w14:textId="77777777" w:rsidR="00073935" w:rsidRPr="002D5406" w:rsidRDefault="00073935" w:rsidP="004B70EA">
            <w:pPr>
              <w:spacing w:line="480" w:lineRule="auto"/>
              <w:ind w:firstLine="0"/>
              <w:jc w:val="center"/>
              <w:rPr>
                <w:rFonts w:cs="Arial"/>
                <w:b/>
                <w:bCs/>
              </w:rPr>
            </w:pPr>
            <w:r w:rsidRPr="002D5406">
              <w:rPr>
                <w:rFonts w:cs="Arial"/>
                <w:b/>
                <w:bCs/>
              </w:rPr>
              <w:t>Empresa</w:t>
            </w:r>
          </w:p>
        </w:tc>
        <w:tc>
          <w:tcPr>
            <w:tcW w:w="2532" w:type="dxa"/>
            <w:tcBorders>
              <w:left w:val="nil"/>
              <w:bottom w:val="single" w:sz="4" w:space="0" w:color="auto"/>
              <w:right w:val="nil"/>
            </w:tcBorders>
            <w:vAlign w:val="center"/>
          </w:tcPr>
          <w:p w14:paraId="3F898E8F" w14:textId="77777777" w:rsidR="00073935" w:rsidRPr="002D5406" w:rsidRDefault="00073935" w:rsidP="009B3E1D">
            <w:pPr>
              <w:spacing w:line="480" w:lineRule="auto"/>
              <w:ind w:firstLine="0"/>
              <w:jc w:val="center"/>
              <w:rPr>
                <w:rFonts w:cs="Arial"/>
                <w:b/>
                <w:bCs/>
              </w:rPr>
            </w:pPr>
            <w:r w:rsidRPr="002D5406">
              <w:rPr>
                <w:rFonts w:cs="Arial"/>
                <w:b/>
                <w:bCs/>
              </w:rPr>
              <w:t>Que ofrece</w:t>
            </w:r>
          </w:p>
        </w:tc>
        <w:tc>
          <w:tcPr>
            <w:tcW w:w="3100" w:type="dxa"/>
            <w:tcBorders>
              <w:left w:val="nil"/>
              <w:bottom w:val="single" w:sz="4" w:space="0" w:color="auto"/>
              <w:right w:val="nil"/>
            </w:tcBorders>
            <w:vAlign w:val="center"/>
          </w:tcPr>
          <w:p w14:paraId="1B2ED8FF" w14:textId="77777777" w:rsidR="00073935" w:rsidRPr="002D5406" w:rsidRDefault="00073935" w:rsidP="009B3E1D">
            <w:pPr>
              <w:spacing w:line="480" w:lineRule="auto"/>
              <w:ind w:firstLine="0"/>
              <w:jc w:val="center"/>
              <w:rPr>
                <w:rFonts w:cs="Arial"/>
                <w:b/>
                <w:bCs/>
              </w:rPr>
            </w:pPr>
            <w:r w:rsidRPr="002D5406">
              <w:rPr>
                <w:rFonts w:cs="Arial"/>
                <w:b/>
                <w:bCs/>
              </w:rPr>
              <w:t>Precio</w:t>
            </w:r>
          </w:p>
        </w:tc>
      </w:tr>
      <w:tr w:rsidR="00073935" w14:paraId="5CABBF1D" w14:textId="77777777" w:rsidTr="00BA5224">
        <w:trPr>
          <w:jc w:val="center"/>
        </w:trPr>
        <w:tc>
          <w:tcPr>
            <w:tcW w:w="1775" w:type="dxa"/>
            <w:tcBorders>
              <w:left w:val="nil"/>
              <w:bottom w:val="single" w:sz="4" w:space="0" w:color="auto"/>
              <w:right w:val="nil"/>
            </w:tcBorders>
            <w:vAlign w:val="center"/>
          </w:tcPr>
          <w:p w14:paraId="217A597A" w14:textId="77777777" w:rsidR="00073935" w:rsidRDefault="00073935" w:rsidP="004D3DFE">
            <w:pPr>
              <w:spacing w:line="360" w:lineRule="auto"/>
              <w:ind w:firstLine="0"/>
              <w:rPr>
                <w:rFonts w:cs="Arial"/>
              </w:rPr>
            </w:pPr>
            <w:proofErr w:type="spellStart"/>
            <w:r w:rsidRPr="0096087B">
              <w:rPr>
                <w:rFonts w:cs="Arial"/>
              </w:rPr>
              <w:t>MonkeyLearn</w:t>
            </w:r>
            <w:proofErr w:type="spellEnd"/>
          </w:p>
        </w:tc>
        <w:tc>
          <w:tcPr>
            <w:tcW w:w="1619" w:type="dxa"/>
            <w:tcBorders>
              <w:left w:val="nil"/>
              <w:bottom w:val="single" w:sz="4" w:space="0" w:color="auto"/>
              <w:right w:val="nil"/>
            </w:tcBorders>
            <w:vAlign w:val="center"/>
          </w:tcPr>
          <w:p w14:paraId="6DC753A4" w14:textId="77777777" w:rsidR="00073935" w:rsidRDefault="00073935" w:rsidP="004D3DFE">
            <w:pPr>
              <w:spacing w:line="360" w:lineRule="auto"/>
              <w:ind w:firstLine="0"/>
              <w:rPr>
                <w:rFonts w:cs="Arial"/>
              </w:rPr>
            </w:pPr>
            <w:proofErr w:type="spellStart"/>
            <w:r w:rsidRPr="005A05DC">
              <w:rPr>
                <w:rFonts w:cs="Arial"/>
              </w:rPr>
              <w:t>MonkeyLearn</w:t>
            </w:r>
            <w:proofErr w:type="spellEnd"/>
          </w:p>
        </w:tc>
        <w:tc>
          <w:tcPr>
            <w:tcW w:w="2532" w:type="dxa"/>
            <w:tcBorders>
              <w:left w:val="nil"/>
              <w:bottom w:val="single" w:sz="4" w:space="0" w:color="auto"/>
              <w:right w:val="nil"/>
            </w:tcBorders>
          </w:tcPr>
          <w:p w14:paraId="12E0AEDF" w14:textId="77777777" w:rsidR="00073935" w:rsidRPr="000E34A9" w:rsidRDefault="00073935" w:rsidP="00022DD1">
            <w:pPr>
              <w:spacing w:line="360" w:lineRule="auto"/>
              <w:ind w:firstLine="0"/>
              <w:jc w:val="left"/>
              <w:rPr>
                <w:rFonts w:cs="Arial"/>
              </w:rPr>
            </w:pPr>
            <w:r w:rsidRPr="000E34A9">
              <w:rPr>
                <w:rFonts w:cs="Arial"/>
              </w:rPr>
              <w:t>Agrupación temática.</w:t>
            </w:r>
          </w:p>
          <w:p w14:paraId="50A150E4" w14:textId="77777777" w:rsidR="00073935" w:rsidRPr="000E34A9" w:rsidRDefault="00073935" w:rsidP="00022DD1">
            <w:pPr>
              <w:spacing w:line="360" w:lineRule="auto"/>
              <w:ind w:firstLine="0"/>
              <w:jc w:val="left"/>
              <w:rPr>
                <w:rFonts w:cs="Arial"/>
              </w:rPr>
            </w:pPr>
            <w:r w:rsidRPr="000E34A9">
              <w:rPr>
                <w:rFonts w:cs="Arial"/>
              </w:rPr>
              <w:t>Análisis de sentimientos.</w:t>
            </w:r>
          </w:p>
          <w:p w14:paraId="57A9174A" w14:textId="77777777" w:rsidR="00073935" w:rsidRPr="000E34A9" w:rsidRDefault="00073935" w:rsidP="00022DD1">
            <w:pPr>
              <w:spacing w:line="360" w:lineRule="auto"/>
              <w:ind w:firstLine="0"/>
              <w:jc w:val="left"/>
              <w:rPr>
                <w:rFonts w:cs="Arial"/>
              </w:rPr>
            </w:pPr>
            <w:r w:rsidRPr="000E34A9">
              <w:rPr>
                <w:rFonts w:cs="Arial"/>
              </w:rPr>
              <w:t>Análisis de texto.</w:t>
            </w:r>
          </w:p>
          <w:p w14:paraId="0CEF5145" w14:textId="77777777" w:rsidR="00073935" w:rsidRPr="000E34A9" w:rsidRDefault="00073935" w:rsidP="00022DD1">
            <w:pPr>
              <w:spacing w:line="360" w:lineRule="auto"/>
              <w:ind w:firstLine="0"/>
              <w:jc w:val="left"/>
              <w:rPr>
                <w:rFonts w:cs="Arial"/>
              </w:rPr>
            </w:pPr>
            <w:r w:rsidRPr="000E34A9">
              <w:rPr>
                <w:rFonts w:cs="Arial"/>
              </w:rPr>
              <w:t>Clasificación taxonómica.</w:t>
            </w:r>
          </w:p>
          <w:p w14:paraId="540D804F" w14:textId="083351BE" w:rsidR="00073935" w:rsidRPr="000E34A9" w:rsidRDefault="00073935" w:rsidP="00022DD1">
            <w:pPr>
              <w:spacing w:line="360" w:lineRule="auto"/>
              <w:ind w:firstLine="0"/>
              <w:jc w:val="left"/>
              <w:rPr>
                <w:rFonts w:cs="Arial"/>
              </w:rPr>
            </w:pPr>
            <w:r w:rsidRPr="000E34A9">
              <w:rPr>
                <w:rFonts w:cs="Arial"/>
              </w:rPr>
              <w:t xml:space="preserve">Consultas </w:t>
            </w:r>
            <w:r w:rsidR="00AA34AA" w:rsidRPr="000E34A9">
              <w:rPr>
                <w:rFonts w:cs="Arial"/>
              </w:rPr>
              <w:t>booleanas</w:t>
            </w:r>
            <w:r w:rsidRPr="000E34A9">
              <w:rPr>
                <w:rFonts w:cs="Arial"/>
              </w:rPr>
              <w:t>.</w:t>
            </w:r>
          </w:p>
          <w:p w14:paraId="2500320A" w14:textId="77777777" w:rsidR="00073935" w:rsidRPr="000E34A9" w:rsidRDefault="00073935" w:rsidP="00022DD1">
            <w:pPr>
              <w:spacing w:line="360" w:lineRule="auto"/>
              <w:ind w:firstLine="0"/>
              <w:jc w:val="left"/>
              <w:rPr>
                <w:rFonts w:cs="Arial"/>
              </w:rPr>
            </w:pPr>
            <w:r w:rsidRPr="000E34A9">
              <w:rPr>
                <w:rFonts w:cs="Arial"/>
              </w:rPr>
              <w:t>Detección del idioma.</w:t>
            </w:r>
          </w:p>
          <w:p w14:paraId="138C6D39" w14:textId="77777777" w:rsidR="00073935" w:rsidRPr="000E34A9" w:rsidRDefault="00073935" w:rsidP="00022DD1">
            <w:pPr>
              <w:spacing w:line="360" w:lineRule="auto"/>
              <w:ind w:firstLine="0"/>
              <w:jc w:val="left"/>
              <w:rPr>
                <w:rFonts w:cs="Arial"/>
              </w:rPr>
            </w:pPr>
            <w:r w:rsidRPr="000E34A9">
              <w:rPr>
                <w:rFonts w:cs="Arial"/>
              </w:rPr>
              <w:t>Etiquetado.</w:t>
            </w:r>
          </w:p>
          <w:p w14:paraId="0D46D10B" w14:textId="77777777" w:rsidR="00073935" w:rsidRPr="000E34A9" w:rsidRDefault="00073935" w:rsidP="00022DD1">
            <w:pPr>
              <w:spacing w:line="360" w:lineRule="auto"/>
              <w:ind w:firstLine="0"/>
              <w:jc w:val="left"/>
              <w:rPr>
                <w:rFonts w:cs="Arial"/>
              </w:rPr>
            </w:pPr>
            <w:r w:rsidRPr="000E34A9">
              <w:rPr>
                <w:rFonts w:cs="Arial"/>
              </w:rPr>
              <w:t>Filtrado de documentos.</w:t>
            </w:r>
          </w:p>
          <w:p w14:paraId="70CE4259" w14:textId="77777777" w:rsidR="00073935" w:rsidRPr="000E34A9" w:rsidRDefault="00073935" w:rsidP="00022DD1">
            <w:pPr>
              <w:spacing w:line="360" w:lineRule="auto"/>
              <w:ind w:firstLine="0"/>
              <w:jc w:val="left"/>
              <w:rPr>
                <w:rFonts w:cs="Arial"/>
              </w:rPr>
            </w:pPr>
            <w:r w:rsidRPr="000E34A9">
              <w:rPr>
                <w:rFonts w:cs="Arial"/>
              </w:rPr>
              <w:t>Modelado predictivo.</w:t>
            </w:r>
          </w:p>
          <w:p w14:paraId="33D448BE" w14:textId="77777777" w:rsidR="00073935" w:rsidRPr="000E34A9" w:rsidRDefault="00073935" w:rsidP="00022DD1">
            <w:pPr>
              <w:spacing w:line="360" w:lineRule="auto"/>
              <w:ind w:firstLine="0"/>
              <w:jc w:val="left"/>
              <w:rPr>
                <w:rFonts w:cs="Arial"/>
              </w:rPr>
            </w:pPr>
            <w:r w:rsidRPr="000E34A9">
              <w:rPr>
                <w:rFonts w:cs="Arial"/>
              </w:rPr>
              <w:t>Presentación gráfica de datos.</w:t>
            </w:r>
          </w:p>
          <w:p w14:paraId="71F776F7" w14:textId="77777777" w:rsidR="00073935" w:rsidRPr="000E34A9" w:rsidRDefault="00073935" w:rsidP="00022DD1">
            <w:pPr>
              <w:spacing w:line="360" w:lineRule="auto"/>
              <w:ind w:firstLine="0"/>
              <w:jc w:val="left"/>
              <w:rPr>
                <w:rFonts w:cs="Arial"/>
              </w:rPr>
            </w:pPr>
            <w:r w:rsidRPr="000E34A9">
              <w:rPr>
                <w:rFonts w:cs="Arial"/>
              </w:rPr>
              <w:t>Resumen.</w:t>
            </w:r>
          </w:p>
        </w:tc>
        <w:tc>
          <w:tcPr>
            <w:tcW w:w="3100" w:type="dxa"/>
            <w:tcBorders>
              <w:left w:val="nil"/>
              <w:bottom w:val="single" w:sz="4" w:space="0" w:color="auto"/>
              <w:right w:val="nil"/>
            </w:tcBorders>
          </w:tcPr>
          <w:p w14:paraId="3D9BC8AF" w14:textId="6DC244E7" w:rsidR="00073935" w:rsidRPr="00C14762" w:rsidRDefault="00073935" w:rsidP="00022DD1">
            <w:pPr>
              <w:spacing w:before="240" w:line="360" w:lineRule="auto"/>
              <w:ind w:firstLine="0"/>
              <w:jc w:val="left"/>
              <w:rPr>
                <w:rFonts w:cs="Arial"/>
              </w:rPr>
            </w:pPr>
            <w:r w:rsidRPr="00C14762">
              <w:rPr>
                <w:rFonts w:cs="Arial"/>
              </w:rPr>
              <w:t>Para equi</w:t>
            </w:r>
            <w:r>
              <w:rPr>
                <w:rFonts w:cs="Arial"/>
              </w:rPr>
              <w:t>p</w:t>
            </w:r>
            <w:r w:rsidRPr="00C14762">
              <w:rPr>
                <w:rFonts w:cs="Arial"/>
              </w:rPr>
              <w:t xml:space="preserve">os </w:t>
            </w:r>
            <w:r w:rsidR="009476B8">
              <w:rPr>
                <w:rFonts w:cs="Arial"/>
              </w:rPr>
              <w:t>$</w:t>
            </w:r>
            <w:r w:rsidRPr="00C14762">
              <w:rPr>
                <w:rFonts w:cs="Arial"/>
              </w:rPr>
              <w:t>299 al mes</w:t>
            </w:r>
            <w:r>
              <w:rPr>
                <w:rFonts w:cs="Arial"/>
              </w:rPr>
              <w:t>.</w:t>
            </w:r>
          </w:p>
          <w:p w14:paraId="1C6EAB3B" w14:textId="50DA3C3E" w:rsidR="00073935" w:rsidRPr="00C14762" w:rsidRDefault="00073935" w:rsidP="00022DD1">
            <w:pPr>
              <w:spacing w:line="360" w:lineRule="auto"/>
              <w:ind w:firstLine="0"/>
              <w:jc w:val="left"/>
              <w:rPr>
                <w:rFonts w:cs="Arial"/>
              </w:rPr>
            </w:pPr>
            <w:r w:rsidRPr="00C14762">
              <w:rPr>
                <w:rFonts w:cs="Arial"/>
              </w:rPr>
              <w:t xml:space="preserve">Para negocios </w:t>
            </w:r>
            <w:r w:rsidR="009476B8">
              <w:rPr>
                <w:rFonts w:cs="Arial"/>
              </w:rPr>
              <w:t>$</w:t>
            </w:r>
            <w:r w:rsidRPr="00C14762">
              <w:rPr>
                <w:rFonts w:cs="Arial"/>
              </w:rPr>
              <w:t>999 al mes</w:t>
            </w:r>
            <w:r>
              <w:rPr>
                <w:rFonts w:cs="Arial"/>
              </w:rPr>
              <w:t>.</w:t>
            </w:r>
          </w:p>
        </w:tc>
      </w:tr>
      <w:tr w:rsidR="00073935" w14:paraId="186F8B25" w14:textId="77777777" w:rsidTr="00007C2E">
        <w:trPr>
          <w:jc w:val="center"/>
        </w:trPr>
        <w:tc>
          <w:tcPr>
            <w:tcW w:w="1775" w:type="dxa"/>
            <w:tcBorders>
              <w:left w:val="nil"/>
              <w:bottom w:val="nil"/>
              <w:right w:val="nil"/>
            </w:tcBorders>
            <w:vAlign w:val="center"/>
          </w:tcPr>
          <w:p w14:paraId="43CF9CB8" w14:textId="77777777" w:rsidR="00073935" w:rsidRDefault="00073935" w:rsidP="004D3DFE">
            <w:pPr>
              <w:spacing w:line="360" w:lineRule="auto"/>
              <w:ind w:firstLine="0"/>
              <w:rPr>
                <w:rFonts w:cs="Arial"/>
              </w:rPr>
            </w:pPr>
            <w:r w:rsidRPr="0096087B">
              <w:rPr>
                <w:rFonts w:cs="Arial"/>
              </w:rPr>
              <w:t>IBM Watson</w:t>
            </w:r>
          </w:p>
        </w:tc>
        <w:tc>
          <w:tcPr>
            <w:tcW w:w="1619" w:type="dxa"/>
            <w:tcBorders>
              <w:left w:val="nil"/>
              <w:bottom w:val="nil"/>
              <w:right w:val="nil"/>
            </w:tcBorders>
            <w:vAlign w:val="center"/>
          </w:tcPr>
          <w:p w14:paraId="0EBC08E0" w14:textId="77777777" w:rsidR="00073935" w:rsidRDefault="00073935" w:rsidP="004D3DFE">
            <w:pPr>
              <w:spacing w:line="360" w:lineRule="auto"/>
              <w:ind w:firstLine="0"/>
              <w:rPr>
                <w:rFonts w:cs="Arial"/>
              </w:rPr>
            </w:pPr>
            <w:r>
              <w:rPr>
                <w:rFonts w:cs="Arial"/>
              </w:rPr>
              <w:t>IBM</w:t>
            </w:r>
          </w:p>
        </w:tc>
        <w:tc>
          <w:tcPr>
            <w:tcW w:w="2532" w:type="dxa"/>
            <w:tcBorders>
              <w:left w:val="nil"/>
              <w:bottom w:val="nil"/>
              <w:right w:val="nil"/>
            </w:tcBorders>
          </w:tcPr>
          <w:p w14:paraId="5EAD3E88" w14:textId="77777777" w:rsidR="00073935" w:rsidRPr="000E34A9" w:rsidRDefault="00073935" w:rsidP="00022DD1">
            <w:pPr>
              <w:spacing w:line="360" w:lineRule="auto"/>
              <w:ind w:firstLine="0"/>
              <w:jc w:val="left"/>
              <w:rPr>
                <w:rFonts w:cs="Arial"/>
              </w:rPr>
            </w:pPr>
            <w:r w:rsidRPr="000E34A9">
              <w:rPr>
                <w:rFonts w:cs="Arial"/>
              </w:rPr>
              <w:t>Análisis de texto.</w:t>
            </w:r>
          </w:p>
          <w:p w14:paraId="3744DA59" w14:textId="77777777" w:rsidR="00073935" w:rsidRPr="000E34A9" w:rsidRDefault="00073935" w:rsidP="00022DD1">
            <w:pPr>
              <w:spacing w:line="360" w:lineRule="auto"/>
              <w:ind w:firstLine="0"/>
              <w:jc w:val="left"/>
              <w:rPr>
                <w:rFonts w:cs="Arial"/>
              </w:rPr>
            </w:pPr>
            <w:r w:rsidRPr="000E34A9">
              <w:rPr>
                <w:rFonts w:cs="Arial"/>
              </w:rPr>
              <w:t>Extracción de metadatos de contenido.</w:t>
            </w:r>
          </w:p>
          <w:p w14:paraId="6779543B" w14:textId="77777777" w:rsidR="00073935" w:rsidRPr="000E34A9" w:rsidRDefault="00073935" w:rsidP="00022DD1">
            <w:pPr>
              <w:spacing w:line="360" w:lineRule="auto"/>
              <w:ind w:firstLine="0"/>
              <w:jc w:val="left"/>
              <w:rPr>
                <w:rFonts w:cs="Arial"/>
              </w:rPr>
            </w:pPr>
            <w:r w:rsidRPr="000E34A9">
              <w:rPr>
                <w:rFonts w:cs="Arial"/>
              </w:rPr>
              <w:t>Categorización de contenido.</w:t>
            </w:r>
          </w:p>
          <w:p w14:paraId="34A15BB6" w14:textId="77777777" w:rsidR="00073935" w:rsidRPr="000E34A9" w:rsidRDefault="00073935" w:rsidP="00022DD1">
            <w:pPr>
              <w:spacing w:line="360" w:lineRule="auto"/>
              <w:ind w:firstLine="0"/>
              <w:jc w:val="left"/>
              <w:rPr>
                <w:rFonts w:cs="Arial"/>
              </w:rPr>
            </w:pPr>
            <w:r w:rsidRPr="000E34A9">
              <w:rPr>
                <w:rFonts w:cs="Arial"/>
              </w:rPr>
              <w:t>Identificación de conceptos de alto nivel.</w:t>
            </w:r>
          </w:p>
          <w:p w14:paraId="2D482DC2" w14:textId="77777777" w:rsidR="00073935" w:rsidRPr="000E34A9" w:rsidRDefault="00073935" w:rsidP="00022DD1">
            <w:pPr>
              <w:spacing w:line="360" w:lineRule="auto"/>
              <w:ind w:firstLine="0"/>
              <w:jc w:val="left"/>
              <w:rPr>
                <w:rFonts w:cs="Arial"/>
              </w:rPr>
            </w:pPr>
            <w:r w:rsidRPr="000E34A9">
              <w:rPr>
                <w:rFonts w:cs="Arial"/>
              </w:rPr>
              <w:t>Análisis de emociones.</w:t>
            </w:r>
          </w:p>
          <w:p w14:paraId="451040BF" w14:textId="77777777" w:rsidR="00073935" w:rsidRPr="000E34A9" w:rsidRDefault="00073935" w:rsidP="00022DD1">
            <w:pPr>
              <w:spacing w:line="360" w:lineRule="auto"/>
              <w:ind w:firstLine="0"/>
              <w:jc w:val="left"/>
              <w:rPr>
                <w:rFonts w:cs="Arial"/>
              </w:rPr>
            </w:pPr>
            <w:r w:rsidRPr="000E34A9">
              <w:rPr>
                <w:rFonts w:cs="Arial"/>
              </w:rPr>
              <w:t>Análisis de sentimientos.</w:t>
            </w:r>
          </w:p>
        </w:tc>
        <w:tc>
          <w:tcPr>
            <w:tcW w:w="3100" w:type="dxa"/>
            <w:tcBorders>
              <w:left w:val="nil"/>
              <w:bottom w:val="nil"/>
              <w:right w:val="nil"/>
            </w:tcBorders>
            <w:vAlign w:val="center"/>
          </w:tcPr>
          <w:p w14:paraId="1B90ADFD" w14:textId="77777777" w:rsidR="00073935" w:rsidRDefault="00073935" w:rsidP="00022DD1">
            <w:pPr>
              <w:spacing w:before="240" w:line="360" w:lineRule="auto"/>
              <w:ind w:firstLine="0"/>
              <w:jc w:val="left"/>
              <w:rPr>
                <w:rFonts w:cs="Arial"/>
              </w:rPr>
            </w:pPr>
            <w:r>
              <w:rPr>
                <w:rFonts w:cs="Arial"/>
              </w:rPr>
              <w:t>El precio se calcula de acuerdo a las unidades de datos que queramos procesar. Una unidad de datos es un grupo de 10000 caracteres o menos. $</w:t>
            </w:r>
            <w:r w:rsidRPr="00DD7E59">
              <w:rPr>
                <w:rFonts w:cs="Arial"/>
              </w:rPr>
              <w:t>0.003</w:t>
            </w:r>
            <w:r>
              <w:rPr>
                <w:rFonts w:cs="Arial"/>
              </w:rPr>
              <w:t xml:space="preserve"> es el costo por unidad de dato. Hay que recalcar que el costo por unidad varía de acuerdo al servicio que necesitemos.</w:t>
            </w:r>
          </w:p>
        </w:tc>
      </w:tr>
      <w:tr w:rsidR="00BA5224" w14:paraId="48FD2470" w14:textId="77777777" w:rsidTr="00007C2E">
        <w:trPr>
          <w:trHeight w:val="20"/>
          <w:jc w:val="center"/>
        </w:trPr>
        <w:tc>
          <w:tcPr>
            <w:tcW w:w="1775" w:type="dxa"/>
            <w:tcBorders>
              <w:top w:val="nil"/>
              <w:left w:val="nil"/>
              <w:bottom w:val="single" w:sz="4" w:space="0" w:color="auto"/>
              <w:right w:val="nil"/>
            </w:tcBorders>
            <w:vAlign w:val="center"/>
          </w:tcPr>
          <w:p w14:paraId="40AFB16C" w14:textId="39974FDB" w:rsidR="00BA5224" w:rsidRPr="001D0756" w:rsidRDefault="00BA5224" w:rsidP="00BA5224">
            <w:pPr>
              <w:spacing w:line="360" w:lineRule="auto"/>
              <w:ind w:firstLine="0"/>
              <w:jc w:val="center"/>
              <w:rPr>
                <w:rFonts w:cs="Arial"/>
              </w:rPr>
            </w:pPr>
          </w:p>
        </w:tc>
        <w:tc>
          <w:tcPr>
            <w:tcW w:w="1619" w:type="dxa"/>
            <w:tcBorders>
              <w:top w:val="nil"/>
              <w:left w:val="nil"/>
              <w:bottom w:val="single" w:sz="4" w:space="0" w:color="auto"/>
              <w:right w:val="nil"/>
            </w:tcBorders>
            <w:vAlign w:val="center"/>
          </w:tcPr>
          <w:p w14:paraId="2F3645E2" w14:textId="1942FAAC" w:rsidR="00BA5224" w:rsidRDefault="00BA5224" w:rsidP="00BA5224">
            <w:pPr>
              <w:spacing w:line="360" w:lineRule="auto"/>
              <w:ind w:firstLine="0"/>
              <w:jc w:val="center"/>
              <w:rPr>
                <w:rFonts w:cs="Arial"/>
              </w:rPr>
            </w:pPr>
          </w:p>
        </w:tc>
        <w:tc>
          <w:tcPr>
            <w:tcW w:w="2532" w:type="dxa"/>
            <w:tcBorders>
              <w:top w:val="nil"/>
              <w:left w:val="nil"/>
              <w:bottom w:val="single" w:sz="4" w:space="0" w:color="auto"/>
              <w:right w:val="nil"/>
            </w:tcBorders>
            <w:vAlign w:val="center"/>
          </w:tcPr>
          <w:p w14:paraId="2D98D5EE" w14:textId="77777777" w:rsidR="00BA5224" w:rsidRDefault="00BA5224" w:rsidP="00022DD1">
            <w:pPr>
              <w:spacing w:line="360" w:lineRule="auto"/>
              <w:ind w:firstLine="0"/>
              <w:jc w:val="left"/>
              <w:rPr>
                <w:rFonts w:cs="Arial"/>
              </w:rPr>
            </w:pPr>
          </w:p>
          <w:p w14:paraId="3B6B59D6" w14:textId="77777777" w:rsidR="00022DD1" w:rsidRDefault="00022DD1" w:rsidP="00022DD1">
            <w:pPr>
              <w:spacing w:line="360" w:lineRule="auto"/>
              <w:ind w:firstLine="0"/>
              <w:jc w:val="left"/>
              <w:rPr>
                <w:rFonts w:cs="Arial"/>
              </w:rPr>
            </w:pPr>
          </w:p>
          <w:p w14:paraId="7403E96B" w14:textId="77777777" w:rsidR="00022DD1" w:rsidRDefault="00022DD1" w:rsidP="00022DD1">
            <w:pPr>
              <w:spacing w:line="360" w:lineRule="auto"/>
              <w:ind w:firstLine="0"/>
              <w:jc w:val="left"/>
              <w:rPr>
                <w:rFonts w:cs="Arial"/>
              </w:rPr>
            </w:pPr>
          </w:p>
          <w:p w14:paraId="150320E9" w14:textId="77777777" w:rsidR="00022DD1" w:rsidRDefault="00022DD1" w:rsidP="00022DD1">
            <w:pPr>
              <w:spacing w:line="360" w:lineRule="auto"/>
              <w:ind w:firstLine="0"/>
              <w:jc w:val="left"/>
              <w:rPr>
                <w:rFonts w:cs="Arial"/>
              </w:rPr>
            </w:pPr>
          </w:p>
          <w:p w14:paraId="3D1C4375" w14:textId="77777777" w:rsidR="00022DD1" w:rsidRDefault="00022DD1" w:rsidP="00022DD1">
            <w:pPr>
              <w:spacing w:line="360" w:lineRule="auto"/>
              <w:ind w:firstLine="0"/>
              <w:jc w:val="left"/>
              <w:rPr>
                <w:rFonts w:cs="Arial"/>
              </w:rPr>
            </w:pPr>
          </w:p>
          <w:p w14:paraId="5023A87F" w14:textId="34124CE2" w:rsidR="00022DD1" w:rsidRPr="000E34A9" w:rsidRDefault="00022DD1" w:rsidP="00022DD1">
            <w:pPr>
              <w:spacing w:line="360" w:lineRule="auto"/>
              <w:ind w:firstLine="0"/>
              <w:jc w:val="left"/>
              <w:rPr>
                <w:rFonts w:cs="Arial"/>
              </w:rPr>
            </w:pPr>
          </w:p>
        </w:tc>
        <w:tc>
          <w:tcPr>
            <w:tcW w:w="3100" w:type="dxa"/>
            <w:tcBorders>
              <w:top w:val="nil"/>
              <w:left w:val="nil"/>
              <w:bottom w:val="single" w:sz="4" w:space="0" w:color="auto"/>
              <w:right w:val="nil"/>
            </w:tcBorders>
            <w:vAlign w:val="center"/>
          </w:tcPr>
          <w:p w14:paraId="0303EF3A" w14:textId="27BF50A2" w:rsidR="00BA5224" w:rsidRDefault="00BA5224" w:rsidP="00022DD1">
            <w:pPr>
              <w:spacing w:line="360" w:lineRule="auto"/>
              <w:ind w:firstLine="0"/>
              <w:jc w:val="left"/>
              <w:rPr>
                <w:rFonts w:cs="Arial"/>
              </w:rPr>
            </w:pPr>
          </w:p>
        </w:tc>
      </w:tr>
      <w:tr w:rsidR="00BE689A" w14:paraId="08D8EA27" w14:textId="77777777" w:rsidTr="00BE689A">
        <w:trPr>
          <w:jc w:val="center"/>
        </w:trPr>
        <w:tc>
          <w:tcPr>
            <w:tcW w:w="1775" w:type="dxa"/>
            <w:tcBorders>
              <w:left w:val="nil"/>
              <w:bottom w:val="single" w:sz="4" w:space="0" w:color="auto"/>
              <w:right w:val="nil"/>
            </w:tcBorders>
            <w:vAlign w:val="center"/>
          </w:tcPr>
          <w:p w14:paraId="70B23305" w14:textId="0475F0C7" w:rsidR="00BE689A" w:rsidRPr="00AA34AA" w:rsidRDefault="00BE689A" w:rsidP="00BE689A">
            <w:pPr>
              <w:spacing w:line="360" w:lineRule="auto"/>
              <w:ind w:firstLine="0"/>
              <w:jc w:val="center"/>
              <w:rPr>
                <w:rFonts w:cs="Arial"/>
                <w:lang w:val="en-US"/>
              </w:rPr>
            </w:pPr>
            <w:r w:rsidRPr="002D5406">
              <w:rPr>
                <w:rFonts w:cs="Arial"/>
                <w:b/>
                <w:bCs/>
              </w:rPr>
              <w:lastRenderedPageBreak/>
              <w:t>Herramienta</w:t>
            </w:r>
          </w:p>
        </w:tc>
        <w:tc>
          <w:tcPr>
            <w:tcW w:w="1619" w:type="dxa"/>
            <w:tcBorders>
              <w:left w:val="nil"/>
              <w:bottom w:val="single" w:sz="4" w:space="0" w:color="auto"/>
              <w:right w:val="nil"/>
            </w:tcBorders>
            <w:vAlign w:val="center"/>
          </w:tcPr>
          <w:p w14:paraId="7F5C46F1" w14:textId="3BA2AB81" w:rsidR="00BE689A" w:rsidRDefault="00BE689A" w:rsidP="00BE689A">
            <w:pPr>
              <w:spacing w:line="360" w:lineRule="auto"/>
              <w:ind w:firstLine="0"/>
              <w:jc w:val="center"/>
              <w:rPr>
                <w:rFonts w:cs="Arial"/>
              </w:rPr>
            </w:pPr>
            <w:r w:rsidRPr="002D5406">
              <w:rPr>
                <w:rFonts w:cs="Arial"/>
                <w:b/>
                <w:bCs/>
              </w:rPr>
              <w:t>Empresa</w:t>
            </w:r>
          </w:p>
        </w:tc>
        <w:tc>
          <w:tcPr>
            <w:tcW w:w="2532" w:type="dxa"/>
            <w:tcBorders>
              <w:left w:val="nil"/>
              <w:bottom w:val="single" w:sz="4" w:space="0" w:color="auto"/>
              <w:right w:val="nil"/>
            </w:tcBorders>
            <w:vAlign w:val="center"/>
          </w:tcPr>
          <w:p w14:paraId="121A7CC5" w14:textId="6A9A49F4" w:rsidR="00BE689A" w:rsidRPr="000E34A9" w:rsidRDefault="00BE689A" w:rsidP="00022DD1">
            <w:pPr>
              <w:spacing w:line="360" w:lineRule="auto"/>
              <w:ind w:firstLine="0"/>
              <w:jc w:val="left"/>
              <w:rPr>
                <w:rFonts w:cs="Arial"/>
              </w:rPr>
            </w:pPr>
            <w:r w:rsidRPr="002D5406">
              <w:rPr>
                <w:rFonts w:cs="Arial"/>
                <w:b/>
                <w:bCs/>
              </w:rPr>
              <w:t>Que ofrece</w:t>
            </w:r>
          </w:p>
        </w:tc>
        <w:tc>
          <w:tcPr>
            <w:tcW w:w="3100" w:type="dxa"/>
            <w:tcBorders>
              <w:left w:val="nil"/>
              <w:bottom w:val="single" w:sz="4" w:space="0" w:color="auto"/>
              <w:right w:val="nil"/>
            </w:tcBorders>
            <w:vAlign w:val="center"/>
          </w:tcPr>
          <w:p w14:paraId="1D3156BA" w14:textId="3C140A88" w:rsidR="00BE689A" w:rsidRDefault="00BE689A" w:rsidP="00022DD1">
            <w:pPr>
              <w:spacing w:line="360" w:lineRule="auto"/>
              <w:ind w:firstLine="0"/>
              <w:jc w:val="left"/>
              <w:rPr>
                <w:rFonts w:cs="Arial"/>
              </w:rPr>
            </w:pPr>
            <w:r w:rsidRPr="002D5406">
              <w:rPr>
                <w:rFonts w:cs="Arial"/>
                <w:b/>
                <w:bCs/>
              </w:rPr>
              <w:t>Precio</w:t>
            </w:r>
          </w:p>
        </w:tc>
      </w:tr>
      <w:tr w:rsidR="00BE689A" w14:paraId="68D920F8" w14:textId="77777777" w:rsidTr="00BA5224">
        <w:trPr>
          <w:jc w:val="center"/>
        </w:trPr>
        <w:tc>
          <w:tcPr>
            <w:tcW w:w="1775" w:type="dxa"/>
            <w:tcBorders>
              <w:left w:val="nil"/>
              <w:bottom w:val="single" w:sz="4" w:space="0" w:color="auto"/>
              <w:right w:val="nil"/>
            </w:tcBorders>
            <w:vAlign w:val="center"/>
          </w:tcPr>
          <w:p w14:paraId="0A39C1D1" w14:textId="77777777" w:rsidR="00BE689A" w:rsidRPr="00AA34AA" w:rsidRDefault="00BE689A" w:rsidP="00BE689A">
            <w:pPr>
              <w:spacing w:line="360" w:lineRule="auto"/>
              <w:ind w:firstLine="0"/>
              <w:rPr>
                <w:rFonts w:cs="Arial"/>
                <w:lang w:val="en-US"/>
              </w:rPr>
            </w:pPr>
            <w:r w:rsidRPr="00AA34AA">
              <w:rPr>
                <w:rFonts w:cs="Arial"/>
                <w:lang w:val="en-US"/>
              </w:rPr>
              <w:t>Amazon Comprehend</w:t>
            </w:r>
          </w:p>
        </w:tc>
        <w:tc>
          <w:tcPr>
            <w:tcW w:w="1619" w:type="dxa"/>
            <w:tcBorders>
              <w:left w:val="nil"/>
              <w:bottom w:val="single" w:sz="4" w:space="0" w:color="auto"/>
              <w:right w:val="nil"/>
            </w:tcBorders>
            <w:vAlign w:val="center"/>
          </w:tcPr>
          <w:p w14:paraId="64CD2B51" w14:textId="77777777" w:rsidR="00BE689A" w:rsidRDefault="00BE689A" w:rsidP="00BE689A">
            <w:pPr>
              <w:spacing w:line="360" w:lineRule="auto"/>
              <w:ind w:firstLine="0"/>
              <w:rPr>
                <w:rFonts w:cs="Arial"/>
              </w:rPr>
            </w:pPr>
            <w:r>
              <w:rPr>
                <w:rFonts w:cs="Arial"/>
              </w:rPr>
              <w:t>Amazon</w:t>
            </w:r>
          </w:p>
        </w:tc>
        <w:tc>
          <w:tcPr>
            <w:tcW w:w="2532" w:type="dxa"/>
            <w:tcBorders>
              <w:left w:val="nil"/>
              <w:bottom w:val="single" w:sz="4" w:space="0" w:color="auto"/>
              <w:right w:val="nil"/>
            </w:tcBorders>
          </w:tcPr>
          <w:p w14:paraId="2E03ABB4" w14:textId="77777777" w:rsidR="00BE689A" w:rsidRPr="000E34A9" w:rsidRDefault="00BE689A" w:rsidP="00022DD1">
            <w:pPr>
              <w:spacing w:line="360" w:lineRule="auto"/>
              <w:ind w:firstLine="0"/>
              <w:jc w:val="left"/>
              <w:rPr>
                <w:rFonts w:cs="Arial"/>
              </w:rPr>
            </w:pPr>
            <w:r w:rsidRPr="000E34A9">
              <w:rPr>
                <w:rFonts w:cs="Arial"/>
              </w:rPr>
              <w:t>Extracción de frases claves.</w:t>
            </w:r>
          </w:p>
          <w:p w14:paraId="5DDED3BB" w14:textId="77777777" w:rsidR="00BE689A" w:rsidRPr="000E34A9" w:rsidRDefault="00BE689A" w:rsidP="00022DD1">
            <w:pPr>
              <w:spacing w:line="360" w:lineRule="auto"/>
              <w:ind w:firstLine="0"/>
              <w:jc w:val="left"/>
              <w:rPr>
                <w:rFonts w:cs="Arial"/>
              </w:rPr>
            </w:pPr>
            <w:r w:rsidRPr="000E34A9">
              <w:rPr>
                <w:rFonts w:cs="Arial"/>
              </w:rPr>
              <w:t>Análisis de opiniones.</w:t>
            </w:r>
          </w:p>
          <w:p w14:paraId="486DA7BE" w14:textId="77777777" w:rsidR="00BE689A" w:rsidRPr="000E34A9" w:rsidRDefault="00BE689A" w:rsidP="00022DD1">
            <w:pPr>
              <w:spacing w:line="360" w:lineRule="auto"/>
              <w:ind w:firstLine="0"/>
              <w:jc w:val="left"/>
              <w:rPr>
                <w:rFonts w:cs="Arial"/>
              </w:rPr>
            </w:pPr>
            <w:r w:rsidRPr="000E34A9">
              <w:rPr>
                <w:rFonts w:cs="Arial"/>
              </w:rPr>
              <w:t>Análisis sintáctico.</w:t>
            </w:r>
          </w:p>
          <w:p w14:paraId="31C8F2B3" w14:textId="77777777" w:rsidR="00BE689A" w:rsidRPr="000E34A9" w:rsidRDefault="00BE689A" w:rsidP="00022DD1">
            <w:pPr>
              <w:spacing w:line="360" w:lineRule="auto"/>
              <w:ind w:firstLine="0"/>
              <w:jc w:val="left"/>
              <w:rPr>
                <w:rFonts w:cs="Arial"/>
              </w:rPr>
            </w:pPr>
            <w:r w:rsidRPr="000E34A9">
              <w:rPr>
                <w:rFonts w:cs="Arial"/>
              </w:rPr>
              <w:t>Reconocimiento de entidad.</w:t>
            </w:r>
          </w:p>
          <w:p w14:paraId="05138C3B" w14:textId="77777777" w:rsidR="00BE689A" w:rsidRPr="000E34A9" w:rsidRDefault="00BE689A" w:rsidP="00022DD1">
            <w:pPr>
              <w:spacing w:line="360" w:lineRule="auto"/>
              <w:ind w:firstLine="0"/>
              <w:jc w:val="left"/>
              <w:rPr>
                <w:rFonts w:cs="Arial"/>
              </w:rPr>
            </w:pPr>
            <w:r w:rsidRPr="000E34A9">
              <w:rPr>
                <w:rFonts w:cs="Arial"/>
              </w:rPr>
              <w:t>Detección de idioma</w:t>
            </w:r>
          </w:p>
          <w:p w14:paraId="59F766AF" w14:textId="77777777" w:rsidR="00BE689A" w:rsidRPr="000E34A9" w:rsidRDefault="00BE689A" w:rsidP="00022DD1">
            <w:pPr>
              <w:spacing w:line="360" w:lineRule="auto"/>
              <w:ind w:firstLine="0"/>
              <w:jc w:val="left"/>
              <w:rPr>
                <w:rFonts w:cs="Arial"/>
              </w:rPr>
            </w:pPr>
            <w:r w:rsidRPr="000E34A9">
              <w:rPr>
                <w:rFonts w:cs="Arial"/>
              </w:rPr>
              <w:t>Clasificación personalizada.</w:t>
            </w:r>
          </w:p>
          <w:p w14:paraId="032B2AB5" w14:textId="77777777" w:rsidR="00BE689A" w:rsidRPr="000E34A9" w:rsidRDefault="00BE689A" w:rsidP="00022DD1">
            <w:pPr>
              <w:spacing w:line="360" w:lineRule="auto"/>
              <w:ind w:firstLine="0"/>
              <w:jc w:val="left"/>
              <w:rPr>
                <w:rFonts w:cs="Arial"/>
              </w:rPr>
            </w:pPr>
            <w:r w:rsidRPr="000E34A9">
              <w:rPr>
                <w:rFonts w:cs="Arial"/>
              </w:rPr>
              <w:t>Modelado de tema.</w:t>
            </w:r>
          </w:p>
          <w:p w14:paraId="2A122125" w14:textId="77777777" w:rsidR="00BE689A" w:rsidRPr="000E34A9" w:rsidRDefault="00BE689A" w:rsidP="00022DD1">
            <w:pPr>
              <w:spacing w:line="360" w:lineRule="auto"/>
              <w:ind w:firstLine="0"/>
              <w:jc w:val="left"/>
              <w:rPr>
                <w:rFonts w:cs="Arial"/>
              </w:rPr>
            </w:pPr>
            <w:r w:rsidRPr="000E34A9">
              <w:rPr>
                <w:rFonts w:cs="Arial"/>
              </w:rPr>
              <w:t>Compatibilidad con varios idiomas.</w:t>
            </w:r>
          </w:p>
          <w:p w14:paraId="148E558C" w14:textId="77777777" w:rsidR="00BE689A" w:rsidRPr="000E34A9" w:rsidRDefault="00BE689A" w:rsidP="00022DD1">
            <w:pPr>
              <w:spacing w:line="360" w:lineRule="auto"/>
              <w:ind w:firstLine="0"/>
              <w:jc w:val="left"/>
              <w:rPr>
                <w:rFonts w:cs="Arial"/>
              </w:rPr>
            </w:pPr>
            <w:r w:rsidRPr="000E34A9">
              <w:rPr>
                <w:rFonts w:cs="Arial"/>
              </w:rPr>
              <w:t>Comprensión de datos médicos.</w:t>
            </w:r>
          </w:p>
        </w:tc>
        <w:tc>
          <w:tcPr>
            <w:tcW w:w="3100" w:type="dxa"/>
            <w:tcBorders>
              <w:left w:val="nil"/>
              <w:bottom w:val="single" w:sz="4" w:space="0" w:color="auto"/>
              <w:right w:val="nil"/>
            </w:tcBorders>
          </w:tcPr>
          <w:p w14:paraId="3374A2D1" w14:textId="77777777" w:rsidR="00BE689A" w:rsidRDefault="00BE689A" w:rsidP="00022DD1">
            <w:pPr>
              <w:spacing w:line="360" w:lineRule="auto"/>
              <w:ind w:firstLine="0"/>
              <w:jc w:val="left"/>
              <w:rPr>
                <w:rFonts w:cs="Arial"/>
              </w:rPr>
            </w:pPr>
            <w:r>
              <w:rPr>
                <w:rFonts w:cs="Arial"/>
              </w:rPr>
              <w:t>El precio se calcula de acuerdo con las unidades que necesitamos procesar. Una unidad corresponde a 100 caracteres. $</w:t>
            </w:r>
            <w:r w:rsidRPr="00DD3980">
              <w:rPr>
                <w:rFonts w:cs="Arial"/>
              </w:rPr>
              <w:t>0,0001</w:t>
            </w:r>
            <w:r>
              <w:rPr>
                <w:rFonts w:cs="Arial"/>
              </w:rPr>
              <w:t xml:space="preserve"> es el costo por unidad. Hay que recalcar que el costo por unidad varía de acuerdo al servicio que necesitemos.</w:t>
            </w:r>
          </w:p>
          <w:p w14:paraId="1C97064B" w14:textId="77777777" w:rsidR="00BE689A" w:rsidRDefault="00BE689A" w:rsidP="00022DD1">
            <w:pPr>
              <w:spacing w:line="360" w:lineRule="auto"/>
              <w:jc w:val="left"/>
              <w:rPr>
                <w:rFonts w:cs="Arial"/>
              </w:rPr>
            </w:pPr>
          </w:p>
        </w:tc>
      </w:tr>
      <w:tr w:rsidR="00BE689A" w14:paraId="709BCDC2" w14:textId="77777777" w:rsidTr="00BA5224">
        <w:trPr>
          <w:jc w:val="center"/>
        </w:trPr>
        <w:tc>
          <w:tcPr>
            <w:tcW w:w="1775" w:type="dxa"/>
            <w:tcBorders>
              <w:left w:val="nil"/>
              <w:right w:val="nil"/>
            </w:tcBorders>
            <w:vAlign w:val="center"/>
          </w:tcPr>
          <w:p w14:paraId="6CD2ACFF" w14:textId="77777777" w:rsidR="00BE689A" w:rsidRDefault="00BE689A" w:rsidP="00BE689A">
            <w:pPr>
              <w:spacing w:line="360" w:lineRule="auto"/>
              <w:ind w:firstLine="0"/>
              <w:rPr>
                <w:rFonts w:cs="Arial"/>
              </w:rPr>
            </w:pPr>
            <w:r w:rsidRPr="0096087B">
              <w:rPr>
                <w:rFonts w:cs="Arial"/>
              </w:rPr>
              <w:t>Google Cloud NLP</w:t>
            </w:r>
          </w:p>
        </w:tc>
        <w:tc>
          <w:tcPr>
            <w:tcW w:w="1619" w:type="dxa"/>
            <w:tcBorders>
              <w:left w:val="nil"/>
              <w:right w:val="nil"/>
            </w:tcBorders>
            <w:vAlign w:val="center"/>
          </w:tcPr>
          <w:p w14:paraId="6943A9D8" w14:textId="77777777" w:rsidR="00BE689A" w:rsidRDefault="00BE689A" w:rsidP="00BE689A">
            <w:pPr>
              <w:spacing w:line="360" w:lineRule="auto"/>
              <w:ind w:firstLine="0"/>
              <w:rPr>
                <w:rFonts w:cs="Arial"/>
              </w:rPr>
            </w:pPr>
            <w:r>
              <w:rPr>
                <w:rFonts w:cs="Arial"/>
              </w:rPr>
              <w:t>Google</w:t>
            </w:r>
          </w:p>
        </w:tc>
        <w:tc>
          <w:tcPr>
            <w:tcW w:w="2532" w:type="dxa"/>
            <w:tcBorders>
              <w:left w:val="nil"/>
              <w:right w:val="nil"/>
            </w:tcBorders>
          </w:tcPr>
          <w:p w14:paraId="63D7C35F" w14:textId="77777777" w:rsidR="00BE689A" w:rsidRPr="000E34A9" w:rsidRDefault="00BE689A" w:rsidP="00022DD1">
            <w:pPr>
              <w:spacing w:line="360" w:lineRule="auto"/>
              <w:ind w:firstLine="0"/>
              <w:jc w:val="left"/>
              <w:rPr>
                <w:rFonts w:cs="Arial"/>
              </w:rPr>
            </w:pPr>
            <w:r w:rsidRPr="000E34A9">
              <w:rPr>
                <w:rFonts w:cs="Arial"/>
              </w:rPr>
              <w:t>Análisis sintáctico</w:t>
            </w:r>
            <w:r>
              <w:rPr>
                <w:rFonts w:cs="Arial"/>
              </w:rPr>
              <w:t>.</w:t>
            </w:r>
          </w:p>
          <w:p w14:paraId="676EEFAC" w14:textId="77777777" w:rsidR="00BE689A" w:rsidRPr="000E34A9" w:rsidRDefault="00BE689A" w:rsidP="00022DD1">
            <w:pPr>
              <w:spacing w:line="360" w:lineRule="auto"/>
              <w:ind w:firstLine="0"/>
              <w:jc w:val="left"/>
              <w:rPr>
                <w:rFonts w:cs="Arial"/>
              </w:rPr>
            </w:pPr>
            <w:r w:rsidRPr="000E34A9">
              <w:rPr>
                <w:rFonts w:cs="Arial"/>
              </w:rPr>
              <w:t>Análisis de entidades</w:t>
            </w:r>
            <w:r>
              <w:rPr>
                <w:rFonts w:cs="Arial"/>
              </w:rPr>
              <w:t>.</w:t>
            </w:r>
          </w:p>
          <w:p w14:paraId="25ED835C" w14:textId="77777777" w:rsidR="00BE689A" w:rsidRPr="000E34A9" w:rsidRDefault="00BE689A" w:rsidP="00022DD1">
            <w:pPr>
              <w:spacing w:line="360" w:lineRule="auto"/>
              <w:ind w:firstLine="0"/>
              <w:jc w:val="left"/>
              <w:rPr>
                <w:rFonts w:cs="Arial"/>
              </w:rPr>
            </w:pPr>
            <w:r w:rsidRPr="000E34A9">
              <w:rPr>
                <w:rFonts w:cs="Arial"/>
              </w:rPr>
              <w:t>Extracción de entidades personalizadas</w:t>
            </w:r>
            <w:r>
              <w:rPr>
                <w:rFonts w:cs="Arial"/>
              </w:rPr>
              <w:t>.</w:t>
            </w:r>
          </w:p>
          <w:p w14:paraId="23D52D27" w14:textId="77777777" w:rsidR="00BE689A" w:rsidRPr="000E34A9" w:rsidRDefault="00BE689A" w:rsidP="00022DD1">
            <w:pPr>
              <w:spacing w:line="360" w:lineRule="auto"/>
              <w:ind w:firstLine="0"/>
              <w:jc w:val="left"/>
              <w:rPr>
                <w:rFonts w:cs="Arial"/>
              </w:rPr>
            </w:pPr>
            <w:r w:rsidRPr="000E34A9">
              <w:rPr>
                <w:rFonts w:cs="Arial"/>
              </w:rPr>
              <w:t>Análisis de opiniones</w:t>
            </w:r>
            <w:r>
              <w:rPr>
                <w:rFonts w:cs="Arial"/>
              </w:rPr>
              <w:t>.</w:t>
            </w:r>
          </w:p>
          <w:p w14:paraId="4431E4A5" w14:textId="77777777" w:rsidR="00BE689A" w:rsidRPr="000E34A9" w:rsidRDefault="00BE689A" w:rsidP="00022DD1">
            <w:pPr>
              <w:spacing w:line="360" w:lineRule="auto"/>
              <w:ind w:firstLine="0"/>
              <w:jc w:val="left"/>
              <w:rPr>
                <w:rFonts w:cs="Arial"/>
              </w:rPr>
            </w:pPr>
            <w:r w:rsidRPr="000E34A9">
              <w:rPr>
                <w:rFonts w:cs="Arial"/>
              </w:rPr>
              <w:t>Clasificación de contenido</w:t>
            </w:r>
            <w:r>
              <w:rPr>
                <w:rFonts w:cs="Arial"/>
              </w:rPr>
              <w:t>.</w:t>
            </w:r>
          </w:p>
          <w:p w14:paraId="491D5F9D" w14:textId="77777777" w:rsidR="00BE689A" w:rsidRPr="000E34A9" w:rsidRDefault="00BE689A" w:rsidP="00022DD1">
            <w:pPr>
              <w:spacing w:line="360" w:lineRule="auto"/>
              <w:ind w:firstLine="0"/>
              <w:jc w:val="left"/>
              <w:rPr>
                <w:rFonts w:cs="Arial"/>
              </w:rPr>
            </w:pPr>
            <w:r w:rsidRPr="000E34A9">
              <w:rPr>
                <w:rFonts w:cs="Arial"/>
              </w:rPr>
              <w:t>Multilingüe</w:t>
            </w:r>
            <w:r>
              <w:rPr>
                <w:rFonts w:cs="Arial"/>
              </w:rPr>
              <w:t>.</w:t>
            </w:r>
          </w:p>
          <w:p w14:paraId="06E9E36E" w14:textId="77777777" w:rsidR="00BE689A" w:rsidRPr="000E34A9" w:rsidRDefault="00BE689A" w:rsidP="00022DD1">
            <w:pPr>
              <w:spacing w:line="360" w:lineRule="auto"/>
              <w:ind w:firstLine="0"/>
              <w:jc w:val="left"/>
              <w:rPr>
                <w:rFonts w:cs="Arial"/>
              </w:rPr>
            </w:pPr>
            <w:r w:rsidRPr="000E34A9">
              <w:rPr>
                <w:rFonts w:cs="Arial"/>
              </w:rPr>
              <w:t>Información sobre la estructura espacial</w:t>
            </w:r>
            <w:r>
              <w:rPr>
                <w:rFonts w:cs="Arial"/>
              </w:rPr>
              <w:t>.</w:t>
            </w:r>
          </w:p>
          <w:p w14:paraId="55C69AD2" w14:textId="77777777" w:rsidR="00BE689A" w:rsidRPr="000B7615" w:rsidRDefault="00BE689A" w:rsidP="00022DD1">
            <w:pPr>
              <w:spacing w:line="360" w:lineRule="auto"/>
              <w:ind w:firstLine="0"/>
              <w:jc w:val="left"/>
              <w:rPr>
                <w:rFonts w:cs="Arial"/>
              </w:rPr>
            </w:pPr>
            <w:r w:rsidRPr="000E34A9">
              <w:rPr>
                <w:rFonts w:cs="Arial"/>
              </w:rPr>
              <w:t>Asistencia para conjuntos de datos grandes</w:t>
            </w:r>
            <w:r>
              <w:rPr>
                <w:rFonts w:cs="Arial"/>
              </w:rPr>
              <w:t>.</w:t>
            </w:r>
          </w:p>
        </w:tc>
        <w:tc>
          <w:tcPr>
            <w:tcW w:w="3100" w:type="dxa"/>
            <w:tcBorders>
              <w:left w:val="nil"/>
              <w:right w:val="nil"/>
            </w:tcBorders>
          </w:tcPr>
          <w:p w14:paraId="3F2E5C68" w14:textId="77777777" w:rsidR="00BE689A" w:rsidRDefault="00BE689A" w:rsidP="00022DD1">
            <w:pPr>
              <w:spacing w:line="360" w:lineRule="auto"/>
              <w:ind w:firstLine="0"/>
              <w:jc w:val="left"/>
              <w:rPr>
                <w:rFonts w:cs="Arial"/>
              </w:rPr>
            </w:pPr>
            <w:r>
              <w:rPr>
                <w:rFonts w:cs="Arial"/>
              </w:rPr>
              <w:t>El precio varía de acuerdo a las unidades que necesitamos procesar y al servicio que necesitemos. Una unidad corresponde a 1000 caracteres o menos. Por ejemplo el precio para el análisis de opiniones en textos de 5001 a 1000000 caracteres cuesta $1.00.</w:t>
            </w:r>
          </w:p>
        </w:tc>
      </w:tr>
    </w:tbl>
    <w:p w14:paraId="24316C5C" w14:textId="6E28FD1C" w:rsidR="00073935" w:rsidRPr="006F5865" w:rsidRDefault="00073935" w:rsidP="006F5865">
      <w:pPr>
        <w:ind w:firstLine="0"/>
        <w:rPr>
          <w:rFonts w:cs="Arial"/>
          <w:sz w:val="20"/>
          <w:szCs w:val="20"/>
        </w:rPr>
        <w:sectPr w:rsidR="00073935" w:rsidRPr="006F5865" w:rsidSect="00EA77BF">
          <w:pgSz w:w="11906" w:h="16838" w:code="9"/>
          <w:pgMar w:top="1440" w:right="1440" w:bottom="1440" w:left="1440" w:header="720" w:footer="720" w:gutter="0"/>
          <w:cols w:space="720"/>
          <w:docGrid w:linePitch="360"/>
        </w:sectPr>
      </w:pPr>
      <w:r w:rsidRPr="006F5865">
        <w:rPr>
          <w:rFonts w:cs="Arial"/>
          <w:i/>
          <w:iCs/>
          <w:sz w:val="20"/>
          <w:szCs w:val="20"/>
        </w:rPr>
        <w:t xml:space="preserve">Nota. </w:t>
      </w:r>
      <w:r w:rsidRPr="006F5865">
        <w:rPr>
          <w:rFonts w:cs="Arial"/>
          <w:sz w:val="20"/>
          <w:szCs w:val="20"/>
        </w:rPr>
        <w:t xml:space="preserve">Comparativa de herramientas disponibles en el mercado para minería de texto. </w:t>
      </w:r>
    </w:p>
    <w:p w14:paraId="26583060" w14:textId="5283D52A" w:rsidR="00D43126" w:rsidRPr="00D43126" w:rsidRDefault="00D43126" w:rsidP="008259BB">
      <w:pPr>
        <w:pStyle w:val="Ttulo2"/>
        <w:numPr>
          <w:ilvl w:val="1"/>
          <w:numId w:val="1"/>
        </w:numPr>
        <w:rPr>
          <w:rFonts w:ascii="Arial" w:hAnsi="Arial" w:cs="Arial"/>
          <w:color w:val="auto"/>
          <w:sz w:val="22"/>
          <w:szCs w:val="22"/>
          <w:lang w:val="es-ES"/>
        </w:rPr>
      </w:pPr>
      <w:r w:rsidRPr="00D43126">
        <w:rPr>
          <w:rFonts w:ascii="Arial" w:hAnsi="Arial" w:cs="Arial"/>
          <w:b/>
          <w:color w:val="auto"/>
          <w:sz w:val="22"/>
          <w:szCs w:val="22"/>
          <w:lang w:val="es-ES"/>
        </w:rPr>
        <w:t>Trabajos relacionados</w:t>
      </w:r>
    </w:p>
    <w:p w14:paraId="16B46893" w14:textId="2630CAAA" w:rsidR="00D26056" w:rsidRDefault="00B01170" w:rsidP="00D77954">
      <w:pPr>
        <w:rPr>
          <w:rFonts w:cs="Arial"/>
        </w:rPr>
      </w:pPr>
      <w:r>
        <w:rPr>
          <w:rFonts w:cs="Arial"/>
        </w:rPr>
        <w:t xml:space="preserve">En este apartado se presentan algunos trabajos de investigación que utilizan técnicas de aprendizaje automático supervisado </w:t>
      </w:r>
      <w:r w:rsidR="008908F8">
        <w:rPr>
          <w:rFonts w:cs="Arial"/>
        </w:rPr>
        <w:t xml:space="preserve">para realizar análisis </w:t>
      </w:r>
      <w:r w:rsidR="004C283A">
        <w:rPr>
          <w:rFonts w:cs="Arial"/>
        </w:rPr>
        <w:t>de sentimientos en corpus textuales</w:t>
      </w:r>
      <w:r w:rsidR="002F5C96">
        <w:rPr>
          <w:rFonts w:cs="Arial"/>
        </w:rPr>
        <w:t xml:space="preserve"> en español</w:t>
      </w:r>
      <w:r w:rsidR="00BA6993">
        <w:rPr>
          <w:rFonts w:cs="Arial"/>
        </w:rPr>
        <w:t>, específicamente corpus textuales de redes sociales</w:t>
      </w:r>
      <w:r w:rsidR="004C283A">
        <w:rPr>
          <w:rFonts w:cs="Arial"/>
        </w:rPr>
        <w:t>.</w:t>
      </w:r>
    </w:p>
    <w:p w14:paraId="38DB9B13" w14:textId="6634BCC1" w:rsidR="00D158AE" w:rsidRDefault="007577D5" w:rsidP="00D77954">
      <w:pPr>
        <w:rPr>
          <w:rFonts w:cs="Arial"/>
        </w:rPr>
      </w:pPr>
      <w:r>
        <w:rPr>
          <w:rFonts w:cs="Arial"/>
        </w:rPr>
        <w:lastRenderedPageBreak/>
        <w:t>Para la se</w:t>
      </w:r>
      <w:r w:rsidR="00032D19">
        <w:rPr>
          <w:rFonts w:cs="Arial"/>
        </w:rPr>
        <w:t xml:space="preserve">lección de los trabajos se realizó una </w:t>
      </w:r>
      <w:r w:rsidR="002C1120">
        <w:rPr>
          <w:rFonts w:cs="Arial"/>
        </w:rPr>
        <w:t xml:space="preserve">búsqueda </w:t>
      </w:r>
      <w:r w:rsidR="00032D19">
        <w:rPr>
          <w:rFonts w:cs="Arial"/>
        </w:rPr>
        <w:t xml:space="preserve">avanzada </w:t>
      </w:r>
      <w:r w:rsidR="007E7609">
        <w:rPr>
          <w:rFonts w:cs="Arial"/>
        </w:rPr>
        <w:t>en la b</w:t>
      </w:r>
      <w:r w:rsidR="00982E1C">
        <w:rPr>
          <w:rFonts w:cs="Arial"/>
        </w:rPr>
        <w:t>iblioteca virtual de la Universidad Técnica Particular de Loja</w:t>
      </w:r>
      <w:r w:rsidR="007E7609">
        <w:rPr>
          <w:rFonts w:cs="Arial"/>
        </w:rPr>
        <w:t xml:space="preserve">. </w:t>
      </w:r>
      <w:r w:rsidR="001A0127">
        <w:rPr>
          <w:rFonts w:cs="Arial"/>
        </w:rPr>
        <w:t xml:space="preserve">Las cadenas de búsqueda que se utilizaron fueron: </w:t>
      </w:r>
      <w:r w:rsidR="00051B17">
        <w:rPr>
          <w:rFonts w:cs="Arial"/>
        </w:rPr>
        <w:t>análisis</w:t>
      </w:r>
      <w:r w:rsidR="001A0127">
        <w:rPr>
          <w:rFonts w:cs="Arial"/>
        </w:rPr>
        <w:t xml:space="preserve"> AND </w:t>
      </w:r>
      <w:r w:rsidR="002B44F1">
        <w:rPr>
          <w:rFonts w:cs="Arial"/>
        </w:rPr>
        <w:t>sentimientos AND redes A</w:t>
      </w:r>
      <w:r w:rsidR="00751C98">
        <w:rPr>
          <w:rFonts w:cs="Arial"/>
        </w:rPr>
        <w:t>ND</w:t>
      </w:r>
      <w:r w:rsidR="001F2D47">
        <w:rPr>
          <w:rFonts w:cs="Arial"/>
        </w:rPr>
        <w:t xml:space="preserve"> </w:t>
      </w:r>
      <w:r w:rsidR="00D95E50">
        <w:rPr>
          <w:rFonts w:cs="Arial"/>
        </w:rPr>
        <w:t>s</w:t>
      </w:r>
      <w:r w:rsidR="001F2D47">
        <w:rPr>
          <w:rFonts w:cs="Arial"/>
        </w:rPr>
        <w:t>ociales</w:t>
      </w:r>
      <w:r w:rsidR="009C0C19">
        <w:rPr>
          <w:rFonts w:cs="Arial"/>
        </w:rPr>
        <w:t>.</w:t>
      </w:r>
    </w:p>
    <w:p w14:paraId="3ACEBEF5" w14:textId="798B0B12" w:rsidR="00D76E8E" w:rsidRDefault="00D76E8E" w:rsidP="00E072F9">
      <w:pPr>
        <w:ind w:firstLine="0"/>
        <w:rPr>
          <w:rFonts w:cs="Arial"/>
        </w:rPr>
      </w:pPr>
      <w:r>
        <w:rPr>
          <w:rFonts w:cs="Arial"/>
        </w:rPr>
        <w:t>Los criterios de inclusión que se utilizaron fueron:</w:t>
      </w:r>
    </w:p>
    <w:p w14:paraId="148F88D9" w14:textId="5995758A" w:rsidR="00733FF3" w:rsidRDefault="0055358B" w:rsidP="00495D1B">
      <w:pPr>
        <w:pStyle w:val="Prrafodelista"/>
        <w:numPr>
          <w:ilvl w:val="0"/>
          <w:numId w:val="11"/>
        </w:numPr>
        <w:ind w:left="1134"/>
        <w:rPr>
          <w:rFonts w:cs="Arial"/>
        </w:rPr>
      </w:pPr>
      <w:r>
        <w:rPr>
          <w:rFonts w:cs="Arial"/>
        </w:rPr>
        <w:t xml:space="preserve">Estudios realizados </w:t>
      </w:r>
      <w:r w:rsidR="00733FF3">
        <w:rPr>
          <w:rFonts w:cs="Arial"/>
        </w:rPr>
        <w:t>desde el año 2017 hasta el presente.</w:t>
      </w:r>
    </w:p>
    <w:p w14:paraId="55CB10EA" w14:textId="50EEB250" w:rsidR="00733FF3" w:rsidRDefault="00360ACC" w:rsidP="00495D1B">
      <w:pPr>
        <w:pStyle w:val="Prrafodelista"/>
        <w:numPr>
          <w:ilvl w:val="0"/>
          <w:numId w:val="11"/>
        </w:numPr>
        <w:ind w:left="1134"/>
        <w:rPr>
          <w:rFonts w:cs="Arial"/>
        </w:rPr>
      </w:pPr>
      <w:r>
        <w:rPr>
          <w:rFonts w:cs="Arial"/>
        </w:rPr>
        <w:t xml:space="preserve">Estudios cuyo </w:t>
      </w:r>
      <w:r w:rsidR="008F3E77">
        <w:rPr>
          <w:rFonts w:cs="Arial"/>
        </w:rPr>
        <w:t>idioma fuera el español</w:t>
      </w:r>
      <w:r w:rsidR="007A600E">
        <w:rPr>
          <w:rFonts w:cs="Arial"/>
        </w:rPr>
        <w:t>.</w:t>
      </w:r>
    </w:p>
    <w:p w14:paraId="6D4DFAA8" w14:textId="27070B12" w:rsidR="00EE1358" w:rsidRDefault="00EE1358" w:rsidP="00495D1B">
      <w:pPr>
        <w:pStyle w:val="Prrafodelista"/>
        <w:numPr>
          <w:ilvl w:val="0"/>
          <w:numId w:val="11"/>
        </w:numPr>
        <w:ind w:left="1134"/>
        <w:rPr>
          <w:rFonts w:cs="Arial"/>
        </w:rPr>
      </w:pPr>
      <w:r>
        <w:rPr>
          <w:rFonts w:cs="Arial"/>
        </w:rPr>
        <w:t xml:space="preserve">Estudios </w:t>
      </w:r>
      <w:r w:rsidR="007A600E">
        <w:rPr>
          <w:rFonts w:cs="Arial"/>
        </w:rPr>
        <w:t>que pertenezcan a la categoría</w:t>
      </w:r>
      <w:r>
        <w:rPr>
          <w:rFonts w:cs="Arial"/>
        </w:rPr>
        <w:t xml:space="preserve"> </w:t>
      </w:r>
      <w:proofErr w:type="spellStart"/>
      <w:r w:rsidRPr="001D0756">
        <w:rPr>
          <w:rFonts w:cs="Arial"/>
        </w:rPr>
        <w:t>Academic</w:t>
      </w:r>
      <w:proofErr w:type="spellEnd"/>
      <w:r w:rsidRPr="001D0756">
        <w:rPr>
          <w:rFonts w:cs="Arial"/>
        </w:rPr>
        <w:t xml:space="preserve"> </w:t>
      </w:r>
      <w:proofErr w:type="spellStart"/>
      <w:r w:rsidRPr="001D0756">
        <w:rPr>
          <w:rFonts w:cs="Arial"/>
        </w:rPr>
        <w:t>Journals</w:t>
      </w:r>
      <w:proofErr w:type="spellEnd"/>
      <w:r w:rsidR="007A600E" w:rsidRPr="001D0756">
        <w:rPr>
          <w:rFonts w:cs="Arial"/>
        </w:rPr>
        <w:t>.</w:t>
      </w:r>
    </w:p>
    <w:p w14:paraId="73DB8BC3" w14:textId="78FC5110" w:rsidR="00117F1A" w:rsidRPr="00733FF3" w:rsidRDefault="00117F1A" w:rsidP="00495D1B">
      <w:pPr>
        <w:pStyle w:val="Prrafodelista"/>
        <w:numPr>
          <w:ilvl w:val="0"/>
          <w:numId w:val="11"/>
        </w:numPr>
        <w:ind w:left="1134"/>
        <w:rPr>
          <w:rFonts w:cs="Arial"/>
        </w:rPr>
      </w:pPr>
      <w:r>
        <w:rPr>
          <w:rFonts w:cs="Arial"/>
        </w:rPr>
        <w:t xml:space="preserve">Estudios </w:t>
      </w:r>
      <w:r w:rsidR="00D158AE">
        <w:rPr>
          <w:rFonts w:cs="Arial"/>
        </w:rPr>
        <w:t>más cita</w:t>
      </w:r>
      <w:r w:rsidR="00EE1358">
        <w:rPr>
          <w:rFonts w:cs="Arial"/>
        </w:rPr>
        <w:t>dos</w:t>
      </w:r>
      <w:r w:rsidR="00D158AE">
        <w:rPr>
          <w:rFonts w:cs="Arial"/>
        </w:rPr>
        <w:t xml:space="preserve"> por otros investigadores.</w:t>
      </w:r>
    </w:p>
    <w:p w14:paraId="3DEA3037" w14:textId="3641F3E4" w:rsidR="003F1797" w:rsidRPr="003F1797" w:rsidRDefault="00EB2319" w:rsidP="007E5072">
      <w:pPr>
        <w:pStyle w:val="Ttulo3"/>
        <w:numPr>
          <w:ilvl w:val="2"/>
          <w:numId w:val="1"/>
        </w:numPr>
        <w:ind w:left="0" w:firstLine="0"/>
        <w:rPr>
          <w:rFonts w:ascii="Arial" w:hAnsi="Arial" w:cs="Arial"/>
          <w:b/>
          <w:bCs/>
          <w:iCs/>
          <w:color w:val="auto"/>
          <w:sz w:val="22"/>
          <w:lang w:val="es-ES"/>
        </w:rPr>
      </w:pPr>
      <w:r>
        <w:rPr>
          <w:rFonts w:ascii="Arial" w:hAnsi="Arial" w:cs="Arial"/>
          <w:b/>
          <w:bCs/>
          <w:iCs/>
          <w:color w:val="auto"/>
          <w:sz w:val="22"/>
          <w:lang w:val="es-ES"/>
        </w:rPr>
        <w:t xml:space="preserve">TR01: </w:t>
      </w:r>
      <w:r w:rsidR="000F3228" w:rsidRPr="000F3228">
        <w:rPr>
          <w:rFonts w:ascii="Arial" w:hAnsi="Arial" w:cs="Arial"/>
          <w:b/>
          <w:bCs/>
          <w:iCs/>
          <w:color w:val="auto"/>
          <w:sz w:val="22"/>
          <w:lang w:val="es-ES"/>
        </w:rPr>
        <w:t xml:space="preserve">Análisis de </w:t>
      </w:r>
      <w:r w:rsidR="007E5072">
        <w:rPr>
          <w:rFonts w:ascii="Arial" w:hAnsi="Arial" w:cs="Arial"/>
          <w:b/>
          <w:bCs/>
          <w:iCs/>
          <w:color w:val="auto"/>
          <w:sz w:val="22"/>
          <w:lang w:val="es-ES"/>
        </w:rPr>
        <w:t>s</w:t>
      </w:r>
      <w:r w:rsidR="000F3228" w:rsidRPr="000F3228">
        <w:rPr>
          <w:rFonts w:ascii="Arial" w:hAnsi="Arial" w:cs="Arial"/>
          <w:b/>
          <w:bCs/>
          <w:iCs/>
          <w:color w:val="auto"/>
          <w:sz w:val="22"/>
          <w:lang w:val="es-ES"/>
        </w:rPr>
        <w:t>entimiento</w:t>
      </w:r>
      <w:r w:rsidR="003F563A">
        <w:rPr>
          <w:rFonts w:ascii="Arial" w:hAnsi="Arial" w:cs="Arial"/>
          <w:b/>
          <w:bCs/>
          <w:iCs/>
          <w:color w:val="auto"/>
          <w:sz w:val="22"/>
          <w:lang w:val="es-ES"/>
        </w:rPr>
        <w:t>s</w:t>
      </w:r>
      <w:r w:rsidR="000F3228" w:rsidRPr="000F3228">
        <w:rPr>
          <w:rFonts w:ascii="Arial" w:hAnsi="Arial" w:cs="Arial"/>
          <w:b/>
          <w:bCs/>
          <w:iCs/>
          <w:color w:val="auto"/>
          <w:sz w:val="22"/>
          <w:lang w:val="es-ES"/>
        </w:rPr>
        <w:t xml:space="preserve"> de </w:t>
      </w:r>
      <w:r w:rsidR="007E5072">
        <w:rPr>
          <w:rFonts w:ascii="Arial" w:hAnsi="Arial" w:cs="Arial"/>
          <w:b/>
          <w:bCs/>
          <w:iCs/>
          <w:color w:val="auto"/>
          <w:sz w:val="22"/>
          <w:lang w:val="es-ES"/>
        </w:rPr>
        <w:t>t</w:t>
      </w:r>
      <w:r w:rsidR="000F3228" w:rsidRPr="000F3228">
        <w:rPr>
          <w:rFonts w:ascii="Arial" w:hAnsi="Arial" w:cs="Arial"/>
          <w:b/>
          <w:bCs/>
          <w:iCs/>
          <w:color w:val="auto"/>
          <w:sz w:val="22"/>
          <w:lang w:val="es-ES"/>
        </w:rPr>
        <w:t xml:space="preserve">weets en </w:t>
      </w:r>
      <w:r w:rsidR="007E5072" w:rsidRPr="000F3228">
        <w:rPr>
          <w:rFonts w:ascii="Arial" w:hAnsi="Arial" w:cs="Arial"/>
          <w:b/>
          <w:bCs/>
          <w:iCs/>
          <w:color w:val="auto"/>
          <w:sz w:val="22"/>
          <w:lang w:val="es-ES"/>
        </w:rPr>
        <w:t>español</w:t>
      </w:r>
      <w:r w:rsidR="000F3228" w:rsidRPr="000F3228">
        <w:rPr>
          <w:rFonts w:ascii="Arial" w:hAnsi="Arial" w:cs="Arial"/>
          <w:b/>
          <w:bCs/>
          <w:iCs/>
          <w:color w:val="auto"/>
          <w:sz w:val="22"/>
          <w:lang w:val="es-ES"/>
        </w:rPr>
        <w:t xml:space="preserve"> utilizando SVM y CNN</w:t>
      </w:r>
      <w:r w:rsidR="00892237">
        <w:rPr>
          <w:rFonts w:ascii="Arial" w:hAnsi="Arial" w:cs="Arial"/>
          <w:b/>
          <w:bCs/>
          <w:iCs/>
          <w:color w:val="auto"/>
          <w:sz w:val="22"/>
          <w:lang w:val="es-ES"/>
        </w:rPr>
        <w:t xml:space="preserve">. </w:t>
      </w:r>
      <w:r w:rsidR="00B11145" w:rsidRPr="00B63BD1">
        <w:rPr>
          <w:rFonts w:ascii="Arial" w:hAnsi="Arial" w:cs="Arial"/>
          <w:b/>
          <w:bCs/>
          <w:iCs/>
          <w:color w:val="auto"/>
          <w:sz w:val="22"/>
          <w:lang w:val="es-ES"/>
        </w:rPr>
        <w:t>(</w:t>
      </w:r>
      <w:r w:rsidR="00892237" w:rsidRPr="00B63BD1">
        <w:rPr>
          <w:rFonts w:ascii="Arial" w:hAnsi="Arial" w:cs="Arial"/>
          <w:b/>
          <w:bCs/>
          <w:iCs/>
          <w:color w:val="auto"/>
          <w:sz w:val="22"/>
          <w:lang w:val="es-ES"/>
        </w:rPr>
        <w:fldChar w:fldCharType="begin" w:fldLock="1"/>
      </w:r>
      <w:r w:rsidR="00B11145" w:rsidRPr="00B63BD1">
        <w:rPr>
          <w:rFonts w:ascii="Arial" w:hAnsi="Arial" w:cs="Arial"/>
          <w:b/>
          <w:bCs/>
          <w:iCs/>
          <w:color w:val="auto"/>
          <w:sz w:val="22"/>
          <w:lang w:val="es-ES"/>
        </w:rPr>
        <w:instrText>ADDIN CSL_CITATION {"citationItems":[{"id":"ITEM-1","itemData":{"abstract":"This article presents classifiers based on SVM and Convolutional Neural Networks (CNN) for the TASS 2017 challenge on tweets sentiment analysis. The classifier with the best performance in general uses a combination of SVM and CNN. The use of word embeddings was particularly useful for improving the classifiers performance.","author":[{"dropping-particle":"","family":"Rosa","given":"Aiala","non-dropping-particle":"","parse-names":false,"suffix":""},{"dropping-particle":"","family":"Chiruzzo","given":"Luis","non-dropping-particle":"","parse-names":false,"suffix":""},{"dropping-particle":"","family":"Etcheverry","given":"Mathias","non-dropping-particle":"","parse-names":false,"suffix":""},{"dropping-particle":"","family":"Castro","given":"Santiago","non-dropping-particle":"","parse-names":false,"suffix":""}],"id":"ITEM-1","issue":"October","issued":{"date-parts":[["2017"]]},"page":"77-83","title":"RETUYT in TASS 2017: Sentiment Analysis for Spanish Tweets using SVM and CNN","type":"article-journal"},"uris":["http://www.mendeley.com/documents/?uuid=9c3b12ff-9a65-4cb4-91e1-9489de078a9d"]}],"mendeley":{"formattedCitation":"(Rosa et al., 2017)","manualFormatting":"Rosa et al., 2017)","plainTextFormattedCitation":"(Rosa et al., 2017)","previouslyFormattedCitation":"(Rosa et al., 2017)"},"properties":{"noteIndex":0},"schema":"https://github.com/citation-style-language/schema/raw/master/csl-citation.json"}</w:instrText>
      </w:r>
      <w:r w:rsidR="00892237" w:rsidRPr="00B63BD1">
        <w:rPr>
          <w:rFonts w:ascii="Arial" w:hAnsi="Arial" w:cs="Arial"/>
          <w:b/>
          <w:bCs/>
          <w:iCs/>
          <w:color w:val="auto"/>
          <w:sz w:val="22"/>
          <w:lang w:val="es-ES"/>
        </w:rPr>
        <w:fldChar w:fldCharType="separate"/>
      </w:r>
      <w:r w:rsidR="00892237" w:rsidRPr="00B63BD1">
        <w:rPr>
          <w:rFonts w:ascii="Arial" w:hAnsi="Arial" w:cs="Arial"/>
          <w:b/>
          <w:bCs/>
          <w:iCs/>
          <w:noProof/>
          <w:color w:val="auto"/>
          <w:sz w:val="22"/>
          <w:lang w:val="es-ES"/>
        </w:rPr>
        <w:t>Rosa et al., 2017)</w:t>
      </w:r>
      <w:r w:rsidR="00892237" w:rsidRPr="00B63BD1">
        <w:rPr>
          <w:rFonts w:ascii="Arial" w:hAnsi="Arial" w:cs="Arial"/>
          <w:b/>
          <w:bCs/>
          <w:iCs/>
          <w:color w:val="auto"/>
          <w:sz w:val="22"/>
          <w:lang w:val="es-ES"/>
        </w:rPr>
        <w:fldChar w:fldCharType="end"/>
      </w:r>
    </w:p>
    <w:p w14:paraId="7932A465" w14:textId="2E592D26" w:rsidR="00DA65D4" w:rsidRDefault="00B43740" w:rsidP="00DA65D4">
      <w:pPr>
        <w:rPr>
          <w:rFonts w:cs="Arial"/>
        </w:rPr>
      </w:pPr>
      <w:r>
        <w:rPr>
          <w:rFonts w:cs="Arial"/>
          <w:lang w:val="es-ES"/>
        </w:rPr>
        <w:t xml:space="preserve">En este trabajo </w:t>
      </w:r>
      <w:r>
        <w:rPr>
          <w:rFonts w:cs="Arial"/>
        </w:rPr>
        <w:t>se presenta</w:t>
      </w:r>
      <w:r w:rsidR="00124359">
        <w:rPr>
          <w:rFonts w:cs="Arial"/>
        </w:rPr>
        <w:t xml:space="preserve"> un</w:t>
      </w:r>
      <w:r w:rsidR="00C71B3A">
        <w:rPr>
          <w:rFonts w:cs="Arial"/>
        </w:rPr>
        <w:t xml:space="preserve"> clasificador</w:t>
      </w:r>
      <w:r w:rsidR="00F00740">
        <w:rPr>
          <w:rFonts w:cs="Arial"/>
        </w:rPr>
        <w:t xml:space="preserve"> h</w:t>
      </w:r>
      <w:r w:rsidR="00003B01">
        <w:rPr>
          <w:rFonts w:cs="Arial"/>
        </w:rPr>
        <w:t>í</w:t>
      </w:r>
      <w:r w:rsidR="00F00740">
        <w:rPr>
          <w:rFonts w:cs="Arial"/>
        </w:rPr>
        <w:t>brido</w:t>
      </w:r>
      <w:r w:rsidR="00C71B3A">
        <w:rPr>
          <w:rFonts w:cs="Arial"/>
        </w:rPr>
        <w:t xml:space="preserve"> de sentimientos de polaridad </w:t>
      </w:r>
      <w:r w:rsidR="00C56642">
        <w:rPr>
          <w:rFonts w:cs="Arial"/>
        </w:rPr>
        <w:t xml:space="preserve">para </w:t>
      </w:r>
      <w:r w:rsidR="009379A3">
        <w:rPr>
          <w:rFonts w:cs="Arial"/>
        </w:rPr>
        <w:t>tweets</w:t>
      </w:r>
      <w:r w:rsidR="002B4EE1">
        <w:rPr>
          <w:rFonts w:cs="Arial"/>
        </w:rPr>
        <w:t>,</w:t>
      </w:r>
      <w:r w:rsidR="009379A3">
        <w:rPr>
          <w:rFonts w:cs="Arial"/>
        </w:rPr>
        <w:t xml:space="preserve"> </w:t>
      </w:r>
      <w:r w:rsidR="00C71B3A">
        <w:rPr>
          <w:rFonts w:cs="Arial"/>
        </w:rPr>
        <w:t xml:space="preserve">el cual </w:t>
      </w:r>
      <w:r w:rsidR="009379A3">
        <w:rPr>
          <w:rFonts w:cs="Arial"/>
        </w:rPr>
        <w:t>fue</w:t>
      </w:r>
      <w:r w:rsidR="00C71B3A">
        <w:rPr>
          <w:rFonts w:cs="Arial"/>
        </w:rPr>
        <w:t xml:space="preserve"> puesto a prueba en la competición</w:t>
      </w:r>
      <w:r w:rsidR="00911F17" w:rsidRPr="00911F17">
        <w:t xml:space="preserve"> </w:t>
      </w:r>
      <w:r w:rsidR="00911F17" w:rsidRPr="00911F17">
        <w:rPr>
          <w:rFonts w:cs="Arial"/>
        </w:rPr>
        <w:t>SEPLN (TASS)</w:t>
      </w:r>
      <w:r w:rsidR="00A75530">
        <w:rPr>
          <w:rFonts w:cs="Arial"/>
        </w:rPr>
        <w:t xml:space="preserve">. El TASS se celebra desde el 2012 y es </w:t>
      </w:r>
      <w:r w:rsidR="00836F9A">
        <w:rPr>
          <w:rFonts w:cs="Arial"/>
        </w:rPr>
        <w:t xml:space="preserve">una propuesta </w:t>
      </w:r>
      <w:r w:rsidR="000A5250">
        <w:rPr>
          <w:rFonts w:cs="Arial"/>
        </w:rPr>
        <w:t xml:space="preserve">de la Sociedad Española para el Procesamiento del Lenguaje Natural </w:t>
      </w:r>
      <w:r w:rsidR="00F00740">
        <w:rPr>
          <w:rFonts w:cs="Arial"/>
        </w:rPr>
        <w:t>(SEPLN).</w:t>
      </w:r>
      <w:r w:rsidR="00DE593E">
        <w:rPr>
          <w:rFonts w:cs="Arial"/>
        </w:rPr>
        <w:t xml:space="preserve"> Para el desarrollo de su trabajo contaron con un aproximado de 8000 tw</w:t>
      </w:r>
      <w:r w:rsidR="00C56642">
        <w:rPr>
          <w:rFonts w:cs="Arial"/>
        </w:rPr>
        <w:t xml:space="preserve">eets </w:t>
      </w:r>
      <w:r w:rsidR="00BA7CC3">
        <w:rPr>
          <w:rFonts w:cs="Arial"/>
        </w:rPr>
        <w:t>y lo</w:t>
      </w:r>
      <w:r w:rsidR="00BE142B">
        <w:rPr>
          <w:rFonts w:cs="Arial"/>
        </w:rPr>
        <w:t xml:space="preserve"> particion</w:t>
      </w:r>
      <w:r w:rsidR="00BA7CC3">
        <w:rPr>
          <w:rFonts w:cs="Arial"/>
        </w:rPr>
        <w:t>aron</w:t>
      </w:r>
      <w:r w:rsidR="00BE142B">
        <w:rPr>
          <w:rFonts w:cs="Arial"/>
        </w:rPr>
        <w:t xml:space="preserve"> </w:t>
      </w:r>
      <w:r w:rsidR="00A81853">
        <w:rPr>
          <w:rFonts w:cs="Arial"/>
        </w:rPr>
        <w:t>en</w:t>
      </w:r>
      <w:r w:rsidR="001E2727">
        <w:rPr>
          <w:rFonts w:cs="Arial"/>
        </w:rPr>
        <w:t>:</w:t>
      </w:r>
      <w:r w:rsidR="00A81853">
        <w:rPr>
          <w:rFonts w:cs="Arial"/>
        </w:rPr>
        <w:t xml:space="preserve"> 85% para el entrenamiento y 15% para el desarrollo</w:t>
      </w:r>
      <w:r w:rsidR="001E2727">
        <w:rPr>
          <w:rFonts w:cs="Arial"/>
        </w:rPr>
        <w:t>,</w:t>
      </w:r>
      <w:r w:rsidR="00F5191E">
        <w:rPr>
          <w:rFonts w:cs="Arial"/>
        </w:rPr>
        <w:t xml:space="preserve"> </w:t>
      </w:r>
      <w:r w:rsidR="00394F6C">
        <w:rPr>
          <w:rFonts w:cs="Arial"/>
        </w:rPr>
        <w:t xml:space="preserve">(véase </w:t>
      </w:r>
      <w:r w:rsidR="00F5191E">
        <w:rPr>
          <w:rFonts w:cs="Arial"/>
        </w:rPr>
        <w:t>tabla</w:t>
      </w:r>
      <w:r w:rsidR="0055331A">
        <w:rPr>
          <w:rFonts w:cs="Arial"/>
        </w:rPr>
        <w:t xml:space="preserve"> </w:t>
      </w:r>
      <w:r w:rsidR="006954FB">
        <w:rPr>
          <w:rFonts w:cs="Arial"/>
        </w:rPr>
        <w:t>6</w:t>
      </w:r>
      <w:r w:rsidR="00394F6C">
        <w:rPr>
          <w:rFonts w:cs="Arial"/>
        </w:rPr>
        <w:t>)</w:t>
      </w:r>
      <w:r w:rsidR="00F5191E">
        <w:rPr>
          <w:rFonts w:cs="Arial"/>
        </w:rPr>
        <w:t xml:space="preserve">. </w:t>
      </w:r>
      <w:r w:rsidR="00F32D4A">
        <w:rPr>
          <w:rFonts w:cs="Arial"/>
        </w:rPr>
        <w:t xml:space="preserve">Luego de un preprocesamiento de los tweets realizaron la </w:t>
      </w:r>
      <w:r w:rsidR="001A7B55">
        <w:rPr>
          <w:rFonts w:cs="Arial"/>
        </w:rPr>
        <w:t>clasificac</w:t>
      </w:r>
      <w:r w:rsidR="00AC0F8D">
        <w:rPr>
          <w:rFonts w:cs="Arial"/>
        </w:rPr>
        <w:t xml:space="preserve">ión </w:t>
      </w:r>
      <w:r w:rsidR="00F32D4A">
        <w:rPr>
          <w:rFonts w:cs="Arial"/>
        </w:rPr>
        <w:t>utilizando</w:t>
      </w:r>
      <w:r w:rsidR="00AC0F8D">
        <w:rPr>
          <w:rFonts w:cs="Arial"/>
        </w:rPr>
        <w:t xml:space="preserve"> tres enfoques: Primero</w:t>
      </w:r>
      <w:r w:rsidR="009E15D1">
        <w:rPr>
          <w:rFonts w:cs="Arial"/>
        </w:rPr>
        <w:t xml:space="preserve"> utilizaron un </w:t>
      </w:r>
      <w:r w:rsidR="00063815">
        <w:rPr>
          <w:rFonts w:cs="Arial"/>
        </w:rPr>
        <w:t>clasificador</w:t>
      </w:r>
      <w:r w:rsidR="009E15D1">
        <w:rPr>
          <w:rFonts w:cs="Arial"/>
        </w:rPr>
        <w:t xml:space="preserve"> basado en </w:t>
      </w:r>
      <w:r w:rsidR="007F1BA9">
        <w:rPr>
          <w:rFonts w:cs="Arial"/>
        </w:rPr>
        <w:t>máquinas</w:t>
      </w:r>
      <w:r w:rsidR="000E76BD">
        <w:rPr>
          <w:rFonts w:cs="Arial"/>
        </w:rPr>
        <w:t xml:space="preserve"> de vectores de soporte (SVM)</w:t>
      </w:r>
      <w:r w:rsidR="00AC0F8D">
        <w:rPr>
          <w:rFonts w:cs="Arial"/>
        </w:rPr>
        <w:t xml:space="preserve">, </w:t>
      </w:r>
      <w:r w:rsidR="00063815">
        <w:rPr>
          <w:rFonts w:cs="Arial"/>
        </w:rPr>
        <w:t xml:space="preserve">luego un clasificador </w:t>
      </w:r>
      <w:r w:rsidR="001A7B55">
        <w:rPr>
          <w:rFonts w:cs="Arial"/>
        </w:rPr>
        <w:t xml:space="preserve">basado en redes neuronales convolucionales (CNN) </w:t>
      </w:r>
      <w:r w:rsidR="00AC0F8D">
        <w:rPr>
          <w:rFonts w:cs="Arial"/>
        </w:rPr>
        <w:t xml:space="preserve">y finalmente realizaron </w:t>
      </w:r>
      <w:r w:rsidR="00F32D4A">
        <w:rPr>
          <w:rFonts w:cs="Arial"/>
        </w:rPr>
        <w:t>una clasificación</w:t>
      </w:r>
      <w:r w:rsidR="00AC0F8D">
        <w:rPr>
          <w:rFonts w:cs="Arial"/>
        </w:rPr>
        <w:t xml:space="preserve"> utilizando un</w:t>
      </w:r>
      <w:r w:rsidR="00FC317D">
        <w:rPr>
          <w:rFonts w:cs="Arial"/>
        </w:rPr>
        <w:t xml:space="preserve">a combinación de estos dos algoritmos. </w:t>
      </w:r>
      <w:r w:rsidR="009364FE">
        <w:rPr>
          <w:rFonts w:cs="Arial"/>
        </w:rPr>
        <w:t>Los resultados de est</w:t>
      </w:r>
      <w:r w:rsidR="00CD1197">
        <w:rPr>
          <w:rFonts w:cs="Arial"/>
        </w:rPr>
        <w:t>os experimentos se presentan en la tabla</w:t>
      </w:r>
      <w:r w:rsidR="00AB644F">
        <w:rPr>
          <w:rFonts w:cs="Arial"/>
        </w:rPr>
        <w:t xml:space="preserve"> </w:t>
      </w:r>
      <w:r w:rsidR="006954FB">
        <w:rPr>
          <w:rFonts w:cs="Arial"/>
        </w:rPr>
        <w:t>7</w:t>
      </w:r>
      <w:r w:rsidR="00CD1197">
        <w:rPr>
          <w:rFonts w:cs="Arial"/>
        </w:rPr>
        <w:t>.</w:t>
      </w:r>
    </w:p>
    <w:p w14:paraId="2E25D4C3" w14:textId="77777777" w:rsidR="00DA65D4" w:rsidRDefault="00DA65D4">
      <w:pPr>
        <w:rPr>
          <w:rFonts w:cs="Arial"/>
        </w:rPr>
      </w:pPr>
      <w:r>
        <w:rPr>
          <w:rFonts w:cs="Arial"/>
        </w:rPr>
        <w:br w:type="page"/>
      </w:r>
    </w:p>
    <w:p w14:paraId="3CBD0368" w14:textId="22EC5111" w:rsidR="008D6DA2" w:rsidRPr="006F5865" w:rsidRDefault="008D6DA2" w:rsidP="00022DD1">
      <w:pPr>
        <w:pStyle w:val="Descripcin"/>
        <w:keepNext/>
        <w:spacing w:after="0" w:line="480" w:lineRule="auto"/>
        <w:ind w:left="2124" w:firstLine="0"/>
        <w:jc w:val="left"/>
        <w:rPr>
          <w:b/>
          <w:bCs/>
          <w:i w:val="0"/>
          <w:iCs w:val="0"/>
          <w:color w:val="auto"/>
          <w:sz w:val="20"/>
          <w:szCs w:val="20"/>
        </w:rPr>
      </w:pPr>
      <w:bookmarkStart w:id="59" w:name="_Toc61920253"/>
      <w:r w:rsidRPr="006F5865">
        <w:rPr>
          <w:b/>
          <w:bCs/>
          <w:i w:val="0"/>
          <w:iCs w:val="0"/>
          <w:color w:val="auto"/>
          <w:sz w:val="20"/>
          <w:szCs w:val="20"/>
        </w:rPr>
        <w:lastRenderedPageBreak/>
        <w:t xml:space="preserve">Tabla </w:t>
      </w:r>
      <w:r w:rsidRPr="006F5865">
        <w:rPr>
          <w:b/>
          <w:bCs/>
          <w:i w:val="0"/>
          <w:iCs w:val="0"/>
          <w:color w:val="auto"/>
          <w:sz w:val="20"/>
          <w:szCs w:val="20"/>
        </w:rPr>
        <w:fldChar w:fldCharType="begin"/>
      </w:r>
      <w:r w:rsidRPr="006F5865">
        <w:rPr>
          <w:b/>
          <w:bCs/>
          <w:i w:val="0"/>
          <w:iCs w:val="0"/>
          <w:color w:val="auto"/>
          <w:sz w:val="20"/>
          <w:szCs w:val="20"/>
        </w:rPr>
        <w:instrText xml:space="preserve"> SEQ Tabla \* ARABIC </w:instrText>
      </w:r>
      <w:r w:rsidRPr="006F5865">
        <w:rPr>
          <w:b/>
          <w:bCs/>
          <w:i w:val="0"/>
          <w:iCs w:val="0"/>
          <w:color w:val="auto"/>
          <w:sz w:val="20"/>
          <w:szCs w:val="20"/>
        </w:rPr>
        <w:fldChar w:fldCharType="separate"/>
      </w:r>
      <w:r w:rsidR="00A05DB3">
        <w:rPr>
          <w:b/>
          <w:bCs/>
          <w:i w:val="0"/>
          <w:iCs w:val="0"/>
          <w:noProof/>
          <w:color w:val="auto"/>
          <w:sz w:val="20"/>
          <w:szCs w:val="20"/>
        </w:rPr>
        <w:t>6</w:t>
      </w:r>
      <w:r w:rsidRPr="006F5865">
        <w:rPr>
          <w:b/>
          <w:bCs/>
          <w:i w:val="0"/>
          <w:iCs w:val="0"/>
          <w:color w:val="auto"/>
          <w:sz w:val="20"/>
          <w:szCs w:val="20"/>
        </w:rPr>
        <w:fldChar w:fldCharType="end"/>
      </w:r>
      <w:r w:rsidRPr="006F5865">
        <w:rPr>
          <w:b/>
          <w:bCs/>
          <w:i w:val="0"/>
          <w:iCs w:val="0"/>
          <w:color w:val="auto"/>
          <w:sz w:val="20"/>
          <w:szCs w:val="20"/>
        </w:rPr>
        <w:t>.</w:t>
      </w:r>
      <w:r w:rsidR="00EF6963" w:rsidRPr="006F5865">
        <w:rPr>
          <w:b/>
          <w:bCs/>
          <w:i w:val="0"/>
          <w:iCs w:val="0"/>
          <w:color w:val="auto"/>
          <w:sz w:val="20"/>
          <w:szCs w:val="20"/>
        </w:rPr>
        <w:br/>
      </w:r>
      <w:r w:rsidRPr="006F5865">
        <w:rPr>
          <w:color w:val="auto"/>
          <w:sz w:val="20"/>
          <w:szCs w:val="20"/>
        </w:rPr>
        <w:t>Tamaño de los corpus utilizados</w:t>
      </w:r>
      <w:bookmarkEnd w:id="59"/>
    </w:p>
    <w:tbl>
      <w:tblPr>
        <w:tblStyle w:val="Tablaconcuadrcula"/>
        <w:tblW w:w="0" w:type="auto"/>
        <w:jc w:val="center"/>
        <w:tblLook w:val="04A0" w:firstRow="1" w:lastRow="0" w:firstColumn="1" w:lastColumn="0" w:noHBand="0" w:noVBand="1"/>
      </w:tblPr>
      <w:tblGrid>
        <w:gridCol w:w="988"/>
        <w:gridCol w:w="2262"/>
        <w:gridCol w:w="1853"/>
      </w:tblGrid>
      <w:tr w:rsidR="00FA7CEE" w14:paraId="0360E1B1" w14:textId="77777777" w:rsidTr="00036366">
        <w:trPr>
          <w:trHeight w:hRule="exact" w:val="397"/>
          <w:jc w:val="center"/>
        </w:trPr>
        <w:tc>
          <w:tcPr>
            <w:tcW w:w="988" w:type="dxa"/>
            <w:tcBorders>
              <w:left w:val="nil"/>
              <w:bottom w:val="single" w:sz="4" w:space="0" w:color="auto"/>
              <w:right w:val="nil"/>
            </w:tcBorders>
          </w:tcPr>
          <w:p w14:paraId="4503A617" w14:textId="77777777" w:rsidR="00FA7CEE" w:rsidRDefault="00FA7CEE" w:rsidP="009F7363">
            <w:pPr>
              <w:spacing w:line="480" w:lineRule="auto"/>
              <w:ind w:firstLine="0"/>
              <w:rPr>
                <w:rFonts w:cs="Arial"/>
              </w:rPr>
            </w:pPr>
          </w:p>
        </w:tc>
        <w:tc>
          <w:tcPr>
            <w:tcW w:w="2262" w:type="dxa"/>
            <w:tcBorders>
              <w:left w:val="nil"/>
              <w:bottom w:val="single" w:sz="4" w:space="0" w:color="auto"/>
              <w:right w:val="nil"/>
            </w:tcBorders>
            <w:vAlign w:val="center"/>
          </w:tcPr>
          <w:p w14:paraId="3807A835" w14:textId="13886C23" w:rsidR="00FA7CEE" w:rsidRPr="00615985" w:rsidRDefault="00FA7CEE" w:rsidP="00615985">
            <w:pPr>
              <w:spacing w:line="480" w:lineRule="auto"/>
              <w:ind w:firstLine="0"/>
              <w:jc w:val="center"/>
              <w:rPr>
                <w:rFonts w:cs="Arial"/>
                <w:b/>
                <w:bCs/>
              </w:rPr>
            </w:pPr>
            <w:r w:rsidRPr="00615985">
              <w:rPr>
                <w:rFonts w:cs="Arial"/>
                <w:b/>
                <w:bCs/>
              </w:rPr>
              <w:t>Entrenamiento</w:t>
            </w:r>
          </w:p>
        </w:tc>
        <w:tc>
          <w:tcPr>
            <w:tcW w:w="1853" w:type="dxa"/>
            <w:tcBorders>
              <w:left w:val="nil"/>
              <w:bottom w:val="single" w:sz="4" w:space="0" w:color="auto"/>
              <w:right w:val="nil"/>
            </w:tcBorders>
            <w:vAlign w:val="center"/>
          </w:tcPr>
          <w:p w14:paraId="18CCC9A8" w14:textId="5E7C69B1" w:rsidR="00FA7CEE" w:rsidRPr="00615985" w:rsidRDefault="00FA7CEE" w:rsidP="00615985">
            <w:pPr>
              <w:spacing w:line="480" w:lineRule="auto"/>
              <w:ind w:firstLine="0"/>
              <w:jc w:val="center"/>
              <w:rPr>
                <w:rFonts w:cs="Arial"/>
                <w:b/>
                <w:bCs/>
              </w:rPr>
            </w:pPr>
            <w:r w:rsidRPr="00615985">
              <w:rPr>
                <w:rFonts w:cs="Arial"/>
                <w:b/>
                <w:bCs/>
              </w:rPr>
              <w:t>Desarrollo</w:t>
            </w:r>
          </w:p>
        </w:tc>
      </w:tr>
      <w:tr w:rsidR="00FA7CEE" w14:paraId="2DFC1403" w14:textId="77777777" w:rsidTr="00036366">
        <w:trPr>
          <w:trHeight w:hRule="exact" w:val="454"/>
          <w:jc w:val="center"/>
        </w:trPr>
        <w:tc>
          <w:tcPr>
            <w:tcW w:w="988" w:type="dxa"/>
            <w:tcBorders>
              <w:left w:val="nil"/>
              <w:bottom w:val="nil"/>
              <w:right w:val="nil"/>
            </w:tcBorders>
            <w:vAlign w:val="center"/>
          </w:tcPr>
          <w:p w14:paraId="36BEE47F" w14:textId="65EF8CB5" w:rsidR="00FA7CEE" w:rsidRDefault="00FA7CEE" w:rsidP="00C74BC8">
            <w:pPr>
              <w:spacing w:line="360" w:lineRule="auto"/>
              <w:ind w:firstLine="0"/>
              <w:jc w:val="center"/>
              <w:rPr>
                <w:rFonts w:cs="Arial"/>
              </w:rPr>
            </w:pPr>
            <w:r>
              <w:rPr>
                <w:rFonts w:cs="Arial"/>
              </w:rPr>
              <w:t>P</w:t>
            </w:r>
          </w:p>
        </w:tc>
        <w:tc>
          <w:tcPr>
            <w:tcW w:w="2262" w:type="dxa"/>
            <w:tcBorders>
              <w:left w:val="nil"/>
              <w:bottom w:val="nil"/>
              <w:right w:val="nil"/>
            </w:tcBorders>
            <w:vAlign w:val="center"/>
          </w:tcPr>
          <w:p w14:paraId="5450A185" w14:textId="51C30203" w:rsidR="00FA7CEE" w:rsidRDefault="00FA7CEE" w:rsidP="00C74BC8">
            <w:pPr>
              <w:spacing w:line="360" w:lineRule="auto"/>
              <w:ind w:firstLine="0"/>
              <w:jc w:val="center"/>
              <w:rPr>
                <w:rFonts w:cs="Arial"/>
              </w:rPr>
            </w:pPr>
            <w:r>
              <w:rPr>
                <w:rFonts w:cs="Arial"/>
              </w:rPr>
              <w:t>2782</w:t>
            </w:r>
            <w:r w:rsidR="00615985">
              <w:rPr>
                <w:rFonts w:cs="Arial"/>
              </w:rPr>
              <w:t xml:space="preserve"> </w:t>
            </w:r>
            <w:r>
              <w:rPr>
                <w:rFonts w:cs="Arial"/>
              </w:rPr>
              <w:t>(39 %)</w:t>
            </w:r>
          </w:p>
        </w:tc>
        <w:tc>
          <w:tcPr>
            <w:tcW w:w="1853" w:type="dxa"/>
            <w:tcBorders>
              <w:left w:val="nil"/>
              <w:bottom w:val="nil"/>
              <w:right w:val="nil"/>
            </w:tcBorders>
            <w:vAlign w:val="center"/>
          </w:tcPr>
          <w:p w14:paraId="34514CCD" w14:textId="2DDFB5C7" w:rsidR="00FA7CEE" w:rsidRDefault="00FA7CEE" w:rsidP="00C74BC8">
            <w:pPr>
              <w:spacing w:line="360" w:lineRule="auto"/>
              <w:ind w:firstLine="0"/>
              <w:jc w:val="center"/>
              <w:rPr>
                <w:rFonts w:cs="Arial"/>
              </w:rPr>
            </w:pPr>
            <w:r>
              <w:rPr>
                <w:rFonts w:cs="Arial"/>
              </w:rPr>
              <w:t>576 (36 %)</w:t>
            </w:r>
          </w:p>
        </w:tc>
      </w:tr>
      <w:tr w:rsidR="00FA7CEE" w14:paraId="7D51037D" w14:textId="77777777" w:rsidTr="00036366">
        <w:trPr>
          <w:trHeight w:hRule="exact" w:val="454"/>
          <w:jc w:val="center"/>
        </w:trPr>
        <w:tc>
          <w:tcPr>
            <w:tcW w:w="988" w:type="dxa"/>
            <w:tcBorders>
              <w:top w:val="nil"/>
              <w:left w:val="nil"/>
              <w:bottom w:val="nil"/>
              <w:right w:val="nil"/>
            </w:tcBorders>
            <w:vAlign w:val="center"/>
          </w:tcPr>
          <w:p w14:paraId="3A989221" w14:textId="2DA699C9" w:rsidR="00FA7CEE" w:rsidRDefault="00FA7CEE" w:rsidP="00C74BC8">
            <w:pPr>
              <w:spacing w:line="360" w:lineRule="auto"/>
              <w:ind w:firstLine="0"/>
              <w:jc w:val="center"/>
              <w:rPr>
                <w:rFonts w:cs="Arial"/>
              </w:rPr>
            </w:pPr>
            <w:r>
              <w:rPr>
                <w:rFonts w:cs="Arial"/>
              </w:rPr>
              <w:t>N</w:t>
            </w:r>
          </w:p>
        </w:tc>
        <w:tc>
          <w:tcPr>
            <w:tcW w:w="2262" w:type="dxa"/>
            <w:tcBorders>
              <w:top w:val="nil"/>
              <w:left w:val="nil"/>
              <w:bottom w:val="nil"/>
              <w:right w:val="nil"/>
            </w:tcBorders>
            <w:vAlign w:val="center"/>
          </w:tcPr>
          <w:p w14:paraId="0A2ACA11" w14:textId="02DB87FF" w:rsidR="00FA7CEE" w:rsidRDefault="00FA7CEE" w:rsidP="00C74BC8">
            <w:pPr>
              <w:spacing w:line="360" w:lineRule="auto"/>
              <w:ind w:firstLine="0"/>
              <w:jc w:val="center"/>
              <w:rPr>
                <w:rFonts w:cs="Arial"/>
              </w:rPr>
            </w:pPr>
            <w:r>
              <w:rPr>
                <w:rFonts w:cs="Arial"/>
              </w:rPr>
              <w:t>2295 (32 %)</w:t>
            </w:r>
          </w:p>
        </w:tc>
        <w:tc>
          <w:tcPr>
            <w:tcW w:w="1853" w:type="dxa"/>
            <w:tcBorders>
              <w:top w:val="nil"/>
              <w:left w:val="nil"/>
              <w:bottom w:val="nil"/>
              <w:right w:val="nil"/>
            </w:tcBorders>
            <w:vAlign w:val="center"/>
          </w:tcPr>
          <w:p w14:paraId="2696ABFE" w14:textId="08E8557A" w:rsidR="00FA7CEE" w:rsidRDefault="00FA7CEE" w:rsidP="00C74BC8">
            <w:pPr>
              <w:spacing w:line="360" w:lineRule="auto"/>
              <w:ind w:firstLine="0"/>
              <w:jc w:val="center"/>
              <w:rPr>
                <w:rFonts w:cs="Arial"/>
              </w:rPr>
            </w:pPr>
            <w:r>
              <w:rPr>
                <w:rFonts w:cs="Arial"/>
              </w:rPr>
              <w:t>524</w:t>
            </w:r>
            <w:r w:rsidR="00615985">
              <w:rPr>
                <w:rFonts w:cs="Arial"/>
              </w:rPr>
              <w:t xml:space="preserve"> (33 %)</w:t>
            </w:r>
          </w:p>
        </w:tc>
      </w:tr>
      <w:tr w:rsidR="00FA7CEE" w14:paraId="716EBB96" w14:textId="77777777" w:rsidTr="00036366">
        <w:trPr>
          <w:trHeight w:hRule="exact" w:val="454"/>
          <w:jc w:val="center"/>
        </w:trPr>
        <w:tc>
          <w:tcPr>
            <w:tcW w:w="988" w:type="dxa"/>
            <w:tcBorders>
              <w:top w:val="nil"/>
              <w:left w:val="nil"/>
              <w:bottom w:val="nil"/>
              <w:right w:val="nil"/>
            </w:tcBorders>
            <w:vAlign w:val="center"/>
          </w:tcPr>
          <w:p w14:paraId="27FFD8E9" w14:textId="5274F389" w:rsidR="00FA7CEE" w:rsidRDefault="00FA7CEE" w:rsidP="00C74BC8">
            <w:pPr>
              <w:spacing w:line="360" w:lineRule="auto"/>
              <w:ind w:firstLine="0"/>
              <w:jc w:val="center"/>
              <w:rPr>
                <w:rFonts w:cs="Arial"/>
              </w:rPr>
            </w:pPr>
            <w:r>
              <w:rPr>
                <w:rFonts w:cs="Arial"/>
              </w:rPr>
              <w:t>NEU</w:t>
            </w:r>
          </w:p>
        </w:tc>
        <w:tc>
          <w:tcPr>
            <w:tcW w:w="2262" w:type="dxa"/>
            <w:tcBorders>
              <w:top w:val="nil"/>
              <w:left w:val="nil"/>
              <w:bottom w:val="nil"/>
              <w:right w:val="nil"/>
            </w:tcBorders>
            <w:vAlign w:val="center"/>
          </w:tcPr>
          <w:p w14:paraId="1D3117EC" w14:textId="18EE94EC" w:rsidR="00FA7CEE" w:rsidRDefault="00615985" w:rsidP="00C74BC8">
            <w:pPr>
              <w:spacing w:line="360" w:lineRule="auto"/>
              <w:ind w:firstLine="0"/>
              <w:jc w:val="center"/>
              <w:rPr>
                <w:rFonts w:cs="Arial"/>
              </w:rPr>
            </w:pPr>
            <w:r>
              <w:rPr>
                <w:rFonts w:cs="Arial"/>
              </w:rPr>
              <w:t>721 (10 %)</w:t>
            </w:r>
          </w:p>
        </w:tc>
        <w:tc>
          <w:tcPr>
            <w:tcW w:w="1853" w:type="dxa"/>
            <w:tcBorders>
              <w:top w:val="nil"/>
              <w:left w:val="nil"/>
              <w:bottom w:val="nil"/>
              <w:right w:val="nil"/>
            </w:tcBorders>
            <w:vAlign w:val="center"/>
          </w:tcPr>
          <w:p w14:paraId="7F6F71D4" w14:textId="6AA252F9" w:rsidR="00FA7CEE" w:rsidRDefault="00615985" w:rsidP="00C74BC8">
            <w:pPr>
              <w:spacing w:line="360" w:lineRule="auto"/>
              <w:ind w:firstLine="0"/>
              <w:jc w:val="center"/>
              <w:rPr>
                <w:rFonts w:cs="Arial"/>
              </w:rPr>
            </w:pPr>
            <w:r>
              <w:rPr>
                <w:rFonts w:cs="Arial"/>
              </w:rPr>
              <w:t>151 (10 %)</w:t>
            </w:r>
          </w:p>
        </w:tc>
      </w:tr>
      <w:tr w:rsidR="00FA7CEE" w14:paraId="15371F14" w14:textId="77777777" w:rsidTr="00036366">
        <w:trPr>
          <w:trHeight w:hRule="exact" w:val="454"/>
          <w:jc w:val="center"/>
        </w:trPr>
        <w:tc>
          <w:tcPr>
            <w:tcW w:w="988" w:type="dxa"/>
            <w:tcBorders>
              <w:top w:val="nil"/>
              <w:left w:val="nil"/>
              <w:bottom w:val="single" w:sz="4" w:space="0" w:color="auto"/>
              <w:right w:val="nil"/>
            </w:tcBorders>
            <w:vAlign w:val="center"/>
          </w:tcPr>
          <w:p w14:paraId="401F6726" w14:textId="30602636" w:rsidR="00FA7CEE" w:rsidRDefault="00FA7CEE" w:rsidP="00C74BC8">
            <w:pPr>
              <w:spacing w:line="360" w:lineRule="auto"/>
              <w:ind w:firstLine="0"/>
              <w:jc w:val="center"/>
              <w:rPr>
                <w:rFonts w:cs="Arial"/>
              </w:rPr>
            </w:pPr>
            <w:r>
              <w:rPr>
                <w:rFonts w:cs="Arial"/>
              </w:rPr>
              <w:t>NONE</w:t>
            </w:r>
          </w:p>
        </w:tc>
        <w:tc>
          <w:tcPr>
            <w:tcW w:w="2262" w:type="dxa"/>
            <w:tcBorders>
              <w:top w:val="nil"/>
              <w:left w:val="nil"/>
              <w:bottom w:val="single" w:sz="4" w:space="0" w:color="auto"/>
              <w:right w:val="nil"/>
            </w:tcBorders>
            <w:vAlign w:val="center"/>
          </w:tcPr>
          <w:p w14:paraId="0FC4E7D0" w14:textId="4385DB35" w:rsidR="00FA7CEE" w:rsidRDefault="00615985" w:rsidP="00C74BC8">
            <w:pPr>
              <w:spacing w:line="360" w:lineRule="auto"/>
              <w:ind w:firstLine="0"/>
              <w:jc w:val="center"/>
              <w:rPr>
                <w:rFonts w:cs="Arial"/>
              </w:rPr>
            </w:pPr>
            <w:r>
              <w:rPr>
                <w:rFonts w:cs="Arial"/>
              </w:rPr>
              <w:t>1346 (19 %)</w:t>
            </w:r>
          </w:p>
        </w:tc>
        <w:tc>
          <w:tcPr>
            <w:tcW w:w="1853" w:type="dxa"/>
            <w:tcBorders>
              <w:top w:val="nil"/>
              <w:left w:val="nil"/>
              <w:bottom w:val="single" w:sz="4" w:space="0" w:color="auto"/>
              <w:right w:val="nil"/>
            </w:tcBorders>
            <w:vAlign w:val="center"/>
          </w:tcPr>
          <w:p w14:paraId="0FFDC339" w14:textId="6F85B2E8" w:rsidR="00FA7CEE" w:rsidRDefault="00615985" w:rsidP="00C74BC8">
            <w:pPr>
              <w:spacing w:line="360" w:lineRule="auto"/>
              <w:ind w:firstLine="0"/>
              <w:jc w:val="center"/>
              <w:rPr>
                <w:rFonts w:cs="Arial"/>
              </w:rPr>
            </w:pPr>
            <w:r>
              <w:rPr>
                <w:rFonts w:cs="Arial"/>
              </w:rPr>
              <w:t>338 (21 %)</w:t>
            </w:r>
          </w:p>
        </w:tc>
      </w:tr>
      <w:tr w:rsidR="00FA7CEE" w14:paraId="2C246FA6" w14:textId="77777777" w:rsidTr="00782866">
        <w:trPr>
          <w:trHeight w:hRule="exact" w:val="340"/>
          <w:jc w:val="center"/>
        </w:trPr>
        <w:tc>
          <w:tcPr>
            <w:tcW w:w="988" w:type="dxa"/>
            <w:tcBorders>
              <w:left w:val="nil"/>
              <w:right w:val="nil"/>
            </w:tcBorders>
          </w:tcPr>
          <w:p w14:paraId="7EAFECAC" w14:textId="6EB27AC9" w:rsidR="00FA7CEE" w:rsidRDefault="00FA7CEE" w:rsidP="009F7363">
            <w:pPr>
              <w:spacing w:line="480" w:lineRule="auto"/>
              <w:ind w:firstLine="0"/>
              <w:rPr>
                <w:rFonts w:cs="Arial"/>
              </w:rPr>
            </w:pPr>
            <w:r>
              <w:rPr>
                <w:rFonts w:cs="Arial"/>
              </w:rPr>
              <w:t>Total</w:t>
            </w:r>
          </w:p>
        </w:tc>
        <w:tc>
          <w:tcPr>
            <w:tcW w:w="2262" w:type="dxa"/>
            <w:tcBorders>
              <w:left w:val="nil"/>
              <w:right w:val="nil"/>
            </w:tcBorders>
            <w:vAlign w:val="center"/>
          </w:tcPr>
          <w:p w14:paraId="3E177B58" w14:textId="54FDD7FC" w:rsidR="00FA7CEE" w:rsidRDefault="00615985" w:rsidP="00FA7CEE">
            <w:pPr>
              <w:spacing w:line="480" w:lineRule="auto"/>
              <w:ind w:firstLine="0"/>
              <w:jc w:val="center"/>
              <w:rPr>
                <w:rFonts w:cs="Arial"/>
              </w:rPr>
            </w:pPr>
            <w:r>
              <w:rPr>
                <w:rFonts w:cs="Arial"/>
              </w:rPr>
              <w:t>7114</w:t>
            </w:r>
          </w:p>
        </w:tc>
        <w:tc>
          <w:tcPr>
            <w:tcW w:w="1853" w:type="dxa"/>
            <w:tcBorders>
              <w:left w:val="nil"/>
              <w:right w:val="nil"/>
            </w:tcBorders>
            <w:vAlign w:val="center"/>
          </w:tcPr>
          <w:p w14:paraId="25E3B85C" w14:textId="4341CE03" w:rsidR="00FA7CEE" w:rsidRDefault="00615985" w:rsidP="00FA7CEE">
            <w:pPr>
              <w:spacing w:line="480" w:lineRule="auto"/>
              <w:ind w:firstLine="0"/>
              <w:jc w:val="center"/>
              <w:rPr>
                <w:rFonts w:cs="Arial"/>
              </w:rPr>
            </w:pPr>
            <w:r>
              <w:rPr>
                <w:rFonts w:cs="Arial"/>
              </w:rPr>
              <w:t>1589</w:t>
            </w:r>
          </w:p>
        </w:tc>
      </w:tr>
    </w:tbl>
    <w:p w14:paraId="5B0214BE" w14:textId="1AC25C6B" w:rsidR="002F7BDE" w:rsidRPr="006F5865" w:rsidRDefault="008D6DA2" w:rsidP="00FB78C4">
      <w:pPr>
        <w:ind w:left="1416" w:firstLine="708"/>
        <w:rPr>
          <w:rFonts w:cs="Arial"/>
          <w:sz w:val="20"/>
          <w:szCs w:val="20"/>
        </w:rPr>
      </w:pPr>
      <w:r w:rsidRPr="006F5865">
        <w:rPr>
          <w:rFonts w:cs="Arial"/>
          <w:i/>
          <w:iCs/>
          <w:sz w:val="20"/>
          <w:szCs w:val="20"/>
        </w:rPr>
        <w:t xml:space="preserve">Nota. </w:t>
      </w:r>
      <w:r w:rsidRPr="006F5865">
        <w:rPr>
          <w:rFonts w:cs="Arial"/>
          <w:sz w:val="20"/>
          <w:szCs w:val="20"/>
        </w:rPr>
        <w:t xml:space="preserve">Adaptado de </w:t>
      </w:r>
      <w:r w:rsidR="002F7BDE" w:rsidRPr="006F5865">
        <w:rPr>
          <w:rFonts w:cs="Arial"/>
          <w:sz w:val="20"/>
          <w:szCs w:val="20"/>
        </w:rPr>
        <w:t xml:space="preserve">RETUYT in TASS 2017: </w:t>
      </w:r>
      <w:proofErr w:type="spellStart"/>
      <w:r w:rsidR="002F7BDE" w:rsidRPr="001D0756">
        <w:rPr>
          <w:rFonts w:cs="Arial"/>
          <w:sz w:val="20"/>
          <w:szCs w:val="20"/>
        </w:rPr>
        <w:t>Sentiment</w:t>
      </w:r>
      <w:proofErr w:type="spellEnd"/>
      <w:r w:rsidR="002F7BDE" w:rsidRPr="006F5865">
        <w:rPr>
          <w:rFonts w:cs="Arial"/>
          <w:sz w:val="20"/>
          <w:szCs w:val="20"/>
        </w:rPr>
        <w:t xml:space="preserve"> </w:t>
      </w:r>
    </w:p>
    <w:p w14:paraId="6A84EB92" w14:textId="3D93A11C" w:rsidR="00E05318" w:rsidRPr="006F5865" w:rsidRDefault="002F7BDE" w:rsidP="00FB78C4">
      <w:pPr>
        <w:ind w:left="1404"/>
        <w:rPr>
          <w:rFonts w:cs="Arial"/>
          <w:sz w:val="20"/>
          <w:szCs w:val="20"/>
          <w:lang w:val="en-US"/>
        </w:rPr>
      </w:pPr>
      <w:r w:rsidRPr="006F5865">
        <w:rPr>
          <w:rFonts w:cs="Arial"/>
          <w:sz w:val="20"/>
          <w:szCs w:val="20"/>
          <w:lang w:val="en-US"/>
        </w:rPr>
        <w:t>Analysis for Spanish Tweets using SVM and CNN, por</w:t>
      </w:r>
    </w:p>
    <w:p w14:paraId="53B34125" w14:textId="569B72B1" w:rsidR="003419FD" w:rsidRPr="006F5865" w:rsidRDefault="00CD6709" w:rsidP="00FB78C4">
      <w:pPr>
        <w:ind w:left="1404"/>
        <w:rPr>
          <w:rFonts w:cs="Arial"/>
          <w:sz w:val="20"/>
          <w:szCs w:val="20"/>
        </w:rPr>
      </w:pPr>
      <w:r w:rsidRPr="006F5865">
        <w:rPr>
          <w:rFonts w:cs="Arial"/>
          <w:sz w:val="20"/>
          <w:szCs w:val="20"/>
        </w:rPr>
        <w:fldChar w:fldCharType="begin" w:fldLock="1"/>
      </w:r>
      <w:r w:rsidR="0068159F" w:rsidRPr="006F5865">
        <w:rPr>
          <w:rFonts w:cs="Arial"/>
          <w:sz w:val="20"/>
          <w:szCs w:val="20"/>
        </w:rPr>
        <w:instrText>ADDIN CSL_CITATION {"citationItems":[{"id":"ITEM-1","itemData":{"abstract":"This article presents classifiers based on SVM and Convolutional Neural Networks (CNN) for the TASS 2017 challenge on tweets sentiment analysis. The classifier with the best performance in general uses a combination of SVM and CNN. The use of word embeddings was particularly useful for improving the classifiers performance.","author":[{"dropping-particle":"","family":"Rosa","given":"Aiala","non-dropping-particle":"","parse-names":false,"suffix":""},{"dropping-particle":"","family":"Chiruzzo","given":"Luis","non-dropping-particle":"","parse-names":false,"suffix":""},{"dropping-particle":"","family":"Etcheverry","given":"Mathias","non-dropping-particle":"","parse-names":false,"suffix":""},{"dropping-particle":"","family":"Castro","given":"Santiago","non-dropping-particle":"","parse-names":false,"suffix":""}],"id":"ITEM-1","issue":"October","issued":{"date-parts":[["2017"]]},"page":"77-83","title":"RETUYT in TASS 2017: Sentiment Analysis for Spanish Tweets using SVM and CNN","type":"article-journal"},"uris":["http://www.mendeley.com/documents/?uuid=9c3b12ff-9a65-4cb4-91e1-9489de078a9d"]}],"mendeley":{"formattedCitation":"(Rosa et al., 2017)","manualFormatting":"Rosa et al., 2017","plainTextFormattedCitation":"(Rosa et al., 2017)","previouslyFormattedCitation":"(Rosa et al., 2017)"},"properties":{"noteIndex":0},"schema":"https://github.com/citation-style-language/schema/raw/master/csl-citation.json"}</w:instrText>
      </w:r>
      <w:r w:rsidRPr="006F5865">
        <w:rPr>
          <w:rFonts w:cs="Arial"/>
          <w:sz w:val="20"/>
          <w:szCs w:val="20"/>
        </w:rPr>
        <w:fldChar w:fldCharType="separate"/>
      </w:r>
      <w:r w:rsidRPr="006F5865">
        <w:rPr>
          <w:rFonts w:cs="Arial"/>
          <w:noProof/>
          <w:sz w:val="20"/>
          <w:szCs w:val="20"/>
        </w:rPr>
        <w:t>Rosa et al., 2017</w:t>
      </w:r>
      <w:r w:rsidRPr="006F5865">
        <w:rPr>
          <w:rFonts w:cs="Arial"/>
          <w:sz w:val="20"/>
          <w:szCs w:val="20"/>
        </w:rPr>
        <w:fldChar w:fldCharType="end"/>
      </w:r>
      <w:r w:rsidRPr="006F5865">
        <w:rPr>
          <w:rFonts w:cs="Arial"/>
          <w:sz w:val="20"/>
          <w:szCs w:val="20"/>
        </w:rPr>
        <w:t>,</w:t>
      </w:r>
      <w:r w:rsidR="00411916" w:rsidRPr="006F5865">
        <w:rPr>
          <w:rFonts w:cs="Arial"/>
          <w:sz w:val="20"/>
          <w:szCs w:val="20"/>
        </w:rPr>
        <w:t xml:space="preserve"> (http://arxiv.org/abs/1710.06393)</w:t>
      </w:r>
    </w:p>
    <w:p w14:paraId="6C350BC2" w14:textId="77777777" w:rsidR="003419FD" w:rsidRPr="005F597F" w:rsidRDefault="003419FD" w:rsidP="003419FD">
      <w:pPr>
        <w:ind w:left="1404"/>
        <w:rPr>
          <w:rFonts w:cs="Arial"/>
          <w:sz w:val="18"/>
          <w:szCs w:val="18"/>
        </w:rPr>
      </w:pPr>
    </w:p>
    <w:p w14:paraId="4E39A8F9" w14:textId="6B433360" w:rsidR="00EE6A88" w:rsidRPr="006F5865" w:rsidRDefault="00EE6A88" w:rsidP="00022DD1">
      <w:pPr>
        <w:pStyle w:val="Descripcin"/>
        <w:keepNext/>
        <w:spacing w:after="0" w:line="480" w:lineRule="auto"/>
        <w:ind w:left="2124" w:firstLine="0"/>
        <w:jc w:val="left"/>
        <w:rPr>
          <w:b/>
          <w:bCs/>
          <w:i w:val="0"/>
          <w:iCs w:val="0"/>
          <w:color w:val="auto"/>
          <w:sz w:val="20"/>
          <w:szCs w:val="20"/>
        </w:rPr>
      </w:pPr>
      <w:bookmarkStart w:id="60" w:name="_Toc61920254"/>
      <w:r w:rsidRPr="006F5865">
        <w:rPr>
          <w:b/>
          <w:bCs/>
          <w:i w:val="0"/>
          <w:iCs w:val="0"/>
          <w:color w:val="auto"/>
          <w:sz w:val="20"/>
          <w:szCs w:val="20"/>
        </w:rPr>
        <w:t xml:space="preserve">Tabla </w:t>
      </w:r>
      <w:r w:rsidRPr="006F5865">
        <w:rPr>
          <w:b/>
          <w:bCs/>
          <w:i w:val="0"/>
          <w:iCs w:val="0"/>
          <w:color w:val="auto"/>
          <w:sz w:val="20"/>
          <w:szCs w:val="20"/>
        </w:rPr>
        <w:fldChar w:fldCharType="begin"/>
      </w:r>
      <w:r w:rsidRPr="006F5865">
        <w:rPr>
          <w:b/>
          <w:bCs/>
          <w:i w:val="0"/>
          <w:iCs w:val="0"/>
          <w:color w:val="auto"/>
          <w:sz w:val="20"/>
          <w:szCs w:val="20"/>
        </w:rPr>
        <w:instrText xml:space="preserve"> SEQ Tabla \* ARABIC </w:instrText>
      </w:r>
      <w:r w:rsidRPr="006F5865">
        <w:rPr>
          <w:b/>
          <w:bCs/>
          <w:i w:val="0"/>
          <w:iCs w:val="0"/>
          <w:color w:val="auto"/>
          <w:sz w:val="20"/>
          <w:szCs w:val="20"/>
        </w:rPr>
        <w:fldChar w:fldCharType="separate"/>
      </w:r>
      <w:r w:rsidR="00A05DB3">
        <w:rPr>
          <w:b/>
          <w:bCs/>
          <w:i w:val="0"/>
          <w:iCs w:val="0"/>
          <w:noProof/>
          <w:color w:val="auto"/>
          <w:sz w:val="20"/>
          <w:szCs w:val="20"/>
        </w:rPr>
        <w:t>7</w:t>
      </w:r>
      <w:r w:rsidRPr="006F5865">
        <w:rPr>
          <w:b/>
          <w:bCs/>
          <w:i w:val="0"/>
          <w:iCs w:val="0"/>
          <w:color w:val="auto"/>
          <w:sz w:val="20"/>
          <w:szCs w:val="20"/>
        </w:rPr>
        <w:fldChar w:fldCharType="end"/>
      </w:r>
      <w:r w:rsidRPr="006F5865">
        <w:rPr>
          <w:b/>
          <w:bCs/>
          <w:i w:val="0"/>
          <w:iCs w:val="0"/>
          <w:color w:val="auto"/>
          <w:sz w:val="20"/>
          <w:szCs w:val="20"/>
        </w:rPr>
        <w:t>.</w:t>
      </w:r>
      <w:r w:rsidR="00EF6963" w:rsidRPr="006F5865">
        <w:rPr>
          <w:b/>
          <w:bCs/>
          <w:i w:val="0"/>
          <w:iCs w:val="0"/>
          <w:color w:val="auto"/>
          <w:sz w:val="20"/>
          <w:szCs w:val="20"/>
        </w:rPr>
        <w:br/>
      </w:r>
      <w:r w:rsidRPr="006F5865">
        <w:rPr>
          <w:rFonts w:cs="Arial"/>
          <w:color w:val="auto"/>
          <w:sz w:val="20"/>
          <w:szCs w:val="20"/>
        </w:rPr>
        <w:t>Resultados sobre el corpus de validación</w:t>
      </w:r>
      <w:bookmarkEnd w:id="60"/>
    </w:p>
    <w:tbl>
      <w:tblPr>
        <w:tblStyle w:val="Tablaconcuadrcula"/>
        <w:tblW w:w="0" w:type="auto"/>
        <w:jc w:val="center"/>
        <w:tblLook w:val="04A0" w:firstRow="1" w:lastRow="0" w:firstColumn="1" w:lastColumn="0" w:noHBand="0" w:noVBand="1"/>
      </w:tblPr>
      <w:tblGrid>
        <w:gridCol w:w="2410"/>
        <w:gridCol w:w="1238"/>
        <w:gridCol w:w="1314"/>
      </w:tblGrid>
      <w:tr w:rsidR="003419FD" w14:paraId="61C8EACA" w14:textId="77777777" w:rsidTr="00036366">
        <w:trPr>
          <w:trHeight w:hRule="exact" w:val="397"/>
          <w:jc w:val="center"/>
        </w:trPr>
        <w:tc>
          <w:tcPr>
            <w:tcW w:w="2410" w:type="dxa"/>
            <w:tcBorders>
              <w:left w:val="nil"/>
              <w:bottom w:val="single" w:sz="4" w:space="0" w:color="auto"/>
              <w:right w:val="nil"/>
            </w:tcBorders>
          </w:tcPr>
          <w:p w14:paraId="4628FE92" w14:textId="37294398" w:rsidR="003419FD" w:rsidRPr="003419FD" w:rsidRDefault="003419FD" w:rsidP="003419FD">
            <w:pPr>
              <w:keepNext/>
              <w:spacing w:line="480" w:lineRule="auto"/>
              <w:ind w:left="-77" w:firstLine="77"/>
              <w:jc w:val="center"/>
              <w:rPr>
                <w:b/>
                <w:bCs/>
              </w:rPr>
            </w:pPr>
            <w:r w:rsidRPr="003419FD">
              <w:rPr>
                <w:b/>
                <w:bCs/>
              </w:rPr>
              <w:t>Clasificación</w:t>
            </w:r>
          </w:p>
        </w:tc>
        <w:tc>
          <w:tcPr>
            <w:tcW w:w="1238" w:type="dxa"/>
            <w:tcBorders>
              <w:left w:val="nil"/>
              <w:bottom w:val="single" w:sz="4" w:space="0" w:color="auto"/>
              <w:right w:val="nil"/>
            </w:tcBorders>
          </w:tcPr>
          <w:p w14:paraId="2DBB0BAB" w14:textId="48A40D89" w:rsidR="003419FD" w:rsidRPr="003419FD" w:rsidRDefault="003419FD" w:rsidP="003419FD">
            <w:pPr>
              <w:keepNext/>
              <w:spacing w:line="480" w:lineRule="auto"/>
              <w:ind w:left="-77" w:firstLine="77"/>
              <w:jc w:val="center"/>
              <w:rPr>
                <w:b/>
                <w:bCs/>
              </w:rPr>
            </w:pPr>
            <w:r w:rsidRPr="003419FD">
              <w:rPr>
                <w:b/>
                <w:bCs/>
              </w:rPr>
              <w:t>M-F1</w:t>
            </w:r>
          </w:p>
        </w:tc>
        <w:tc>
          <w:tcPr>
            <w:tcW w:w="1314" w:type="dxa"/>
            <w:tcBorders>
              <w:left w:val="nil"/>
              <w:bottom w:val="single" w:sz="4" w:space="0" w:color="auto"/>
              <w:right w:val="nil"/>
            </w:tcBorders>
          </w:tcPr>
          <w:p w14:paraId="7BBB76C9" w14:textId="2DB85F2F" w:rsidR="003419FD" w:rsidRPr="003419FD" w:rsidRDefault="003419FD" w:rsidP="003419FD">
            <w:pPr>
              <w:keepNext/>
              <w:spacing w:line="480" w:lineRule="auto"/>
              <w:ind w:left="-77" w:firstLine="77"/>
              <w:jc w:val="center"/>
              <w:rPr>
                <w:b/>
                <w:bCs/>
              </w:rPr>
            </w:pPr>
            <w:r w:rsidRPr="003419FD">
              <w:rPr>
                <w:b/>
                <w:bCs/>
              </w:rPr>
              <w:t>Acierto</w:t>
            </w:r>
          </w:p>
        </w:tc>
      </w:tr>
      <w:tr w:rsidR="003419FD" w14:paraId="13AA54AA" w14:textId="77777777" w:rsidTr="00036366">
        <w:trPr>
          <w:trHeight w:hRule="exact" w:val="454"/>
          <w:jc w:val="center"/>
        </w:trPr>
        <w:tc>
          <w:tcPr>
            <w:tcW w:w="2410" w:type="dxa"/>
            <w:tcBorders>
              <w:left w:val="nil"/>
              <w:bottom w:val="nil"/>
              <w:right w:val="nil"/>
            </w:tcBorders>
            <w:vAlign w:val="center"/>
          </w:tcPr>
          <w:p w14:paraId="73E42544" w14:textId="7B0C38E9" w:rsidR="003419FD" w:rsidRDefault="003419FD" w:rsidP="00C74BC8">
            <w:pPr>
              <w:keepNext/>
              <w:spacing w:line="360" w:lineRule="auto"/>
              <w:ind w:left="-77" w:firstLine="77"/>
              <w:jc w:val="center"/>
            </w:pPr>
            <w:proofErr w:type="spellStart"/>
            <w:r>
              <w:t>svm</w:t>
            </w:r>
            <w:proofErr w:type="spellEnd"/>
          </w:p>
        </w:tc>
        <w:tc>
          <w:tcPr>
            <w:tcW w:w="1238" w:type="dxa"/>
            <w:tcBorders>
              <w:left w:val="nil"/>
              <w:bottom w:val="nil"/>
              <w:right w:val="nil"/>
            </w:tcBorders>
            <w:vAlign w:val="center"/>
          </w:tcPr>
          <w:p w14:paraId="12769266" w14:textId="3775F9D5" w:rsidR="003419FD" w:rsidRDefault="003419FD" w:rsidP="00C74BC8">
            <w:pPr>
              <w:keepNext/>
              <w:spacing w:line="360" w:lineRule="auto"/>
              <w:ind w:left="-77" w:firstLine="77"/>
              <w:jc w:val="center"/>
            </w:pPr>
            <w:r>
              <w:t>49.9</w:t>
            </w:r>
          </w:p>
        </w:tc>
        <w:tc>
          <w:tcPr>
            <w:tcW w:w="1314" w:type="dxa"/>
            <w:tcBorders>
              <w:left w:val="nil"/>
              <w:bottom w:val="nil"/>
              <w:right w:val="nil"/>
            </w:tcBorders>
            <w:vAlign w:val="center"/>
          </w:tcPr>
          <w:p w14:paraId="69DB0DB9" w14:textId="75FD5D1F" w:rsidR="003419FD" w:rsidRDefault="003419FD" w:rsidP="00C74BC8">
            <w:pPr>
              <w:keepNext/>
              <w:spacing w:line="360" w:lineRule="auto"/>
              <w:ind w:left="-77" w:firstLine="77"/>
              <w:jc w:val="center"/>
            </w:pPr>
            <w:r>
              <w:t>61.7</w:t>
            </w:r>
          </w:p>
        </w:tc>
      </w:tr>
      <w:tr w:rsidR="003419FD" w14:paraId="54B5F7EE" w14:textId="77777777" w:rsidTr="00036366">
        <w:trPr>
          <w:trHeight w:hRule="exact" w:val="454"/>
          <w:jc w:val="center"/>
        </w:trPr>
        <w:tc>
          <w:tcPr>
            <w:tcW w:w="2410" w:type="dxa"/>
            <w:tcBorders>
              <w:top w:val="nil"/>
              <w:left w:val="nil"/>
              <w:bottom w:val="nil"/>
              <w:right w:val="nil"/>
            </w:tcBorders>
            <w:vAlign w:val="center"/>
          </w:tcPr>
          <w:p w14:paraId="087ECB2A" w14:textId="45B4750C" w:rsidR="003419FD" w:rsidRDefault="003419FD" w:rsidP="00C74BC8">
            <w:pPr>
              <w:keepNext/>
              <w:spacing w:line="360" w:lineRule="auto"/>
              <w:ind w:left="-77" w:firstLine="77"/>
              <w:jc w:val="center"/>
            </w:pPr>
            <w:r>
              <w:t>cnn4</w:t>
            </w:r>
          </w:p>
        </w:tc>
        <w:tc>
          <w:tcPr>
            <w:tcW w:w="1238" w:type="dxa"/>
            <w:tcBorders>
              <w:top w:val="nil"/>
              <w:left w:val="nil"/>
              <w:bottom w:val="nil"/>
              <w:right w:val="nil"/>
            </w:tcBorders>
            <w:vAlign w:val="center"/>
          </w:tcPr>
          <w:p w14:paraId="0344AFBA" w14:textId="377C6394" w:rsidR="003419FD" w:rsidRDefault="003419FD" w:rsidP="00C74BC8">
            <w:pPr>
              <w:keepNext/>
              <w:spacing w:line="360" w:lineRule="auto"/>
              <w:ind w:left="-77" w:firstLine="77"/>
              <w:jc w:val="center"/>
            </w:pPr>
            <w:r>
              <w:t>50.2</w:t>
            </w:r>
          </w:p>
        </w:tc>
        <w:tc>
          <w:tcPr>
            <w:tcW w:w="1314" w:type="dxa"/>
            <w:tcBorders>
              <w:top w:val="nil"/>
              <w:left w:val="nil"/>
              <w:bottom w:val="nil"/>
              <w:right w:val="nil"/>
            </w:tcBorders>
            <w:vAlign w:val="center"/>
          </w:tcPr>
          <w:p w14:paraId="7D161F26" w14:textId="045C981F" w:rsidR="003419FD" w:rsidRDefault="003419FD" w:rsidP="00C74BC8">
            <w:pPr>
              <w:keepNext/>
              <w:spacing w:line="360" w:lineRule="auto"/>
              <w:ind w:left="-77" w:firstLine="77"/>
              <w:jc w:val="center"/>
            </w:pPr>
            <w:r>
              <w:t>64.1</w:t>
            </w:r>
          </w:p>
        </w:tc>
      </w:tr>
      <w:tr w:rsidR="003419FD" w14:paraId="4A06712C" w14:textId="77777777" w:rsidTr="00036366">
        <w:trPr>
          <w:trHeight w:hRule="exact" w:val="454"/>
          <w:jc w:val="center"/>
        </w:trPr>
        <w:tc>
          <w:tcPr>
            <w:tcW w:w="2410" w:type="dxa"/>
            <w:tcBorders>
              <w:top w:val="nil"/>
              <w:left w:val="nil"/>
              <w:right w:val="nil"/>
            </w:tcBorders>
            <w:vAlign w:val="center"/>
          </w:tcPr>
          <w:p w14:paraId="63F5516E" w14:textId="4AA1404B" w:rsidR="003419FD" w:rsidRDefault="003419FD" w:rsidP="00C74BC8">
            <w:pPr>
              <w:keepNext/>
              <w:spacing w:line="360" w:lineRule="auto"/>
              <w:ind w:left="-77" w:firstLine="77"/>
              <w:jc w:val="center"/>
            </w:pPr>
            <w:proofErr w:type="spellStart"/>
            <w:r>
              <w:t>svm_cnn</w:t>
            </w:r>
            <w:proofErr w:type="spellEnd"/>
          </w:p>
        </w:tc>
        <w:tc>
          <w:tcPr>
            <w:tcW w:w="1238" w:type="dxa"/>
            <w:tcBorders>
              <w:top w:val="nil"/>
              <w:left w:val="nil"/>
              <w:right w:val="nil"/>
            </w:tcBorders>
            <w:vAlign w:val="center"/>
          </w:tcPr>
          <w:p w14:paraId="5541DF59" w14:textId="2910CF15" w:rsidR="003419FD" w:rsidRPr="008B646A" w:rsidRDefault="003419FD" w:rsidP="00C74BC8">
            <w:pPr>
              <w:keepNext/>
              <w:spacing w:line="360" w:lineRule="auto"/>
              <w:ind w:left="-77" w:firstLine="77"/>
              <w:jc w:val="center"/>
            </w:pPr>
            <w:r w:rsidRPr="008B646A">
              <w:t>50.9</w:t>
            </w:r>
          </w:p>
        </w:tc>
        <w:tc>
          <w:tcPr>
            <w:tcW w:w="1314" w:type="dxa"/>
            <w:tcBorders>
              <w:top w:val="nil"/>
              <w:left w:val="nil"/>
              <w:right w:val="nil"/>
            </w:tcBorders>
            <w:vAlign w:val="center"/>
          </w:tcPr>
          <w:p w14:paraId="5B2232DF" w14:textId="18CACCE3" w:rsidR="003419FD" w:rsidRPr="008B646A" w:rsidRDefault="003419FD" w:rsidP="00C74BC8">
            <w:pPr>
              <w:keepNext/>
              <w:spacing w:line="360" w:lineRule="auto"/>
              <w:ind w:left="-77" w:firstLine="77"/>
              <w:jc w:val="center"/>
            </w:pPr>
            <w:r w:rsidRPr="008B646A">
              <w:t>64.7</w:t>
            </w:r>
          </w:p>
        </w:tc>
      </w:tr>
    </w:tbl>
    <w:p w14:paraId="76742CC4" w14:textId="22CE237D" w:rsidR="00EE6A88" w:rsidRPr="006F5865" w:rsidRDefault="00EE6A88" w:rsidP="00FB78C4">
      <w:pPr>
        <w:ind w:left="1416" w:firstLine="708"/>
        <w:rPr>
          <w:rFonts w:cs="Arial"/>
          <w:sz w:val="20"/>
          <w:szCs w:val="20"/>
        </w:rPr>
      </w:pPr>
      <w:r w:rsidRPr="006F5865">
        <w:rPr>
          <w:rFonts w:cs="Arial"/>
          <w:i/>
          <w:iCs/>
          <w:sz w:val="20"/>
          <w:szCs w:val="20"/>
        </w:rPr>
        <w:t xml:space="preserve">Nota. </w:t>
      </w:r>
      <w:r w:rsidRPr="006F5865">
        <w:rPr>
          <w:rFonts w:cs="Arial"/>
          <w:sz w:val="20"/>
          <w:szCs w:val="20"/>
        </w:rPr>
        <w:t xml:space="preserve">Adaptado de RETUYT in TASS 2017: </w:t>
      </w:r>
      <w:proofErr w:type="spellStart"/>
      <w:r w:rsidRPr="001D0756">
        <w:rPr>
          <w:rFonts w:cs="Arial"/>
          <w:sz w:val="20"/>
          <w:szCs w:val="20"/>
        </w:rPr>
        <w:t>Sentiment</w:t>
      </w:r>
      <w:proofErr w:type="spellEnd"/>
      <w:r w:rsidRPr="006F5865">
        <w:rPr>
          <w:rFonts w:cs="Arial"/>
          <w:sz w:val="20"/>
          <w:szCs w:val="20"/>
        </w:rPr>
        <w:t xml:space="preserve"> </w:t>
      </w:r>
    </w:p>
    <w:p w14:paraId="61E65DCD" w14:textId="77777777" w:rsidR="00EE6A88" w:rsidRPr="006F5865" w:rsidRDefault="00EE6A88" w:rsidP="00FB78C4">
      <w:pPr>
        <w:ind w:left="1404"/>
        <w:rPr>
          <w:rFonts w:cs="Arial"/>
          <w:sz w:val="20"/>
          <w:szCs w:val="20"/>
          <w:lang w:val="en-US"/>
        </w:rPr>
      </w:pPr>
      <w:r w:rsidRPr="006F5865">
        <w:rPr>
          <w:rFonts w:cs="Arial"/>
          <w:sz w:val="20"/>
          <w:szCs w:val="20"/>
          <w:lang w:val="en-US"/>
        </w:rPr>
        <w:t>Analysis for Spanish Tweets using SVM and CNN, por</w:t>
      </w:r>
    </w:p>
    <w:p w14:paraId="26EF8BF3" w14:textId="45EF33B1" w:rsidR="000F7C37" w:rsidRPr="006F5865" w:rsidRDefault="00EE6A88" w:rsidP="00FB78C4">
      <w:pPr>
        <w:ind w:left="1404"/>
        <w:rPr>
          <w:rFonts w:cs="Arial"/>
          <w:sz w:val="20"/>
          <w:szCs w:val="20"/>
        </w:rPr>
      </w:pPr>
      <w:r w:rsidRPr="006F5865">
        <w:rPr>
          <w:rFonts w:cs="Arial"/>
          <w:sz w:val="20"/>
          <w:szCs w:val="20"/>
        </w:rPr>
        <w:fldChar w:fldCharType="begin" w:fldLock="1"/>
      </w:r>
      <w:r w:rsidR="0068159F" w:rsidRPr="006F5865">
        <w:rPr>
          <w:rFonts w:cs="Arial"/>
          <w:sz w:val="20"/>
          <w:szCs w:val="20"/>
        </w:rPr>
        <w:instrText>ADDIN CSL_CITATION {"citationItems":[{"id":"ITEM-1","itemData":{"abstract":"This article presents classifiers based on SVM and Convolutional Neural Networks (CNN) for the TASS 2017 challenge on tweets sentiment analysis. The classifier with the best performance in general uses a combination of SVM and CNN. The use of word embeddings was particularly useful for improving the classifiers performance.","author":[{"dropping-particle":"","family":"Rosa","given":"Aiala","non-dropping-particle":"","parse-names":false,"suffix":""},{"dropping-particle":"","family":"Chiruzzo","given":"Luis","non-dropping-particle":"","parse-names":false,"suffix":""},{"dropping-particle":"","family":"Etcheverry","given":"Mathias","non-dropping-particle":"","parse-names":false,"suffix":""},{"dropping-particle":"","family":"Castro","given":"Santiago","non-dropping-particle":"","parse-names":false,"suffix":""}],"id":"ITEM-1","issue":"October","issued":{"date-parts":[["2017"]]},"page":"77-83","title":"RETUYT in TASS 2017: Sentiment Analysis for Spanish Tweets using SVM and CNN","type":"article-journal"},"uris":["http://www.mendeley.com/documents/?uuid=9c3b12ff-9a65-4cb4-91e1-9489de078a9d"]}],"mendeley":{"formattedCitation":"(Rosa et al., 2017)","manualFormatting":"Rosa et al., 2017","plainTextFormattedCitation":"(Rosa et al., 2017)","previouslyFormattedCitation":"(Rosa et al., 2017)"},"properties":{"noteIndex":0},"schema":"https://github.com/citation-style-language/schema/raw/master/csl-citation.json"}</w:instrText>
      </w:r>
      <w:r w:rsidRPr="006F5865">
        <w:rPr>
          <w:rFonts w:cs="Arial"/>
          <w:sz w:val="20"/>
          <w:szCs w:val="20"/>
        </w:rPr>
        <w:fldChar w:fldCharType="separate"/>
      </w:r>
      <w:r w:rsidRPr="006F5865">
        <w:rPr>
          <w:rFonts w:cs="Arial"/>
          <w:noProof/>
          <w:sz w:val="20"/>
          <w:szCs w:val="20"/>
        </w:rPr>
        <w:t>Rosa et al., 2017</w:t>
      </w:r>
      <w:r w:rsidRPr="006F5865">
        <w:rPr>
          <w:rFonts w:cs="Arial"/>
          <w:sz w:val="20"/>
          <w:szCs w:val="20"/>
        </w:rPr>
        <w:fldChar w:fldCharType="end"/>
      </w:r>
      <w:r w:rsidRPr="006F5865">
        <w:rPr>
          <w:rFonts w:cs="Arial"/>
          <w:sz w:val="20"/>
          <w:szCs w:val="20"/>
        </w:rPr>
        <w:t>, (http://arxiv.org/abs/1710.06393)</w:t>
      </w:r>
    </w:p>
    <w:p w14:paraId="03F6880B" w14:textId="77777777" w:rsidR="0017666D" w:rsidRPr="0017666D" w:rsidRDefault="0017666D" w:rsidP="009B4EF0">
      <w:pPr>
        <w:ind w:left="1404"/>
        <w:rPr>
          <w:rFonts w:cs="Arial"/>
          <w:sz w:val="18"/>
          <w:szCs w:val="18"/>
        </w:rPr>
      </w:pPr>
    </w:p>
    <w:p w14:paraId="2F7727FB" w14:textId="415400B3" w:rsidR="00A80E87" w:rsidRDefault="00910655" w:rsidP="00066495">
      <w:pPr>
        <w:rPr>
          <w:rFonts w:cs="Arial"/>
        </w:rPr>
      </w:pPr>
      <w:r w:rsidRPr="00696385">
        <w:rPr>
          <w:rFonts w:cs="Arial"/>
        </w:rPr>
        <w:t xml:space="preserve">Como </w:t>
      </w:r>
      <w:r w:rsidR="00EB2319">
        <w:rPr>
          <w:rFonts w:cs="Arial"/>
        </w:rPr>
        <w:t xml:space="preserve">se </w:t>
      </w:r>
      <w:r w:rsidRPr="00696385">
        <w:rPr>
          <w:rFonts w:cs="Arial"/>
        </w:rPr>
        <w:t>observ</w:t>
      </w:r>
      <w:r w:rsidR="00EB2319">
        <w:rPr>
          <w:rFonts w:cs="Arial"/>
        </w:rPr>
        <w:t>a</w:t>
      </w:r>
      <w:r w:rsidRPr="00696385">
        <w:rPr>
          <w:rFonts w:cs="Arial"/>
        </w:rPr>
        <w:t xml:space="preserve"> en los resultados de la tabla </w:t>
      </w:r>
      <w:r w:rsidR="0089148E">
        <w:rPr>
          <w:rFonts w:cs="Arial"/>
        </w:rPr>
        <w:t>7</w:t>
      </w:r>
      <w:r w:rsidRPr="00696385">
        <w:rPr>
          <w:rFonts w:cs="Arial"/>
        </w:rPr>
        <w:t>, el c</w:t>
      </w:r>
      <w:r w:rsidR="00696385">
        <w:rPr>
          <w:rFonts w:cs="Arial"/>
        </w:rPr>
        <w:t xml:space="preserve">lasificador híbrido </w:t>
      </w:r>
      <w:r w:rsidR="00982AE7">
        <w:rPr>
          <w:rFonts w:cs="Arial"/>
        </w:rPr>
        <w:t>es</w:t>
      </w:r>
      <w:r w:rsidR="00E75446">
        <w:rPr>
          <w:rFonts w:cs="Arial"/>
        </w:rPr>
        <w:t xml:space="preserve"> el que presenta una mejor taza de acierto por encima del clasificador basado en </w:t>
      </w:r>
      <w:r w:rsidR="00EB1111">
        <w:rPr>
          <w:rFonts w:cs="Arial"/>
        </w:rPr>
        <w:t>máquinas</w:t>
      </w:r>
      <w:r w:rsidR="007A1FC0">
        <w:rPr>
          <w:rFonts w:cs="Arial"/>
        </w:rPr>
        <w:t xml:space="preserve"> de vectores de soporte (SVM) y el clasificador basado en redes neuronales convolucionales (CNN)</w:t>
      </w:r>
      <w:r w:rsidR="00061D1E">
        <w:rPr>
          <w:rFonts w:cs="Arial"/>
        </w:rPr>
        <w:t>.</w:t>
      </w:r>
    </w:p>
    <w:p w14:paraId="3A9740CE" w14:textId="7DAA0217" w:rsidR="003F1797" w:rsidRPr="003577AA" w:rsidRDefault="003577AA" w:rsidP="007526F4">
      <w:pPr>
        <w:pStyle w:val="Ttulo3"/>
        <w:numPr>
          <w:ilvl w:val="2"/>
          <w:numId w:val="1"/>
        </w:numPr>
        <w:ind w:left="0" w:firstLine="0"/>
        <w:rPr>
          <w:rFonts w:cs="Arial"/>
          <w:b/>
          <w:bCs/>
          <w:color w:val="auto"/>
          <w:sz w:val="22"/>
          <w:szCs w:val="22"/>
        </w:rPr>
      </w:pPr>
      <w:r w:rsidRPr="003577AA">
        <w:rPr>
          <w:rFonts w:ascii="Arial" w:hAnsi="Arial" w:cs="Arial"/>
          <w:b/>
          <w:bCs/>
          <w:iCs/>
          <w:color w:val="auto"/>
          <w:sz w:val="22"/>
          <w:szCs w:val="22"/>
          <w:lang w:val="es-ES"/>
        </w:rPr>
        <w:t xml:space="preserve">TR02: Un Análisis de Sentimiento en Twitter con Machine </w:t>
      </w:r>
      <w:proofErr w:type="spellStart"/>
      <w:r w:rsidRPr="003577AA">
        <w:rPr>
          <w:rFonts w:ascii="Arial" w:hAnsi="Arial" w:cs="Arial"/>
          <w:b/>
          <w:bCs/>
          <w:iCs/>
          <w:color w:val="auto"/>
          <w:sz w:val="22"/>
          <w:szCs w:val="22"/>
          <w:lang w:val="es-ES"/>
        </w:rPr>
        <w:t>Learning</w:t>
      </w:r>
      <w:proofErr w:type="spellEnd"/>
      <w:r w:rsidRPr="003577AA">
        <w:rPr>
          <w:rFonts w:ascii="Arial" w:hAnsi="Arial" w:cs="Arial"/>
          <w:b/>
          <w:bCs/>
          <w:iCs/>
          <w:color w:val="auto"/>
          <w:sz w:val="22"/>
          <w:szCs w:val="22"/>
          <w:lang w:val="es-ES"/>
        </w:rPr>
        <w:t>: Identificando el sentimiento sobre las ofertas de #BlackFriday. (Saura et al., 2018)</w:t>
      </w:r>
    </w:p>
    <w:p w14:paraId="32B3D409" w14:textId="385D7552" w:rsidR="00AD280E" w:rsidRDefault="007526F4" w:rsidP="006E6DFD">
      <w:pPr>
        <w:ind w:firstLine="0"/>
        <w:rPr>
          <w:rFonts w:cs="Arial"/>
        </w:rPr>
      </w:pPr>
      <w:r>
        <w:rPr>
          <w:rFonts w:cs="Arial"/>
          <w:b/>
          <w:bCs/>
        </w:rPr>
        <w:tab/>
      </w:r>
      <w:r w:rsidR="001304AC">
        <w:rPr>
          <w:rFonts w:cs="Arial"/>
        </w:rPr>
        <w:t xml:space="preserve">Ellos </w:t>
      </w:r>
      <w:r>
        <w:rPr>
          <w:rFonts w:cs="Arial"/>
        </w:rPr>
        <w:t xml:space="preserve">realizan un trabajo el cual consiste en medir los sentimientos de los consumidores que utilizan la red social Twitter en relación con el evento #BlackFriday que se </w:t>
      </w:r>
      <w:r>
        <w:rPr>
          <w:rFonts w:cs="Arial"/>
        </w:rPr>
        <w:lastRenderedPageBreak/>
        <w:t xml:space="preserve">celebra cada año. Para ello trabajaron con un corpus de aproximadamente 2200 tweets y utilizaron específicamente la librería </w:t>
      </w:r>
      <w:proofErr w:type="spellStart"/>
      <w:r>
        <w:rPr>
          <w:rFonts w:cs="Arial"/>
        </w:rPr>
        <w:t>MonkeyLearn</w:t>
      </w:r>
      <w:proofErr w:type="spellEnd"/>
      <w:r>
        <w:rPr>
          <w:rFonts w:cs="Arial"/>
        </w:rPr>
        <w:t xml:space="preserve"> que contiene algoritmos de para la clasificación de sentimientos. Después del análisis obtuvieron que el 60.2% de los tweets son categorizados como neutros, el 32.1% como tweets positivos y el 7.7% como negativos. En la figura 14 se muestra el proceso del desarrollo metodológico que implementaron. </w:t>
      </w:r>
    </w:p>
    <w:p w14:paraId="74DB43F9" w14:textId="312125D4" w:rsidR="006E6DFD" w:rsidRPr="006E6DFD" w:rsidRDefault="006E6DFD" w:rsidP="00022DD1">
      <w:pPr>
        <w:pStyle w:val="Descripcin"/>
        <w:keepNext/>
        <w:spacing w:after="0" w:line="480" w:lineRule="auto"/>
        <w:ind w:firstLine="0"/>
        <w:jc w:val="left"/>
        <w:rPr>
          <w:i w:val="0"/>
          <w:iCs w:val="0"/>
          <w:color w:val="auto"/>
          <w:sz w:val="20"/>
          <w:szCs w:val="20"/>
        </w:rPr>
      </w:pPr>
      <w:bookmarkStart w:id="61" w:name="_Toc61912209"/>
      <w:r w:rsidRPr="006E6DFD">
        <w:rPr>
          <w:b/>
          <w:bCs/>
          <w:i w:val="0"/>
          <w:iCs w:val="0"/>
          <w:color w:val="auto"/>
          <w:sz w:val="20"/>
          <w:szCs w:val="20"/>
        </w:rPr>
        <w:t xml:space="preserve">Figura </w:t>
      </w:r>
      <w:r w:rsidRPr="006E6DFD">
        <w:rPr>
          <w:b/>
          <w:bCs/>
          <w:i w:val="0"/>
          <w:iCs w:val="0"/>
          <w:color w:val="auto"/>
          <w:sz w:val="20"/>
          <w:szCs w:val="20"/>
        </w:rPr>
        <w:fldChar w:fldCharType="begin"/>
      </w:r>
      <w:r w:rsidRPr="006E6DFD">
        <w:rPr>
          <w:b/>
          <w:bCs/>
          <w:i w:val="0"/>
          <w:iCs w:val="0"/>
          <w:color w:val="auto"/>
          <w:sz w:val="20"/>
          <w:szCs w:val="20"/>
        </w:rPr>
        <w:instrText xml:space="preserve"> SEQ Figura \* ARABIC </w:instrText>
      </w:r>
      <w:r w:rsidRPr="006E6DFD">
        <w:rPr>
          <w:b/>
          <w:bCs/>
          <w:i w:val="0"/>
          <w:iCs w:val="0"/>
          <w:color w:val="auto"/>
          <w:sz w:val="20"/>
          <w:szCs w:val="20"/>
        </w:rPr>
        <w:fldChar w:fldCharType="separate"/>
      </w:r>
      <w:r w:rsidR="00DA65D4">
        <w:rPr>
          <w:b/>
          <w:bCs/>
          <w:i w:val="0"/>
          <w:iCs w:val="0"/>
          <w:noProof/>
          <w:color w:val="auto"/>
          <w:sz w:val="20"/>
          <w:szCs w:val="20"/>
        </w:rPr>
        <w:t>14</w:t>
      </w:r>
      <w:r w:rsidRPr="006E6DFD">
        <w:rPr>
          <w:b/>
          <w:bCs/>
          <w:i w:val="0"/>
          <w:iCs w:val="0"/>
          <w:color w:val="auto"/>
          <w:sz w:val="20"/>
          <w:szCs w:val="20"/>
        </w:rPr>
        <w:fldChar w:fldCharType="end"/>
      </w:r>
      <w:r w:rsidRPr="006E6DFD">
        <w:rPr>
          <w:b/>
          <w:bCs/>
          <w:i w:val="0"/>
          <w:iCs w:val="0"/>
          <w:color w:val="auto"/>
          <w:sz w:val="20"/>
          <w:szCs w:val="20"/>
        </w:rPr>
        <w:t>.</w:t>
      </w:r>
      <w:r>
        <w:rPr>
          <w:b/>
          <w:bCs/>
          <w:i w:val="0"/>
          <w:iCs w:val="0"/>
          <w:color w:val="auto"/>
          <w:sz w:val="20"/>
          <w:szCs w:val="20"/>
        </w:rPr>
        <w:br/>
      </w:r>
      <w:r w:rsidRPr="006E6DFD">
        <w:rPr>
          <w:color w:val="auto"/>
          <w:sz w:val="20"/>
          <w:szCs w:val="20"/>
        </w:rPr>
        <w:t>Desarrollo del proceso metodológico</w:t>
      </w:r>
      <w:bookmarkEnd w:id="61"/>
    </w:p>
    <w:p w14:paraId="15683CAC" w14:textId="7F404F86" w:rsidR="00A43296" w:rsidRDefault="006E6DFD" w:rsidP="007526F4">
      <w:pPr>
        <w:ind w:firstLine="0"/>
        <w:rPr>
          <w:rFonts w:cs="Arial"/>
        </w:rPr>
      </w:pPr>
      <w:r>
        <w:rPr>
          <w:noProof/>
        </w:rPr>
        <mc:AlternateContent>
          <mc:Choice Requires="wps">
            <w:drawing>
              <wp:anchor distT="0" distB="0" distL="114300" distR="114300" simplePos="0" relativeHeight="251750415" behindDoc="0" locked="0" layoutInCell="1" allowOverlap="1" wp14:anchorId="6CAE9C88" wp14:editId="14DDAF16">
                <wp:simplePos x="0" y="0"/>
                <wp:positionH relativeFrom="column">
                  <wp:posOffset>0</wp:posOffset>
                </wp:positionH>
                <wp:positionV relativeFrom="paragraph">
                  <wp:posOffset>1474893</wp:posOffset>
                </wp:positionV>
                <wp:extent cx="5672667" cy="829734"/>
                <wp:effectExtent l="0" t="0" r="4445" b="8890"/>
                <wp:wrapNone/>
                <wp:docPr id="73" name="Cuadro de texto 73"/>
                <wp:cNvGraphicFramePr/>
                <a:graphic xmlns:a="http://schemas.openxmlformats.org/drawingml/2006/main">
                  <a:graphicData uri="http://schemas.microsoft.com/office/word/2010/wordprocessingShape">
                    <wps:wsp>
                      <wps:cNvSpPr txBox="1"/>
                      <wps:spPr>
                        <a:xfrm>
                          <a:off x="0" y="0"/>
                          <a:ext cx="5672667" cy="829734"/>
                        </a:xfrm>
                        <a:prstGeom prst="rect">
                          <a:avLst/>
                        </a:prstGeom>
                        <a:solidFill>
                          <a:prstClr val="white"/>
                        </a:solidFill>
                        <a:ln>
                          <a:noFill/>
                        </a:ln>
                      </wps:spPr>
                      <wps:txbx>
                        <w:txbxContent>
                          <w:p w14:paraId="6E96D8F7" w14:textId="3B132AD9" w:rsidR="00F367BC" w:rsidRPr="006E6DFD" w:rsidRDefault="00F367BC" w:rsidP="006E6DFD">
                            <w:pPr>
                              <w:ind w:firstLine="0"/>
                              <w:rPr>
                                <w:sz w:val="20"/>
                                <w:szCs w:val="20"/>
                                <w:lang w:val="es-419" w:eastAsia="es-419"/>
                              </w:rPr>
                            </w:pPr>
                            <w:r w:rsidRPr="006E6DFD">
                              <w:rPr>
                                <w:i/>
                                <w:iCs/>
                                <w:sz w:val="20"/>
                                <w:szCs w:val="20"/>
                              </w:rPr>
                              <w:t>Nota.</w:t>
                            </w:r>
                            <w:r w:rsidRPr="006E6DFD">
                              <w:rPr>
                                <w:sz w:val="20"/>
                                <w:szCs w:val="20"/>
                              </w:rPr>
                              <w:t xml:space="preserve"> </w:t>
                            </w:r>
                            <w:r>
                              <w:rPr>
                                <w:sz w:val="20"/>
                                <w:szCs w:val="20"/>
                              </w:rPr>
                              <w:t>Adaptado</w:t>
                            </w:r>
                            <w:r w:rsidRPr="006E6DFD">
                              <w:rPr>
                                <w:sz w:val="20"/>
                                <w:szCs w:val="20"/>
                              </w:rPr>
                              <w:t xml:space="preserve"> de </w:t>
                            </w:r>
                            <w:r w:rsidRPr="006E6DFD">
                              <w:rPr>
                                <w:i/>
                                <w:iCs/>
                                <w:sz w:val="20"/>
                                <w:szCs w:val="20"/>
                              </w:rPr>
                              <w:t xml:space="preserve">Un Análisis de Sentimiento en Twitter con Machine </w:t>
                            </w:r>
                            <w:r w:rsidRPr="001D0756">
                              <w:rPr>
                                <w:i/>
                                <w:iCs/>
                                <w:sz w:val="20"/>
                                <w:szCs w:val="20"/>
                              </w:rPr>
                              <w:t>Learning</w:t>
                            </w:r>
                            <w:r w:rsidRPr="006E6DFD">
                              <w:rPr>
                                <w:i/>
                                <w:iCs/>
                                <w:sz w:val="20"/>
                                <w:szCs w:val="20"/>
                              </w:rPr>
                              <w:t>: Identificando el sentimiento sobre las ofertas de #BlackFriday</w:t>
                            </w:r>
                            <w:r w:rsidRPr="006E6DFD">
                              <w:rPr>
                                <w:sz w:val="20"/>
                                <w:szCs w:val="20"/>
                              </w:rPr>
                              <w:t>, por Saura et al., 2018 (https://bit.ly/37lu1Db). revistaESPACIOS.com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E9C88" id="Cuadro de texto 73" o:spid="_x0000_s1282" type="#_x0000_t202" style="position:absolute;left:0;text-align:left;margin-left:0;margin-top:116.15pt;width:446.65pt;height:65.35pt;z-index:251750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" stroked="f">
                <v:textbox inset="0,0,0,0">
                  <w:txbxContent>
                    <w:p w14:paraId="6E96D8F7" w14:textId="3B132AD9" w:rsidR="00F367BC" w:rsidRPr="006E6DFD" w:rsidRDefault="00F367BC" w:rsidP="006E6DFD">
                      <w:pPr>
                        <w:ind w:firstLine="0"/>
                        <w:rPr>
                          <w:sz w:val="20"/>
                          <w:szCs w:val="20"/>
                          <w:lang w:val="es-419" w:eastAsia="es-419"/>
                        </w:rPr>
                      </w:pPr>
                      <w:r w:rsidRPr="006E6DFD">
                        <w:rPr>
                          <w:i/>
                          <w:iCs/>
                          <w:sz w:val="20"/>
                          <w:szCs w:val="20"/>
                        </w:rPr>
                        <w:t>Nota.</w:t>
                      </w:r>
                      <w:r w:rsidRPr="006E6DFD">
                        <w:rPr>
                          <w:sz w:val="20"/>
                          <w:szCs w:val="20"/>
                        </w:rPr>
                        <w:t xml:space="preserve"> </w:t>
                      </w:r>
                      <w:r>
                        <w:rPr>
                          <w:sz w:val="20"/>
                          <w:szCs w:val="20"/>
                        </w:rPr>
                        <w:t>Adaptado</w:t>
                      </w:r>
                      <w:r w:rsidRPr="006E6DFD">
                        <w:rPr>
                          <w:sz w:val="20"/>
                          <w:szCs w:val="20"/>
                        </w:rPr>
                        <w:t xml:space="preserve"> de </w:t>
                      </w:r>
                      <w:r w:rsidRPr="006E6DFD">
                        <w:rPr>
                          <w:i/>
                          <w:iCs/>
                          <w:sz w:val="20"/>
                          <w:szCs w:val="20"/>
                        </w:rPr>
                        <w:t xml:space="preserve">Un Análisis de Sentimiento en Twitter con Machine </w:t>
                      </w:r>
                      <w:r w:rsidRPr="001D0756">
                        <w:rPr>
                          <w:i/>
                          <w:iCs/>
                          <w:sz w:val="20"/>
                          <w:szCs w:val="20"/>
                        </w:rPr>
                        <w:t>Learning</w:t>
                      </w:r>
                      <w:r w:rsidRPr="006E6DFD">
                        <w:rPr>
                          <w:i/>
                          <w:iCs/>
                          <w:sz w:val="20"/>
                          <w:szCs w:val="20"/>
                        </w:rPr>
                        <w:t>: Identificando el sentimiento sobre las ofertas de #BlackFriday</w:t>
                      </w:r>
                      <w:r w:rsidRPr="006E6DFD">
                        <w:rPr>
                          <w:sz w:val="20"/>
                          <w:szCs w:val="20"/>
                        </w:rPr>
                        <w:t>, por Saura et al., 2018 (https://bit.ly/37lu1Db). revistaESPACIOS.com</w:t>
                      </w:r>
                    </w:p>
                  </w:txbxContent>
                </v:textbox>
              </v:shape>
            </w:pict>
          </mc:Fallback>
        </mc:AlternateContent>
      </w:r>
      <w:r w:rsidR="00A43296">
        <w:rPr>
          <w:rFonts w:cs="Arial"/>
          <w:noProof/>
        </w:rPr>
        <mc:AlternateContent>
          <mc:Choice Requires="wpc">
            <w:drawing>
              <wp:inline distT="0" distB="0" distL="0" distR="0" wp14:anchorId="2E6EA7F0" wp14:editId="5E7B8430">
                <wp:extent cx="5689600" cy="1397000"/>
                <wp:effectExtent l="0" t="0" r="25400" b="12700"/>
                <wp:docPr id="5" name="Lienzo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2"/>
                          </a:solidFill>
                        </a:ln>
                      </wpc:whole>
                      <wps:wsp>
                        <wps:cNvPr id="20" name="Elipse 20"/>
                        <wps:cNvSpPr/>
                        <wps:spPr>
                          <a:xfrm>
                            <a:off x="160866" y="279400"/>
                            <a:ext cx="889000" cy="778933"/>
                          </a:xfrm>
                          <a:prstGeom prst="ellipse">
                            <a:avLst/>
                          </a:prstGeom>
                        </wps:spPr>
                        <wps:style>
                          <a:lnRef idx="2">
                            <a:schemeClr val="dk1"/>
                          </a:lnRef>
                          <a:fillRef idx="1">
                            <a:schemeClr val="lt1"/>
                          </a:fillRef>
                          <a:effectRef idx="0">
                            <a:schemeClr val="dk1"/>
                          </a:effectRef>
                          <a:fontRef idx="minor">
                            <a:schemeClr val="dk1"/>
                          </a:fontRef>
                        </wps:style>
                        <wps:txbx>
                          <w:txbxContent>
                            <w:p w14:paraId="59614056" w14:textId="4DDF3F63" w:rsidR="00F367BC" w:rsidRPr="0006158E" w:rsidRDefault="00F367BC" w:rsidP="00620733">
                              <w:pPr>
                                <w:spacing w:line="360" w:lineRule="auto"/>
                                <w:ind w:firstLine="0"/>
                                <w:jc w:val="center"/>
                                <w:rPr>
                                  <w:sz w:val="20"/>
                                  <w:szCs w:val="20"/>
                                </w:rPr>
                              </w:pPr>
                              <w:r w:rsidRPr="0006158E">
                                <w:rPr>
                                  <w:sz w:val="20"/>
                                  <w:szCs w:val="20"/>
                                </w:rPr>
                                <w:t>Twitter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Elipse 261"/>
                        <wps:cNvSpPr/>
                        <wps:spPr>
                          <a:xfrm>
                            <a:off x="2666789" y="313689"/>
                            <a:ext cx="1174666" cy="778510"/>
                          </a:xfrm>
                          <a:prstGeom prst="ellipse">
                            <a:avLst/>
                          </a:prstGeom>
                        </wps:spPr>
                        <wps:style>
                          <a:lnRef idx="2">
                            <a:schemeClr val="dk1"/>
                          </a:lnRef>
                          <a:fillRef idx="1">
                            <a:schemeClr val="lt1"/>
                          </a:fillRef>
                          <a:effectRef idx="0">
                            <a:schemeClr val="dk1"/>
                          </a:effectRef>
                          <a:fontRef idx="minor">
                            <a:schemeClr val="dk1"/>
                          </a:fontRef>
                        </wps:style>
                        <wps:txbx>
                          <w:txbxContent>
                            <w:p w14:paraId="707A348A" w14:textId="47261733" w:rsidR="00F367BC" w:rsidRPr="0006158E" w:rsidRDefault="00F367BC" w:rsidP="00620733">
                              <w:pPr>
                                <w:spacing w:line="360" w:lineRule="auto"/>
                                <w:ind w:firstLine="0"/>
                                <w:jc w:val="center"/>
                                <w:rPr>
                                  <w:rFonts w:eastAsia="Calibri"/>
                                  <w:sz w:val="20"/>
                                  <w:szCs w:val="20"/>
                                </w:rPr>
                              </w:pPr>
                              <w:r w:rsidRPr="00A21D27">
                                <w:rPr>
                                  <w:rFonts w:eastAsia="Calibri"/>
                                  <w:sz w:val="20"/>
                                  <w:szCs w:val="20"/>
                                  <w:lang w:val="en-US"/>
                                </w:rPr>
                                <w:t>Sentiment</w:t>
                              </w:r>
                              <w:r>
                                <w:rPr>
                                  <w:rFonts w:eastAsia="Calibri"/>
                                  <w:sz w:val="20"/>
                                  <w:szCs w:val="20"/>
                                </w:rPr>
                                <w:t xml:space="preserve"> </w:t>
                              </w:r>
                              <w:r w:rsidRPr="00AD280E">
                                <w:rPr>
                                  <w:rFonts w:eastAsia="Calibri"/>
                                  <w:sz w:val="20"/>
                                  <w:szCs w:val="20"/>
                                  <w:lang w:val="en-US"/>
                                </w:rPr>
                                <w:t>Analysis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Diagrama de flujo: proceso alternativo 24"/>
                        <wps:cNvSpPr/>
                        <wps:spPr>
                          <a:xfrm>
                            <a:off x="1439334" y="397932"/>
                            <a:ext cx="838200" cy="558801"/>
                          </a:xfrm>
                          <a:prstGeom prst="flowChartAlternateProcess">
                            <a:avLst/>
                          </a:prstGeom>
                          <a:ln w="9525">
                            <a:solidFill>
                              <a:schemeClr val="tx1"/>
                            </a:solidFill>
                          </a:ln>
                        </wps:spPr>
                        <wps:style>
                          <a:lnRef idx="2">
                            <a:schemeClr val="dk1"/>
                          </a:lnRef>
                          <a:fillRef idx="1">
                            <a:schemeClr val="lt1"/>
                          </a:fillRef>
                          <a:effectRef idx="0">
                            <a:schemeClr val="dk1"/>
                          </a:effectRef>
                          <a:fontRef idx="minor">
                            <a:schemeClr val="dk1"/>
                          </a:fontRef>
                        </wps:style>
                        <wps:txbx>
                          <w:txbxContent>
                            <w:p w14:paraId="072B729A" w14:textId="0EEB34EE" w:rsidR="00F367BC" w:rsidRPr="0006158E" w:rsidRDefault="00F367BC" w:rsidP="0006158E">
                              <w:pPr>
                                <w:spacing w:line="360" w:lineRule="auto"/>
                                <w:ind w:firstLine="0"/>
                                <w:jc w:val="center"/>
                                <w:rPr>
                                  <w:sz w:val="20"/>
                                  <w:szCs w:val="20"/>
                                </w:rPr>
                              </w:pPr>
                              <w:r w:rsidRPr="0006158E">
                                <w:rPr>
                                  <w:sz w:val="20"/>
                                  <w:szCs w:val="20"/>
                                </w:rPr>
                                <w:t>Tweets</w:t>
                              </w:r>
                            </w:p>
                            <w:p w14:paraId="705A45E8" w14:textId="48AF1225" w:rsidR="00F367BC" w:rsidRPr="0006158E" w:rsidRDefault="00F367BC" w:rsidP="00620733">
                              <w:pPr>
                                <w:spacing w:line="360" w:lineRule="auto"/>
                                <w:ind w:firstLine="0"/>
                                <w:jc w:val="center"/>
                                <w:rPr>
                                  <w:sz w:val="20"/>
                                  <w:szCs w:val="20"/>
                                  <w:lang w:val="en-US"/>
                                </w:rPr>
                              </w:pPr>
                              <w:r w:rsidRPr="0006158E">
                                <w:rPr>
                                  <w:sz w:val="20"/>
                                  <w:szCs w:val="20"/>
                                  <w:lang w:val="en-US"/>
                                </w:rPr>
                                <w:t>n = 2204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ector recto de flecha 32"/>
                        <wps:cNvCnPr/>
                        <wps:spPr>
                          <a:xfrm>
                            <a:off x="1049866" y="677333"/>
                            <a:ext cx="3894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5" name="Conector recto de flecha 295"/>
                        <wps:cNvCnPr/>
                        <wps:spPr>
                          <a:xfrm>
                            <a:off x="2277534" y="677333"/>
                            <a:ext cx="3892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Cuadro de texto 34"/>
                        <wps:cNvSpPr txBox="1"/>
                        <wps:spPr>
                          <a:xfrm>
                            <a:off x="4114799" y="126997"/>
                            <a:ext cx="550333" cy="279400"/>
                          </a:xfrm>
                          <a:prstGeom prst="rect">
                            <a:avLst/>
                          </a:prstGeom>
                          <a:solidFill>
                            <a:schemeClr val="lt1"/>
                          </a:solidFill>
                          <a:ln w="6350">
                            <a:noFill/>
                          </a:ln>
                        </wps:spPr>
                        <wps:txbx>
                          <w:txbxContent>
                            <w:p w14:paraId="585121C3" w14:textId="49179E26" w:rsidR="00F367BC" w:rsidRPr="006314F8" w:rsidRDefault="00F367BC" w:rsidP="00620733">
                              <w:pPr>
                                <w:ind w:firstLine="0"/>
                                <w:jc w:val="left"/>
                                <w:rPr>
                                  <w:sz w:val="20"/>
                                  <w:szCs w:val="20"/>
                                  <w:lang w:val="en-US"/>
                                </w:rPr>
                              </w:pPr>
                              <w:r>
                                <w:rPr>
                                  <w:sz w:val="20"/>
                                  <w:szCs w:val="20"/>
                                  <w:lang w:val="en-US"/>
                                </w:rPr>
                                <w:t>0.521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Cuadro de texto 34"/>
                        <wps:cNvSpPr txBox="1"/>
                        <wps:spPr>
                          <a:xfrm>
                            <a:off x="4114799" y="567601"/>
                            <a:ext cx="549910" cy="279400"/>
                          </a:xfrm>
                          <a:prstGeom prst="rect">
                            <a:avLst/>
                          </a:prstGeom>
                          <a:solidFill>
                            <a:schemeClr val="lt1"/>
                          </a:solidFill>
                          <a:ln w="3175">
                            <a:noFill/>
                          </a:ln>
                        </wps:spPr>
                        <wps:txbx>
                          <w:txbxContent>
                            <w:p w14:paraId="21836846" w14:textId="61B1D2E5" w:rsidR="00F367BC" w:rsidRDefault="00F367BC" w:rsidP="00620733">
                              <w:pPr>
                                <w:spacing w:line="256" w:lineRule="auto"/>
                                <w:ind w:firstLine="0"/>
                                <w:jc w:val="left"/>
                                <w:rPr>
                                  <w:rFonts w:eastAsia="Calibri"/>
                                  <w:sz w:val="20"/>
                                  <w:szCs w:val="20"/>
                                  <w:lang w:val="en-US"/>
                                </w:rPr>
                              </w:pPr>
                              <w:r>
                                <w:rPr>
                                  <w:rFonts w:eastAsia="Calibri"/>
                                  <w:sz w:val="20"/>
                                  <w:szCs w:val="20"/>
                                  <w:lang w:val="en-US"/>
                                </w:rPr>
                                <w:t>0.563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 name="Cuadro de texto 34"/>
                        <wps:cNvSpPr txBox="1"/>
                        <wps:spPr>
                          <a:xfrm>
                            <a:off x="4114799" y="956733"/>
                            <a:ext cx="549910" cy="237067"/>
                          </a:xfrm>
                          <a:prstGeom prst="rect">
                            <a:avLst/>
                          </a:prstGeom>
                          <a:solidFill>
                            <a:schemeClr val="lt1"/>
                          </a:solidFill>
                          <a:ln w="6350">
                            <a:noFill/>
                          </a:ln>
                        </wps:spPr>
                        <wps:txbx>
                          <w:txbxContent>
                            <w:p w14:paraId="2516A632" w14:textId="28BD3186" w:rsidR="00F367BC" w:rsidRDefault="00F367BC" w:rsidP="00620733">
                              <w:pPr>
                                <w:spacing w:line="256" w:lineRule="auto"/>
                                <w:ind w:firstLine="0"/>
                                <w:jc w:val="left"/>
                                <w:rPr>
                                  <w:rFonts w:eastAsia="Calibri"/>
                                  <w:sz w:val="20"/>
                                  <w:szCs w:val="20"/>
                                  <w:lang w:val="en-US"/>
                                </w:rPr>
                              </w:pPr>
                              <w:r>
                                <w:rPr>
                                  <w:rFonts w:eastAsia="Calibri"/>
                                  <w:sz w:val="20"/>
                                  <w:szCs w:val="20"/>
                                  <w:lang w:val="en-US"/>
                                </w:rPr>
                                <w:t>0.654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Rectángulo 68"/>
                        <wps:cNvSpPr/>
                        <wps:spPr>
                          <a:xfrm>
                            <a:off x="4504267" y="118533"/>
                            <a:ext cx="1117600" cy="279399"/>
                          </a:xfrm>
                          <a:prstGeom prst="rect">
                            <a:avLst/>
                          </a:prstGeom>
                          <a:ln w="3175">
                            <a:noFill/>
                          </a:ln>
                        </wps:spPr>
                        <wps:style>
                          <a:lnRef idx="2">
                            <a:schemeClr val="dk1"/>
                          </a:lnRef>
                          <a:fillRef idx="1">
                            <a:schemeClr val="lt1"/>
                          </a:fillRef>
                          <a:effectRef idx="0">
                            <a:schemeClr val="dk1"/>
                          </a:effectRef>
                          <a:fontRef idx="minor">
                            <a:schemeClr val="dk1"/>
                          </a:fontRef>
                        </wps:style>
                        <wps:txbx>
                          <w:txbxContent>
                            <w:p w14:paraId="5C19B9D4" w14:textId="0408F8B8" w:rsidR="00F367BC" w:rsidRPr="00392522" w:rsidRDefault="00F367BC" w:rsidP="00620733">
                              <w:pPr>
                                <w:ind w:firstLine="0"/>
                                <w:jc w:val="center"/>
                                <w:rPr>
                                  <w:sz w:val="20"/>
                                  <w:szCs w:val="20"/>
                                  <w:lang w:val="en-US"/>
                                </w:rPr>
                              </w:pPr>
                              <w:r>
                                <w:rPr>
                                  <w:sz w:val="20"/>
                                  <w:szCs w:val="20"/>
                                  <w:lang w:val="en-US"/>
                                </w:rPr>
                                <w:t>Negative = 170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ángulo 304"/>
                        <wps:cNvSpPr/>
                        <wps:spPr>
                          <a:xfrm>
                            <a:off x="4556759" y="527132"/>
                            <a:ext cx="1065108" cy="278765"/>
                          </a:xfrm>
                          <a:prstGeom prst="rect">
                            <a:avLst/>
                          </a:prstGeom>
                          <a:ln w="3175">
                            <a:noFill/>
                          </a:ln>
                        </wps:spPr>
                        <wps:style>
                          <a:lnRef idx="2">
                            <a:schemeClr val="dk1"/>
                          </a:lnRef>
                          <a:fillRef idx="1">
                            <a:schemeClr val="lt1"/>
                          </a:fillRef>
                          <a:effectRef idx="0">
                            <a:schemeClr val="dk1"/>
                          </a:effectRef>
                          <a:fontRef idx="minor">
                            <a:schemeClr val="dk1"/>
                          </a:fontRef>
                        </wps:style>
                        <wps:txbx>
                          <w:txbxContent>
                            <w:p w14:paraId="0D7A36C8" w14:textId="5F6083A1" w:rsidR="00F367BC" w:rsidRDefault="00F367BC" w:rsidP="00620733">
                              <w:pPr>
                                <w:spacing w:line="256" w:lineRule="auto"/>
                                <w:ind w:firstLine="0"/>
                                <w:jc w:val="center"/>
                                <w:rPr>
                                  <w:rFonts w:eastAsia="Calibri"/>
                                  <w:sz w:val="20"/>
                                  <w:szCs w:val="20"/>
                                  <w:lang w:val="en-US"/>
                                </w:rPr>
                              </w:pPr>
                              <w:r>
                                <w:rPr>
                                  <w:rFonts w:eastAsia="Calibri"/>
                                  <w:sz w:val="20"/>
                                  <w:szCs w:val="20"/>
                                  <w:lang w:val="en-US"/>
                                </w:rPr>
                                <w:t>Neutral = 1327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Rectángulo 305"/>
                        <wps:cNvSpPr/>
                        <wps:spPr>
                          <a:xfrm>
                            <a:off x="4504267" y="948601"/>
                            <a:ext cx="1032510" cy="278765"/>
                          </a:xfrm>
                          <a:prstGeom prst="rect">
                            <a:avLst/>
                          </a:prstGeom>
                          <a:ln w="3175">
                            <a:noFill/>
                          </a:ln>
                        </wps:spPr>
                        <wps:style>
                          <a:lnRef idx="2">
                            <a:schemeClr val="dk1"/>
                          </a:lnRef>
                          <a:fillRef idx="1">
                            <a:schemeClr val="lt1"/>
                          </a:fillRef>
                          <a:effectRef idx="0">
                            <a:schemeClr val="dk1"/>
                          </a:effectRef>
                          <a:fontRef idx="minor">
                            <a:schemeClr val="dk1"/>
                          </a:fontRef>
                        </wps:style>
                        <wps:txbx>
                          <w:txbxContent>
                            <w:p w14:paraId="3B78D523" w14:textId="11698CFB" w:rsidR="00F367BC" w:rsidRDefault="00F367BC" w:rsidP="00620733">
                              <w:pPr>
                                <w:spacing w:line="256" w:lineRule="auto"/>
                                <w:ind w:firstLine="0"/>
                                <w:jc w:val="left"/>
                                <w:rPr>
                                  <w:rFonts w:eastAsia="Calibri"/>
                                  <w:sz w:val="20"/>
                                  <w:szCs w:val="20"/>
                                  <w:lang w:val="en-US"/>
                                </w:rPr>
                              </w:pPr>
                              <w:r>
                                <w:rPr>
                                  <w:rFonts w:eastAsia="Calibri"/>
                                  <w:sz w:val="20"/>
                                  <w:szCs w:val="20"/>
                                  <w:lang w:val="en-US"/>
                                </w:rPr>
                                <w:t>Positive = 707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Conector recto de flecha 69"/>
                        <wps:cNvCnPr/>
                        <wps:spPr>
                          <a:xfrm>
                            <a:off x="3841455" y="677333"/>
                            <a:ext cx="27334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Conector recto de flecha 71"/>
                        <wps:cNvCnPr>
                          <a:endCxn id="34" idx="1"/>
                        </wps:cNvCnPr>
                        <wps:spPr>
                          <a:xfrm flipV="1">
                            <a:off x="3841455" y="266697"/>
                            <a:ext cx="273344" cy="4106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 name="Conector recto de flecha 72"/>
                        <wps:cNvCnPr>
                          <a:stCxn id="261" idx="6"/>
                          <a:endCxn id="302" idx="1"/>
                        </wps:cNvCnPr>
                        <wps:spPr>
                          <a:xfrm>
                            <a:off x="3841455" y="702944"/>
                            <a:ext cx="273344" cy="3723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E6EA7F0" id="Lienzo 5" o:spid="_x0000_s1283" editas="canvas" style="width:448pt;height:110pt;mso-position-horizontal-relative:char;mso-position-vertical-relative:line" coordsize="56896,13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">
                <v:shape id="_x0000_s1284" type="#_x0000_t75" style="position:absolute;width:56896;height:13970;visibility:visible;mso-wrap-style:square" filled="t" stroked="t" strokecolor="#e7e6e6 [3214]">
                  <v:fill o:detectmouseclick="t"/>
                  <v:path o:connecttype="none"/>
                </v:shape>
                <v:oval id="Elipse 20" o:spid="_x0000_s1285" style="position:absolute;left:1608;top:2794;width:8890;height:7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" fillcolor="white [3201]" strokecolor="black [3200]" strokeweight="1pt">
                  <v:stroke joinstyle="miter"/>
                  <v:textbox>
                    <w:txbxContent>
                      <w:p w14:paraId="59614056" w14:textId="4DDF3F63" w:rsidR="00F367BC" w:rsidRPr="0006158E" w:rsidRDefault="00F367BC" w:rsidP="00620733">
                        <w:pPr>
                          <w:spacing w:line="360" w:lineRule="auto"/>
                          <w:ind w:firstLine="0"/>
                          <w:jc w:val="center"/>
                          <w:rPr>
                            <w:sz w:val="20"/>
                            <w:szCs w:val="20"/>
                          </w:rPr>
                        </w:pPr>
                        <w:r w:rsidRPr="0006158E">
                          <w:rPr>
                            <w:sz w:val="20"/>
                            <w:szCs w:val="20"/>
                          </w:rPr>
                          <w:t>Twitter API</w:t>
                        </w:r>
                      </w:p>
                    </w:txbxContent>
                  </v:textbox>
                </v:oval>
                <v:oval id="Elipse 261" o:spid="_x0000_s1286" style="position:absolute;left:26667;top:3136;width:11747;height:7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" fillcolor="white [3201]" strokecolor="black [3200]" strokeweight="1pt">
                  <v:stroke joinstyle="miter"/>
                  <v:textbox>
                    <w:txbxContent>
                      <w:p w14:paraId="707A348A" w14:textId="47261733" w:rsidR="00F367BC" w:rsidRPr="0006158E" w:rsidRDefault="00F367BC" w:rsidP="00620733">
                        <w:pPr>
                          <w:spacing w:line="360" w:lineRule="auto"/>
                          <w:ind w:firstLine="0"/>
                          <w:jc w:val="center"/>
                          <w:rPr>
                            <w:rFonts w:eastAsia="Calibri"/>
                            <w:sz w:val="20"/>
                            <w:szCs w:val="20"/>
                          </w:rPr>
                        </w:pPr>
                        <w:r w:rsidRPr="00A21D27">
                          <w:rPr>
                            <w:rFonts w:eastAsia="Calibri"/>
                            <w:sz w:val="20"/>
                            <w:szCs w:val="20"/>
                            <w:lang w:val="en-US"/>
                          </w:rPr>
                          <w:t>Sentiment</w:t>
                        </w:r>
                        <w:r>
                          <w:rPr>
                            <w:rFonts w:eastAsia="Calibri"/>
                            <w:sz w:val="20"/>
                            <w:szCs w:val="20"/>
                          </w:rPr>
                          <w:t xml:space="preserve"> </w:t>
                        </w:r>
                        <w:r w:rsidRPr="00AD280E">
                          <w:rPr>
                            <w:rFonts w:eastAsia="Calibri"/>
                            <w:sz w:val="20"/>
                            <w:szCs w:val="20"/>
                            <w:lang w:val="en-US"/>
                          </w:rPr>
                          <w:t>Analysis</w:t>
                        </w:r>
                      </w:p>
                    </w:txbxContent>
                  </v:textbox>
                </v:oval>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24" o:spid="_x0000_s1287" type="#_x0000_t176" style="position:absolute;left:14393;top:3979;width:8382;height:5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" fillcolor="white [3201]" strokecolor="black [3213]">
                  <v:textbox>
                    <w:txbxContent>
                      <w:p w14:paraId="072B729A" w14:textId="0EEB34EE" w:rsidR="00F367BC" w:rsidRPr="0006158E" w:rsidRDefault="00F367BC" w:rsidP="0006158E">
                        <w:pPr>
                          <w:spacing w:line="360" w:lineRule="auto"/>
                          <w:ind w:firstLine="0"/>
                          <w:jc w:val="center"/>
                          <w:rPr>
                            <w:sz w:val="20"/>
                            <w:szCs w:val="20"/>
                          </w:rPr>
                        </w:pPr>
                        <w:r w:rsidRPr="0006158E">
                          <w:rPr>
                            <w:sz w:val="20"/>
                            <w:szCs w:val="20"/>
                          </w:rPr>
                          <w:t>Tweets</w:t>
                        </w:r>
                      </w:p>
                      <w:p w14:paraId="705A45E8" w14:textId="48AF1225" w:rsidR="00F367BC" w:rsidRPr="0006158E" w:rsidRDefault="00F367BC" w:rsidP="00620733">
                        <w:pPr>
                          <w:spacing w:line="360" w:lineRule="auto"/>
                          <w:ind w:firstLine="0"/>
                          <w:jc w:val="center"/>
                          <w:rPr>
                            <w:sz w:val="20"/>
                            <w:szCs w:val="20"/>
                            <w:lang w:val="en-US"/>
                          </w:rPr>
                        </w:pPr>
                        <w:r w:rsidRPr="0006158E">
                          <w:rPr>
                            <w:sz w:val="20"/>
                            <w:szCs w:val="20"/>
                            <w:lang w:val="en-US"/>
                          </w:rPr>
                          <w:t>n = 2204</w:t>
                        </w:r>
                      </w:p>
                    </w:txbxContent>
                  </v:textbox>
                </v:shape>
                <v:shape id="Conector recto de flecha 32" o:spid="_x0000_s1288" type="#_x0000_t32" style="position:absolute;left:10498;top:6773;width:38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Conector recto de flecha 295" o:spid="_x0000_s1289" type="#_x0000_t32" style="position:absolute;left:22775;top:6773;width:3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" strokecolor="black [3200]" strokeweight=".5pt">
                  <v:stroke endarrow="block" joinstyle="miter"/>
                </v:shape>
                <v:shape id="Cuadro de texto 34" o:spid="_x0000_s1290" type="#_x0000_t202" style="position:absolute;left:41147;top:1269;width:5504;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585121C3" w14:textId="49179E26" w:rsidR="00F367BC" w:rsidRPr="006314F8" w:rsidRDefault="00F367BC" w:rsidP="00620733">
                        <w:pPr>
                          <w:ind w:firstLine="0"/>
                          <w:jc w:val="left"/>
                          <w:rPr>
                            <w:sz w:val="20"/>
                            <w:szCs w:val="20"/>
                            <w:lang w:val="en-US"/>
                          </w:rPr>
                        </w:pPr>
                        <w:r>
                          <w:rPr>
                            <w:sz w:val="20"/>
                            <w:szCs w:val="20"/>
                            <w:lang w:val="en-US"/>
                          </w:rPr>
                          <w:t>0.521</w:t>
                        </w:r>
                      </w:p>
                    </w:txbxContent>
                  </v:textbox>
                </v:shape>
                <v:shape id="Cuadro de texto 34" o:spid="_x0000_s1291" type="#_x0000_t202" style="position:absolute;left:41147;top:5676;width:550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" fillcolor="white [3201]" stroked="f" strokeweight=".25pt">
                  <v:textbox>
                    <w:txbxContent>
                      <w:p w14:paraId="21836846" w14:textId="61B1D2E5" w:rsidR="00F367BC" w:rsidRDefault="00F367BC" w:rsidP="00620733">
                        <w:pPr>
                          <w:spacing w:line="256" w:lineRule="auto"/>
                          <w:ind w:firstLine="0"/>
                          <w:jc w:val="left"/>
                          <w:rPr>
                            <w:rFonts w:eastAsia="Calibri"/>
                            <w:sz w:val="20"/>
                            <w:szCs w:val="20"/>
                            <w:lang w:val="en-US"/>
                          </w:rPr>
                        </w:pPr>
                        <w:r>
                          <w:rPr>
                            <w:rFonts w:eastAsia="Calibri"/>
                            <w:sz w:val="20"/>
                            <w:szCs w:val="20"/>
                            <w:lang w:val="en-US"/>
                          </w:rPr>
                          <w:t>0.563</w:t>
                        </w:r>
                      </w:p>
                    </w:txbxContent>
                  </v:textbox>
                </v:shape>
                <v:shape id="Cuadro de texto 34" o:spid="_x0000_s1292" type="#_x0000_t202" style="position:absolute;left:41147;top:9567;width:5500;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" fillcolor="white [3201]" stroked="f" strokeweight=".5pt">
                  <v:textbox>
                    <w:txbxContent>
                      <w:p w14:paraId="2516A632" w14:textId="28BD3186" w:rsidR="00F367BC" w:rsidRDefault="00F367BC" w:rsidP="00620733">
                        <w:pPr>
                          <w:spacing w:line="256" w:lineRule="auto"/>
                          <w:ind w:firstLine="0"/>
                          <w:jc w:val="left"/>
                          <w:rPr>
                            <w:rFonts w:eastAsia="Calibri"/>
                            <w:sz w:val="20"/>
                            <w:szCs w:val="20"/>
                            <w:lang w:val="en-US"/>
                          </w:rPr>
                        </w:pPr>
                        <w:r>
                          <w:rPr>
                            <w:rFonts w:eastAsia="Calibri"/>
                            <w:sz w:val="20"/>
                            <w:szCs w:val="20"/>
                            <w:lang w:val="en-US"/>
                          </w:rPr>
                          <w:t>0.654</w:t>
                        </w:r>
                      </w:p>
                    </w:txbxContent>
                  </v:textbox>
                </v:shape>
                <v:rect id="Rectángulo 68" o:spid="_x0000_s1293" style="position:absolute;left:45042;top:1185;width:11176;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" fillcolor="white [3201]" stroked="f" strokeweight=".25pt">
                  <v:textbox>
                    <w:txbxContent>
                      <w:p w14:paraId="5C19B9D4" w14:textId="0408F8B8" w:rsidR="00F367BC" w:rsidRPr="00392522" w:rsidRDefault="00F367BC" w:rsidP="00620733">
                        <w:pPr>
                          <w:ind w:firstLine="0"/>
                          <w:jc w:val="center"/>
                          <w:rPr>
                            <w:sz w:val="20"/>
                            <w:szCs w:val="20"/>
                            <w:lang w:val="en-US"/>
                          </w:rPr>
                        </w:pPr>
                        <w:r>
                          <w:rPr>
                            <w:sz w:val="20"/>
                            <w:szCs w:val="20"/>
                            <w:lang w:val="en-US"/>
                          </w:rPr>
                          <w:t>Negative = 170</w:t>
                        </w:r>
                      </w:p>
                    </w:txbxContent>
                  </v:textbox>
                </v:rect>
                <v:rect id="Rectángulo 304" o:spid="_x0000_s1294" style="position:absolute;left:45567;top:5271;width:10651;height:2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" fillcolor="white [3201]" stroked="f" strokeweight=".25pt">
                  <v:textbox>
                    <w:txbxContent>
                      <w:p w14:paraId="0D7A36C8" w14:textId="5F6083A1" w:rsidR="00F367BC" w:rsidRDefault="00F367BC" w:rsidP="00620733">
                        <w:pPr>
                          <w:spacing w:line="256" w:lineRule="auto"/>
                          <w:ind w:firstLine="0"/>
                          <w:jc w:val="center"/>
                          <w:rPr>
                            <w:rFonts w:eastAsia="Calibri"/>
                            <w:sz w:val="20"/>
                            <w:szCs w:val="20"/>
                            <w:lang w:val="en-US"/>
                          </w:rPr>
                        </w:pPr>
                        <w:r>
                          <w:rPr>
                            <w:rFonts w:eastAsia="Calibri"/>
                            <w:sz w:val="20"/>
                            <w:szCs w:val="20"/>
                            <w:lang w:val="en-US"/>
                          </w:rPr>
                          <w:t>Neutral = 1327</w:t>
                        </w:r>
                      </w:p>
                    </w:txbxContent>
                  </v:textbox>
                </v:rect>
                <v:rect id="Rectángulo 305" o:spid="_x0000_s1295" style="position:absolute;left:45042;top:9486;width:10325;height:2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" fillcolor="white [3201]" stroked="f" strokeweight=".25pt">
                  <v:textbox>
                    <w:txbxContent>
                      <w:p w14:paraId="3B78D523" w14:textId="11698CFB" w:rsidR="00F367BC" w:rsidRDefault="00F367BC" w:rsidP="00620733">
                        <w:pPr>
                          <w:spacing w:line="256" w:lineRule="auto"/>
                          <w:ind w:firstLine="0"/>
                          <w:jc w:val="left"/>
                          <w:rPr>
                            <w:rFonts w:eastAsia="Calibri"/>
                            <w:sz w:val="20"/>
                            <w:szCs w:val="20"/>
                            <w:lang w:val="en-US"/>
                          </w:rPr>
                        </w:pPr>
                        <w:r>
                          <w:rPr>
                            <w:rFonts w:eastAsia="Calibri"/>
                            <w:sz w:val="20"/>
                            <w:szCs w:val="20"/>
                            <w:lang w:val="en-US"/>
                          </w:rPr>
                          <w:t>Positive = 707</w:t>
                        </w:r>
                      </w:p>
                    </w:txbxContent>
                  </v:textbox>
                </v:rect>
                <v:shape id="Conector recto de flecha 69" o:spid="_x0000_s1296" type="#_x0000_t32" style="position:absolute;left:38414;top:6773;width:27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" strokecolor="black [3200]" strokeweight=".5pt">
                  <v:stroke endarrow="block" joinstyle="miter"/>
                </v:shape>
                <v:shape id="Conector recto de flecha 71" o:spid="_x0000_s1297" type="#_x0000_t32" style="position:absolute;left:38414;top:2666;width:2733;height:41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" strokecolor="black [3200]" strokeweight=".5pt">
                  <v:stroke endarrow="block" joinstyle="miter"/>
                </v:shape>
                <v:shape id="Conector recto de flecha 72" o:spid="_x0000_s1298" type="#_x0000_t32" style="position:absolute;left:38414;top:7029;width:2733;height:37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" strokecolor="black [3200]" strokeweight=".5pt">
                  <v:stroke endarrow="block" joinstyle="miter"/>
                </v:shape>
                <w10:anchorlock/>
              </v:group>
            </w:pict>
          </mc:Fallback>
        </mc:AlternateContent>
      </w:r>
    </w:p>
    <w:p w14:paraId="36925881" w14:textId="2D4F89C7" w:rsidR="00A43296" w:rsidRDefault="00A43296" w:rsidP="007526F4">
      <w:pPr>
        <w:ind w:firstLine="0"/>
        <w:rPr>
          <w:rFonts w:cs="Arial"/>
        </w:rPr>
      </w:pPr>
    </w:p>
    <w:p w14:paraId="46D98C97" w14:textId="3A81E145" w:rsidR="00A43296" w:rsidRDefault="00A43296" w:rsidP="007526F4">
      <w:pPr>
        <w:ind w:firstLine="0"/>
        <w:rPr>
          <w:rFonts w:cs="Arial"/>
        </w:rPr>
      </w:pPr>
    </w:p>
    <w:p w14:paraId="140550A7" w14:textId="662F4895" w:rsidR="00B63BD1" w:rsidRDefault="00B63BD1" w:rsidP="007526F4">
      <w:pPr>
        <w:ind w:firstLine="0"/>
        <w:rPr>
          <w:rFonts w:cs="Arial"/>
        </w:rPr>
      </w:pPr>
    </w:p>
    <w:p w14:paraId="3F005837" w14:textId="30F3C425" w:rsidR="00174340" w:rsidRPr="00174340" w:rsidRDefault="00174340" w:rsidP="002F7EC5">
      <w:pPr>
        <w:pStyle w:val="Ttulo3"/>
        <w:numPr>
          <w:ilvl w:val="2"/>
          <w:numId w:val="1"/>
        </w:numPr>
        <w:ind w:left="0" w:firstLine="0"/>
        <w:rPr>
          <w:rFonts w:cs="Arial"/>
          <w:lang w:val="es-ES"/>
        </w:rPr>
      </w:pPr>
      <w:r w:rsidRPr="00174340">
        <w:rPr>
          <w:rFonts w:ascii="Arial" w:hAnsi="Arial" w:cs="Arial"/>
          <w:b/>
          <w:bCs/>
          <w:iCs/>
          <w:color w:val="auto"/>
          <w:sz w:val="22"/>
          <w:lang w:val="es-ES"/>
        </w:rPr>
        <w:t xml:space="preserve">TR03: Maternidad en Perú a través del uso del </w:t>
      </w:r>
      <w:proofErr w:type="spellStart"/>
      <w:r w:rsidRPr="00174340">
        <w:rPr>
          <w:rFonts w:ascii="Arial" w:hAnsi="Arial" w:cs="Arial"/>
          <w:b/>
          <w:bCs/>
          <w:iCs/>
          <w:color w:val="auto"/>
          <w:sz w:val="22"/>
          <w:lang w:val="es-ES"/>
        </w:rPr>
        <w:t>Sentiment</w:t>
      </w:r>
      <w:proofErr w:type="spellEnd"/>
      <w:r w:rsidRPr="00174340">
        <w:rPr>
          <w:rFonts w:ascii="Arial" w:hAnsi="Arial" w:cs="Arial"/>
          <w:b/>
          <w:bCs/>
          <w:iCs/>
          <w:color w:val="auto"/>
          <w:sz w:val="22"/>
          <w:lang w:val="es-ES"/>
        </w:rPr>
        <w:t xml:space="preserve"> </w:t>
      </w:r>
      <w:proofErr w:type="spellStart"/>
      <w:r w:rsidRPr="00174340">
        <w:rPr>
          <w:rFonts w:ascii="Arial" w:hAnsi="Arial" w:cs="Arial"/>
          <w:b/>
          <w:bCs/>
          <w:iCs/>
          <w:color w:val="auto"/>
          <w:sz w:val="22"/>
          <w:lang w:val="es-ES"/>
        </w:rPr>
        <w:t>Analysis</w:t>
      </w:r>
      <w:proofErr w:type="spellEnd"/>
      <w:r w:rsidRPr="00174340">
        <w:rPr>
          <w:rFonts w:ascii="Arial" w:hAnsi="Arial" w:cs="Arial"/>
          <w:b/>
          <w:bCs/>
          <w:iCs/>
          <w:color w:val="auto"/>
          <w:sz w:val="22"/>
          <w:lang w:val="es-ES"/>
        </w:rPr>
        <w:t xml:space="preserve"> en Facebook. (</w:t>
      </w:r>
      <w:proofErr w:type="spellStart"/>
      <w:r w:rsidRPr="00174340">
        <w:rPr>
          <w:rFonts w:ascii="Arial" w:hAnsi="Arial" w:cs="Arial"/>
          <w:b/>
          <w:bCs/>
          <w:iCs/>
          <w:color w:val="auto"/>
          <w:sz w:val="22"/>
          <w:lang w:val="es-ES"/>
        </w:rPr>
        <w:t>Seperak</w:t>
      </w:r>
      <w:proofErr w:type="spellEnd"/>
      <w:r w:rsidRPr="00174340">
        <w:rPr>
          <w:rFonts w:ascii="Arial" w:hAnsi="Arial" w:cs="Arial"/>
          <w:b/>
          <w:bCs/>
          <w:iCs/>
          <w:color w:val="auto"/>
          <w:sz w:val="22"/>
          <w:lang w:val="es-ES"/>
        </w:rPr>
        <w:t xml:space="preserve"> et al., 2019)</w:t>
      </w:r>
    </w:p>
    <w:p w14:paraId="472B9BF7" w14:textId="6231C814" w:rsidR="00B63BD1" w:rsidRDefault="009476B8" w:rsidP="00B63BD1">
      <w:pPr>
        <w:rPr>
          <w:rFonts w:cs="Arial"/>
        </w:rPr>
      </w:pPr>
      <w:r>
        <w:rPr>
          <w:rFonts w:cs="Arial"/>
        </w:rPr>
        <w:t>En el trabajo</w:t>
      </w:r>
      <w:r w:rsidR="00882A08">
        <w:rPr>
          <w:rFonts w:cs="Arial"/>
        </w:rPr>
        <w:t xml:space="preserve"> presentado por </w:t>
      </w:r>
      <w:r w:rsidR="00476D97">
        <w:rPr>
          <w:rFonts w:cs="Arial"/>
        </w:rPr>
        <w:fldChar w:fldCharType="begin" w:fldLock="1"/>
      </w:r>
      <w:r w:rsidR="004F10B4">
        <w:rPr>
          <w:rFonts w:cs="Arial"/>
        </w:rPr>
        <w:instrText>ADDIN CSL_CITATION {"citationItems":[{"id":"ITEM-1","itemData":{"DOI":"10.4185/RLCS-2019-1370","author":[{"dropping-particle":"","family":"Seperak","given":"Rosa","non-dropping-particle":"","parse-names":false,"suffix":""},{"dropping-particle":"","family":"Cerellino","given":"Lila","non-dropping-particle":"","parse-names":false,"suffix":""},{"dropping-particle":"","family":"Ochoa","given":"José","non-dropping-particle":"","parse-names":false,"suffix":""},{"dropping-particle":"","family":"Torres-Valer","given":"Alex","non-dropping-particle":"","parse-names":false,"suffix":""},{"dropping-particle":"","family":"Dianderes","given":"Carolina","non-dropping-particle":"","parse-names":false,"suffix":""}],"container-title":"Revista Latina de Comunicacion Social","id":"ITEM-1","issue":"74","issued":{"date-parts":[["2019"]]},"page":"1031 - 1055","title":"Maternidad en Perú a través del uso del Sentimient Analysis en Facebook","type":"article-journal"},"uris":["http://www.mendeley.com/documents/?uuid=f76f8edd-a070-438a-b613-7b6079e8a042"]}],"mendeley":{"formattedCitation":"(Seperak et al., 2019)","manualFormatting":"Seperak et al. (2019)","plainTextFormattedCitation":"(Seperak et al., 2019)","previouslyFormattedCitation":"(Seperak et al., 2019)"},"properties":{"noteIndex":0},"schema":"https://github.com/citation-style-language/schema/raw/master/csl-citation.json"}</w:instrText>
      </w:r>
      <w:r w:rsidR="00476D97">
        <w:rPr>
          <w:rFonts w:cs="Arial"/>
        </w:rPr>
        <w:fldChar w:fldCharType="separate"/>
      </w:r>
      <w:r w:rsidR="00476D97" w:rsidRPr="00476D97">
        <w:rPr>
          <w:rFonts w:cs="Arial"/>
          <w:noProof/>
        </w:rPr>
        <w:t xml:space="preserve">Seperak </w:t>
      </w:r>
      <w:r w:rsidR="00476D97" w:rsidRPr="00476D97">
        <w:rPr>
          <w:rFonts w:cs="Arial"/>
          <w:i/>
          <w:iCs/>
          <w:noProof/>
        </w:rPr>
        <w:t>et al</w:t>
      </w:r>
      <w:r w:rsidR="00476D97" w:rsidRPr="00476D97">
        <w:rPr>
          <w:rFonts w:cs="Arial"/>
          <w:noProof/>
        </w:rPr>
        <w:t xml:space="preserve">. </w:t>
      </w:r>
      <w:r w:rsidR="00476D97">
        <w:rPr>
          <w:rFonts w:cs="Arial"/>
          <w:noProof/>
        </w:rPr>
        <w:t>(</w:t>
      </w:r>
      <w:r w:rsidR="00476D97" w:rsidRPr="00476D97">
        <w:rPr>
          <w:rFonts w:cs="Arial"/>
          <w:noProof/>
        </w:rPr>
        <w:t>2019)</w:t>
      </w:r>
      <w:r w:rsidR="00476D97">
        <w:rPr>
          <w:rFonts w:cs="Arial"/>
        </w:rPr>
        <w:fldChar w:fldCharType="end"/>
      </w:r>
      <w:r w:rsidR="00C129F4">
        <w:rPr>
          <w:rFonts w:cs="Arial"/>
        </w:rPr>
        <w:t xml:space="preserve"> </w:t>
      </w:r>
      <w:r>
        <w:rPr>
          <w:rFonts w:cs="Arial"/>
        </w:rPr>
        <w:t xml:space="preserve">se </w:t>
      </w:r>
      <w:r w:rsidR="00882A08">
        <w:rPr>
          <w:rFonts w:cs="Arial"/>
        </w:rPr>
        <w:t xml:space="preserve">propone el uso </w:t>
      </w:r>
      <w:r w:rsidR="00EF0ED3">
        <w:rPr>
          <w:rFonts w:cs="Arial"/>
        </w:rPr>
        <w:t>del aprendizaje automático supervisado para</w:t>
      </w:r>
      <w:r w:rsidR="00C47A30">
        <w:rPr>
          <w:rFonts w:cs="Arial"/>
        </w:rPr>
        <w:t xml:space="preserve"> conocer la percepción actual </w:t>
      </w:r>
      <w:r w:rsidR="00EC0445">
        <w:rPr>
          <w:rFonts w:cs="Arial"/>
        </w:rPr>
        <w:t>que tienen los peruanos sobre la</w:t>
      </w:r>
      <w:r w:rsidR="006325FE">
        <w:rPr>
          <w:rFonts w:cs="Arial"/>
        </w:rPr>
        <w:t xml:space="preserve"> maternidad y la</w:t>
      </w:r>
      <w:r w:rsidR="00EC0445">
        <w:rPr>
          <w:rFonts w:cs="Arial"/>
        </w:rPr>
        <w:t xml:space="preserve"> mujer</w:t>
      </w:r>
      <w:r w:rsidR="00DC5318">
        <w:rPr>
          <w:rFonts w:cs="Arial"/>
        </w:rPr>
        <w:t>.</w:t>
      </w:r>
      <w:r w:rsidR="0040024F">
        <w:rPr>
          <w:rFonts w:cs="Arial"/>
        </w:rPr>
        <w:t xml:space="preserve"> </w:t>
      </w:r>
      <w:r w:rsidR="00936CD8">
        <w:rPr>
          <w:rFonts w:cs="Arial"/>
        </w:rPr>
        <w:t>Contaron con un corpus textual de aproximadamente 28.000 comentarios</w:t>
      </w:r>
      <w:r w:rsidR="00A15D24">
        <w:rPr>
          <w:rFonts w:cs="Arial"/>
        </w:rPr>
        <w:t xml:space="preserve"> que hacían relación a la temática</w:t>
      </w:r>
      <w:r w:rsidR="00936CD8">
        <w:rPr>
          <w:rFonts w:cs="Arial"/>
        </w:rPr>
        <w:t xml:space="preserve"> extraído de grupos </w:t>
      </w:r>
      <w:r w:rsidR="00F7330B">
        <w:rPr>
          <w:rFonts w:cs="Arial"/>
        </w:rPr>
        <w:t>abiertos al público general</w:t>
      </w:r>
      <w:r w:rsidR="00603DBF">
        <w:rPr>
          <w:rFonts w:cs="Arial"/>
        </w:rPr>
        <w:t>.</w:t>
      </w:r>
      <w:r w:rsidR="00F52E2D">
        <w:rPr>
          <w:rFonts w:cs="Arial"/>
        </w:rPr>
        <w:t xml:space="preserve"> </w:t>
      </w:r>
    </w:p>
    <w:p w14:paraId="43ACCFAD" w14:textId="0E771BFE" w:rsidR="00022DD1" w:rsidRDefault="007307E9" w:rsidP="00022DD1">
      <w:pPr>
        <w:rPr>
          <w:rFonts w:cs="Arial"/>
        </w:rPr>
      </w:pPr>
      <w:r>
        <w:rPr>
          <w:rFonts w:cs="Arial"/>
        </w:rPr>
        <w:t>El conjunto de entrenamiento lo conformaron con alrededor de 500 comentarios positivos, 500 negativos y 500 neutros</w:t>
      </w:r>
      <w:r w:rsidR="009866EC">
        <w:rPr>
          <w:rFonts w:cs="Arial"/>
        </w:rPr>
        <w:t xml:space="preserve"> clasificados manualmente.</w:t>
      </w:r>
      <w:r w:rsidR="00FA70E1">
        <w:rPr>
          <w:rFonts w:cs="Arial"/>
        </w:rPr>
        <w:t xml:space="preserve"> </w:t>
      </w:r>
      <w:r w:rsidR="00D46078">
        <w:rPr>
          <w:rFonts w:cs="Arial"/>
        </w:rPr>
        <w:t>Luego de la fase de preprocesamiento de los textos</w:t>
      </w:r>
      <w:r w:rsidR="00756AF5">
        <w:rPr>
          <w:rFonts w:cs="Arial"/>
        </w:rPr>
        <w:t xml:space="preserve">, utilizaron el </w:t>
      </w:r>
      <w:r w:rsidR="005D5D90">
        <w:rPr>
          <w:rFonts w:cs="Arial"/>
        </w:rPr>
        <w:t>algoritmo</w:t>
      </w:r>
      <w:r w:rsidR="00756AF5">
        <w:rPr>
          <w:rFonts w:cs="Arial"/>
        </w:rPr>
        <w:t xml:space="preserve"> </w:t>
      </w:r>
      <w:proofErr w:type="spellStart"/>
      <w:r w:rsidR="00756AF5" w:rsidRPr="001D0756">
        <w:rPr>
          <w:rFonts w:cs="Arial"/>
        </w:rPr>
        <w:t>Conditional</w:t>
      </w:r>
      <w:proofErr w:type="spellEnd"/>
      <w:r w:rsidR="00756AF5" w:rsidRPr="001D0756">
        <w:rPr>
          <w:rFonts w:cs="Arial"/>
        </w:rPr>
        <w:t xml:space="preserve"> </w:t>
      </w:r>
      <w:proofErr w:type="spellStart"/>
      <w:r w:rsidR="00756AF5" w:rsidRPr="001D0756">
        <w:rPr>
          <w:rFonts w:cs="Arial"/>
        </w:rPr>
        <w:t>Random</w:t>
      </w:r>
      <w:proofErr w:type="spellEnd"/>
      <w:r w:rsidR="00756AF5" w:rsidRPr="001D0756">
        <w:rPr>
          <w:rFonts w:cs="Arial"/>
        </w:rPr>
        <w:t xml:space="preserve"> </w:t>
      </w:r>
      <w:proofErr w:type="spellStart"/>
      <w:r w:rsidR="00756AF5" w:rsidRPr="001D0756">
        <w:rPr>
          <w:rFonts w:cs="Arial"/>
        </w:rPr>
        <w:t>Fields</w:t>
      </w:r>
      <w:proofErr w:type="spellEnd"/>
      <w:r w:rsidR="00756AF5">
        <w:rPr>
          <w:rFonts w:cs="Arial"/>
        </w:rPr>
        <w:t xml:space="preserve"> </w:t>
      </w:r>
      <w:r w:rsidR="005D5D90">
        <w:rPr>
          <w:rFonts w:cs="Arial"/>
        </w:rPr>
        <w:t>para la clasificación</w:t>
      </w:r>
      <w:r w:rsidR="005C37EB">
        <w:rPr>
          <w:rFonts w:cs="Arial"/>
        </w:rPr>
        <w:t xml:space="preserve">. Los resultados se muestran en la tabla </w:t>
      </w:r>
      <w:r w:rsidR="006954FB">
        <w:rPr>
          <w:rFonts w:cs="Arial"/>
        </w:rPr>
        <w:t>8</w:t>
      </w:r>
      <w:r w:rsidR="006325FE">
        <w:rPr>
          <w:rFonts w:cs="Arial"/>
        </w:rPr>
        <w:t>.</w:t>
      </w:r>
    </w:p>
    <w:p w14:paraId="0A7997A0" w14:textId="77777777" w:rsidR="00022DD1" w:rsidRDefault="00022DD1">
      <w:pPr>
        <w:rPr>
          <w:rFonts w:cs="Arial"/>
        </w:rPr>
      </w:pPr>
      <w:r>
        <w:rPr>
          <w:rFonts w:cs="Arial"/>
        </w:rPr>
        <w:br w:type="page"/>
      </w:r>
    </w:p>
    <w:p w14:paraId="5D2D20E4" w14:textId="5CB7D164" w:rsidR="007D563C" w:rsidRPr="006F5865" w:rsidRDefault="007D563C" w:rsidP="00022DD1">
      <w:pPr>
        <w:pStyle w:val="Descripcin"/>
        <w:keepNext/>
        <w:spacing w:after="0" w:line="480" w:lineRule="auto"/>
        <w:ind w:left="1416" w:firstLine="0"/>
        <w:jc w:val="left"/>
        <w:rPr>
          <w:i w:val="0"/>
          <w:iCs w:val="0"/>
          <w:color w:val="auto"/>
          <w:sz w:val="20"/>
          <w:szCs w:val="20"/>
        </w:rPr>
      </w:pPr>
      <w:bookmarkStart w:id="62" w:name="_Toc61920255"/>
      <w:r w:rsidRPr="006F5865">
        <w:rPr>
          <w:b/>
          <w:bCs/>
          <w:i w:val="0"/>
          <w:iCs w:val="0"/>
          <w:color w:val="auto"/>
          <w:sz w:val="20"/>
          <w:szCs w:val="20"/>
        </w:rPr>
        <w:lastRenderedPageBreak/>
        <w:t xml:space="preserve">Tabla </w:t>
      </w:r>
      <w:r w:rsidRPr="006F5865">
        <w:rPr>
          <w:b/>
          <w:bCs/>
          <w:i w:val="0"/>
          <w:iCs w:val="0"/>
          <w:color w:val="auto"/>
          <w:sz w:val="20"/>
          <w:szCs w:val="20"/>
        </w:rPr>
        <w:fldChar w:fldCharType="begin"/>
      </w:r>
      <w:r w:rsidRPr="006F5865">
        <w:rPr>
          <w:b/>
          <w:bCs/>
          <w:i w:val="0"/>
          <w:iCs w:val="0"/>
          <w:color w:val="auto"/>
          <w:sz w:val="20"/>
          <w:szCs w:val="20"/>
        </w:rPr>
        <w:instrText xml:space="preserve"> SEQ Tabla \* ARABIC </w:instrText>
      </w:r>
      <w:r w:rsidRPr="006F5865">
        <w:rPr>
          <w:b/>
          <w:bCs/>
          <w:i w:val="0"/>
          <w:iCs w:val="0"/>
          <w:color w:val="auto"/>
          <w:sz w:val="20"/>
          <w:szCs w:val="20"/>
        </w:rPr>
        <w:fldChar w:fldCharType="separate"/>
      </w:r>
      <w:r w:rsidR="00A05DB3">
        <w:rPr>
          <w:b/>
          <w:bCs/>
          <w:i w:val="0"/>
          <w:iCs w:val="0"/>
          <w:noProof/>
          <w:color w:val="auto"/>
          <w:sz w:val="20"/>
          <w:szCs w:val="20"/>
        </w:rPr>
        <w:t>8</w:t>
      </w:r>
      <w:r w:rsidRPr="006F5865">
        <w:rPr>
          <w:b/>
          <w:bCs/>
          <w:i w:val="0"/>
          <w:iCs w:val="0"/>
          <w:color w:val="auto"/>
          <w:sz w:val="20"/>
          <w:szCs w:val="20"/>
        </w:rPr>
        <w:fldChar w:fldCharType="end"/>
      </w:r>
      <w:r w:rsidRPr="006F5865">
        <w:rPr>
          <w:i w:val="0"/>
          <w:iCs w:val="0"/>
          <w:color w:val="auto"/>
          <w:sz w:val="20"/>
          <w:szCs w:val="20"/>
        </w:rPr>
        <w:t>.</w:t>
      </w:r>
      <w:r w:rsidR="00292982" w:rsidRPr="006F5865">
        <w:rPr>
          <w:i w:val="0"/>
          <w:iCs w:val="0"/>
          <w:color w:val="auto"/>
          <w:sz w:val="20"/>
          <w:szCs w:val="20"/>
        </w:rPr>
        <w:br/>
      </w:r>
      <w:r w:rsidRPr="006F5865">
        <w:rPr>
          <w:rFonts w:cs="Arial"/>
          <w:color w:val="auto"/>
          <w:sz w:val="20"/>
          <w:szCs w:val="20"/>
        </w:rPr>
        <w:t>Resultados de la clasificación</w:t>
      </w:r>
      <w:bookmarkEnd w:id="62"/>
    </w:p>
    <w:tbl>
      <w:tblPr>
        <w:tblStyle w:val="Tablaconcuadrcula"/>
        <w:tblW w:w="0" w:type="auto"/>
        <w:jc w:val="center"/>
        <w:tblLook w:val="04A0" w:firstRow="1" w:lastRow="0" w:firstColumn="1" w:lastColumn="0" w:noHBand="0" w:noVBand="1"/>
      </w:tblPr>
      <w:tblGrid>
        <w:gridCol w:w="2552"/>
        <w:gridCol w:w="1984"/>
        <w:gridCol w:w="1559"/>
      </w:tblGrid>
      <w:tr w:rsidR="001950C0" w14:paraId="56D37033" w14:textId="77777777" w:rsidTr="004C0CB2">
        <w:trPr>
          <w:trHeight w:hRule="exact" w:val="397"/>
          <w:jc w:val="center"/>
        </w:trPr>
        <w:tc>
          <w:tcPr>
            <w:tcW w:w="2552" w:type="dxa"/>
            <w:tcBorders>
              <w:left w:val="nil"/>
              <w:bottom w:val="single" w:sz="4" w:space="0" w:color="auto"/>
              <w:right w:val="nil"/>
            </w:tcBorders>
            <w:vAlign w:val="center"/>
          </w:tcPr>
          <w:p w14:paraId="0AC4D632" w14:textId="25E4442C" w:rsidR="001950C0" w:rsidRDefault="001950C0" w:rsidP="001950C0">
            <w:pPr>
              <w:spacing w:line="480" w:lineRule="auto"/>
              <w:ind w:firstLine="0"/>
              <w:jc w:val="center"/>
              <w:rPr>
                <w:rFonts w:cs="Arial"/>
              </w:rPr>
            </w:pPr>
          </w:p>
        </w:tc>
        <w:tc>
          <w:tcPr>
            <w:tcW w:w="1984" w:type="dxa"/>
            <w:tcBorders>
              <w:left w:val="nil"/>
              <w:bottom w:val="single" w:sz="4" w:space="0" w:color="auto"/>
              <w:right w:val="nil"/>
            </w:tcBorders>
            <w:vAlign w:val="center"/>
          </w:tcPr>
          <w:p w14:paraId="3C59EFF1" w14:textId="62395E6C" w:rsidR="001950C0" w:rsidRPr="008B646A" w:rsidRDefault="001950C0" w:rsidP="001950C0">
            <w:pPr>
              <w:spacing w:line="480" w:lineRule="auto"/>
              <w:ind w:firstLine="0"/>
              <w:jc w:val="center"/>
              <w:rPr>
                <w:rFonts w:cs="Arial"/>
                <w:b/>
                <w:bCs/>
              </w:rPr>
            </w:pPr>
            <w:r w:rsidRPr="008B646A">
              <w:rPr>
                <w:rFonts w:cs="Arial"/>
                <w:b/>
                <w:bCs/>
              </w:rPr>
              <w:t>Cantidad</w:t>
            </w:r>
          </w:p>
        </w:tc>
        <w:tc>
          <w:tcPr>
            <w:tcW w:w="1559" w:type="dxa"/>
            <w:tcBorders>
              <w:left w:val="nil"/>
              <w:bottom w:val="single" w:sz="4" w:space="0" w:color="auto"/>
              <w:right w:val="nil"/>
            </w:tcBorders>
            <w:vAlign w:val="center"/>
          </w:tcPr>
          <w:p w14:paraId="6156B7BB" w14:textId="26C99A19" w:rsidR="001950C0" w:rsidRPr="008B646A" w:rsidRDefault="001950C0" w:rsidP="001950C0">
            <w:pPr>
              <w:spacing w:line="480" w:lineRule="auto"/>
              <w:ind w:firstLine="0"/>
              <w:jc w:val="center"/>
              <w:rPr>
                <w:rFonts w:cs="Arial"/>
                <w:b/>
                <w:bCs/>
              </w:rPr>
            </w:pPr>
            <w:r w:rsidRPr="008B646A">
              <w:rPr>
                <w:rFonts w:cs="Arial"/>
                <w:b/>
                <w:bCs/>
              </w:rPr>
              <w:t>Porcentaje</w:t>
            </w:r>
          </w:p>
        </w:tc>
      </w:tr>
      <w:tr w:rsidR="001950C0" w14:paraId="3FD7AFE1" w14:textId="77777777" w:rsidTr="004C0CB2">
        <w:trPr>
          <w:trHeight w:val="454"/>
          <w:jc w:val="center"/>
        </w:trPr>
        <w:tc>
          <w:tcPr>
            <w:tcW w:w="2552" w:type="dxa"/>
            <w:tcBorders>
              <w:left w:val="nil"/>
              <w:bottom w:val="nil"/>
              <w:right w:val="nil"/>
            </w:tcBorders>
          </w:tcPr>
          <w:p w14:paraId="08844A9E" w14:textId="41181CAF" w:rsidR="001950C0" w:rsidRDefault="001950C0" w:rsidP="00C129F4">
            <w:pPr>
              <w:spacing w:line="360" w:lineRule="auto"/>
              <w:ind w:firstLine="0"/>
              <w:rPr>
                <w:rFonts w:cs="Arial"/>
              </w:rPr>
            </w:pPr>
            <w:r>
              <w:rPr>
                <w:rFonts w:cs="Arial"/>
              </w:rPr>
              <w:t>Comentarios positivos</w:t>
            </w:r>
          </w:p>
        </w:tc>
        <w:tc>
          <w:tcPr>
            <w:tcW w:w="1984" w:type="dxa"/>
            <w:tcBorders>
              <w:left w:val="nil"/>
              <w:bottom w:val="nil"/>
              <w:right w:val="nil"/>
            </w:tcBorders>
          </w:tcPr>
          <w:p w14:paraId="562F4D10" w14:textId="3CF8821A" w:rsidR="001950C0" w:rsidRDefault="001950C0" w:rsidP="00C129F4">
            <w:pPr>
              <w:spacing w:line="360" w:lineRule="auto"/>
              <w:ind w:firstLine="0"/>
              <w:jc w:val="center"/>
              <w:rPr>
                <w:rFonts w:cs="Arial"/>
              </w:rPr>
            </w:pPr>
            <w:r>
              <w:rPr>
                <w:rFonts w:cs="Arial"/>
              </w:rPr>
              <w:t>20.858</w:t>
            </w:r>
          </w:p>
        </w:tc>
        <w:tc>
          <w:tcPr>
            <w:tcW w:w="1559" w:type="dxa"/>
            <w:tcBorders>
              <w:left w:val="nil"/>
              <w:bottom w:val="nil"/>
              <w:right w:val="nil"/>
            </w:tcBorders>
          </w:tcPr>
          <w:p w14:paraId="6FAC4B75" w14:textId="36206B81" w:rsidR="001950C0" w:rsidRDefault="001950C0" w:rsidP="00C129F4">
            <w:pPr>
              <w:spacing w:line="360" w:lineRule="auto"/>
              <w:ind w:firstLine="0"/>
              <w:jc w:val="center"/>
              <w:rPr>
                <w:rFonts w:cs="Arial"/>
              </w:rPr>
            </w:pPr>
            <w:r>
              <w:rPr>
                <w:rFonts w:cs="Arial"/>
              </w:rPr>
              <w:t>72.16 %</w:t>
            </w:r>
          </w:p>
        </w:tc>
      </w:tr>
      <w:tr w:rsidR="001950C0" w14:paraId="2178F555" w14:textId="77777777" w:rsidTr="004C0CB2">
        <w:trPr>
          <w:trHeight w:val="454"/>
          <w:jc w:val="center"/>
        </w:trPr>
        <w:tc>
          <w:tcPr>
            <w:tcW w:w="2552" w:type="dxa"/>
            <w:tcBorders>
              <w:top w:val="nil"/>
              <w:left w:val="nil"/>
              <w:bottom w:val="single" w:sz="4" w:space="0" w:color="auto"/>
              <w:right w:val="nil"/>
            </w:tcBorders>
          </w:tcPr>
          <w:p w14:paraId="508325A0" w14:textId="2EB00382" w:rsidR="001950C0" w:rsidRDefault="001950C0" w:rsidP="00C129F4">
            <w:pPr>
              <w:spacing w:line="360" w:lineRule="auto"/>
              <w:ind w:firstLine="0"/>
              <w:rPr>
                <w:rFonts w:cs="Arial"/>
              </w:rPr>
            </w:pPr>
            <w:r>
              <w:rPr>
                <w:rFonts w:cs="Arial"/>
              </w:rPr>
              <w:t>Comentarios negativos</w:t>
            </w:r>
          </w:p>
        </w:tc>
        <w:tc>
          <w:tcPr>
            <w:tcW w:w="1984" w:type="dxa"/>
            <w:tcBorders>
              <w:top w:val="nil"/>
              <w:left w:val="nil"/>
              <w:bottom w:val="single" w:sz="4" w:space="0" w:color="auto"/>
              <w:right w:val="nil"/>
            </w:tcBorders>
          </w:tcPr>
          <w:p w14:paraId="524751A0" w14:textId="5E79EE2D" w:rsidR="001950C0" w:rsidRDefault="001950C0" w:rsidP="00C129F4">
            <w:pPr>
              <w:spacing w:line="360" w:lineRule="auto"/>
              <w:ind w:firstLine="0"/>
              <w:jc w:val="center"/>
              <w:rPr>
                <w:rFonts w:cs="Arial"/>
              </w:rPr>
            </w:pPr>
            <w:r>
              <w:rPr>
                <w:rFonts w:cs="Arial"/>
              </w:rPr>
              <w:t>8.049</w:t>
            </w:r>
          </w:p>
        </w:tc>
        <w:tc>
          <w:tcPr>
            <w:tcW w:w="1559" w:type="dxa"/>
            <w:tcBorders>
              <w:top w:val="nil"/>
              <w:left w:val="nil"/>
              <w:bottom w:val="single" w:sz="4" w:space="0" w:color="auto"/>
              <w:right w:val="nil"/>
            </w:tcBorders>
          </w:tcPr>
          <w:p w14:paraId="1513538D" w14:textId="6F39FCC2" w:rsidR="001950C0" w:rsidRDefault="001950C0" w:rsidP="00C129F4">
            <w:pPr>
              <w:spacing w:line="360" w:lineRule="auto"/>
              <w:ind w:firstLine="0"/>
              <w:jc w:val="center"/>
              <w:rPr>
                <w:rFonts w:cs="Arial"/>
              </w:rPr>
            </w:pPr>
            <w:r>
              <w:rPr>
                <w:rFonts w:cs="Arial"/>
              </w:rPr>
              <w:t>27.84 %</w:t>
            </w:r>
          </w:p>
        </w:tc>
      </w:tr>
      <w:tr w:rsidR="001950C0" w14:paraId="05D74E79" w14:textId="77777777" w:rsidTr="004C0CB2">
        <w:trPr>
          <w:trHeight w:hRule="exact" w:val="397"/>
          <w:jc w:val="center"/>
        </w:trPr>
        <w:tc>
          <w:tcPr>
            <w:tcW w:w="2552" w:type="dxa"/>
            <w:tcBorders>
              <w:left w:val="nil"/>
              <w:right w:val="nil"/>
            </w:tcBorders>
          </w:tcPr>
          <w:p w14:paraId="38687EB1" w14:textId="32D816CD" w:rsidR="001950C0" w:rsidRDefault="001950C0" w:rsidP="009F7363">
            <w:pPr>
              <w:spacing w:line="480" w:lineRule="auto"/>
              <w:ind w:firstLine="0"/>
              <w:rPr>
                <w:rFonts w:cs="Arial"/>
              </w:rPr>
            </w:pPr>
            <w:r>
              <w:rPr>
                <w:rFonts w:cs="Arial"/>
              </w:rPr>
              <w:t>Total</w:t>
            </w:r>
          </w:p>
        </w:tc>
        <w:tc>
          <w:tcPr>
            <w:tcW w:w="1984" w:type="dxa"/>
            <w:tcBorders>
              <w:left w:val="nil"/>
              <w:right w:val="nil"/>
            </w:tcBorders>
          </w:tcPr>
          <w:p w14:paraId="1BD12AB7" w14:textId="70E5F64D" w:rsidR="001950C0" w:rsidRDefault="001950C0" w:rsidP="008B646A">
            <w:pPr>
              <w:spacing w:line="480" w:lineRule="auto"/>
              <w:ind w:firstLine="0"/>
              <w:jc w:val="center"/>
              <w:rPr>
                <w:rFonts w:cs="Arial"/>
              </w:rPr>
            </w:pPr>
            <w:r>
              <w:rPr>
                <w:rFonts w:cs="Arial"/>
              </w:rPr>
              <w:t>28.907</w:t>
            </w:r>
          </w:p>
        </w:tc>
        <w:tc>
          <w:tcPr>
            <w:tcW w:w="1559" w:type="dxa"/>
            <w:tcBorders>
              <w:left w:val="nil"/>
              <w:right w:val="nil"/>
            </w:tcBorders>
          </w:tcPr>
          <w:p w14:paraId="42605CDC" w14:textId="25614BFD" w:rsidR="001950C0" w:rsidRDefault="001950C0" w:rsidP="008B646A">
            <w:pPr>
              <w:spacing w:line="480" w:lineRule="auto"/>
              <w:ind w:firstLine="0"/>
              <w:jc w:val="center"/>
              <w:rPr>
                <w:rFonts w:cs="Arial"/>
              </w:rPr>
            </w:pPr>
            <w:r>
              <w:rPr>
                <w:rFonts w:cs="Arial"/>
              </w:rPr>
              <w:t>100.00 %</w:t>
            </w:r>
          </w:p>
        </w:tc>
      </w:tr>
    </w:tbl>
    <w:p w14:paraId="63961249" w14:textId="3CE7F0EE" w:rsidR="00A373E6" w:rsidRPr="00C129F4" w:rsidRDefault="007D563C" w:rsidP="00C129F4">
      <w:pPr>
        <w:rPr>
          <w:rFonts w:cs="Arial"/>
          <w:i/>
          <w:iCs/>
          <w:sz w:val="20"/>
          <w:szCs w:val="20"/>
        </w:rPr>
      </w:pPr>
      <w:r>
        <w:rPr>
          <w:rFonts w:cs="Arial"/>
        </w:rPr>
        <w:tab/>
      </w:r>
      <w:r w:rsidR="00C129F4">
        <w:rPr>
          <w:rFonts w:cs="Arial"/>
        </w:rPr>
        <w:t xml:space="preserve"> </w:t>
      </w:r>
      <w:r w:rsidRPr="00C129F4">
        <w:rPr>
          <w:rFonts w:cs="Arial"/>
          <w:i/>
          <w:iCs/>
          <w:sz w:val="20"/>
          <w:szCs w:val="20"/>
        </w:rPr>
        <w:t xml:space="preserve">Nota. </w:t>
      </w:r>
      <w:r w:rsidRPr="00C129F4">
        <w:rPr>
          <w:rFonts w:cs="Arial"/>
          <w:sz w:val="20"/>
          <w:szCs w:val="20"/>
        </w:rPr>
        <w:t>Adaptado de</w:t>
      </w:r>
      <w:r w:rsidRPr="00C129F4">
        <w:rPr>
          <w:rFonts w:cs="Arial"/>
          <w:i/>
          <w:iCs/>
          <w:sz w:val="20"/>
          <w:szCs w:val="20"/>
        </w:rPr>
        <w:t xml:space="preserve"> </w:t>
      </w:r>
      <w:r w:rsidR="00E44A9F" w:rsidRPr="00C129F4">
        <w:rPr>
          <w:rFonts w:cs="Arial"/>
          <w:i/>
          <w:iCs/>
          <w:sz w:val="20"/>
          <w:szCs w:val="20"/>
        </w:rPr>
        <w:t xml:space="preserve">Maternidad en Perú a través del uso del </w:t>
      </w:r>
    </w:p>
    <w:p w14:paraId="7106E79F" w14:textId="2912A88A" w:rsidR="0011301D" w:rsidRPr="00C129F4" w:rsidRDefault="00C129F4" w:rsidP="00C129F4">
      <w:pPr>
        <w:ind w:left="696"/>
        <w:rPr>
          <w:rFonts w:cs="Arial"/>
          <w:i/>
          <w:iCs/>
          <w:sz w:val="20"/>
          <w:szCs w:val="20"/>
        </w:rPr>
      </w:pPr>
      <w:r w:rsidRPr="001D0756">
        <w:rPr>
          <w:rFonts w:cs="Arial"/>
          <w:i/>
          <w:iCs/>
          <w:sz w:val="20"/>
          <w:szCs w:val="20"/>
        </w:rPr>
        <w:t xml:space="preserve"> </w:t>
      </w:r>
      <w:proofErr w:type="spellStart"/>
      <w:r w:rsidR="00E44A9F" w:rsidRPr="001D0756">
        <w:rPr>
          <w:rFonts w:cs="Arial"/>
          <w:i/>
          <w:iCs/>
          <w:sz w:val="20"/>
          <w:szCs w:val="20"/>
        </w:rPr>
        <w:t>Sentiment</w:t>
      </w:r>
      <w:proofErr w:type="spellEnd"/>
      <w:r w:rsidR="00E44A9F" w:rsidRPr="001D0756">
        <w:rPr>
          <w:rFonts w:cs="Arial"/>
          <w:i/>
          <w:iCs/>
          <w:sz w:val="20"/>
          <w:szCs w:val="20"/>
        </w:rPr>
        <w:t xml:space="preserve"> </w:t>
      </w:r>
      <w:proofErr w:type="spellStart"/>
      <w:r w:rsidR="00E44A9F" w:rsidRPr="001D0756">
        <w:rPr>
          <w:rFonts w:cs="Arial"/>
          <w:i/>
          <w:iCs/>
          <w:sz w:val="20"/>
          <w:szCs w:val="20"/>
        </w:rPr>
        <w:t>Analysis</w:t>
      </w:r>
      <w:proofErr w:type="spellEnd"/>
      <w:r w:rsidR="00E44A9F" w:rsidRPr="00C129F4">
        <w:rPr>
          <w:rFonts w:cs="Arial"/>
          <w:i/>
          <w:iCs/>
          <w:sz w:val="20"/>
          <w:szCs w:val="20"/>
        </w:rPr>
        <w:t xml:space="preserve"> en Facebook</w:t>
      </w:r>
      <w:r w:rsidR="00E44A9F" w:rsidRPr="00C129F4">
        <w:rPr>
          <w:rFonts w:cs="Arial"/>
          <w:sz w:val="20"/>
          <w:szCs w:val="20"/>
        </w:rPr>
        <w:t>, por</w:t>
      </w:r>
      <w:r w:rsidR="00E44A9F" w:rsidRPr="00C129F4">
        <w:rPr>
          <w:rFonts w:cs="Arial"/>
          <w:i/>
          <w:iCs/>
          <w:sz w:val="20"/>
          <w:szCs w:val="20"/>
        </w:rPr>
        <w:t xml:space="preserve"> </w:t>
      </w:r>
      <w:r w:rsidR="00E44A9F" w:rsidRPr="00C129F4">
        <w:rPr>
          <w:rFonts w:cs="Arial"/>
          <w:sz w:val="20"/>
          <w:szCs w:val="20"/>
        </w:rPr>
        <w:fldChar w:fldCharType="begin" w:fldLock="1"/>
      </w:r>
      <w:r w:rsidR="0068159F" w:rsidRPr="00C129F4">
        <w:rPr>
          <w:rFonts w:cs="Arial"/>
          <w:sz w:val="20"/>
          <w:szCs w:val="20"/>
        </w:rPr>
        <w:instrText>ADDIN CSL_CITATION {"citationItems":[{"id":"ITEM-1","itemData":{"DOI":"10.4185/RLCS-2019-1370","author":[{"dropping-particle":"","family":"Seperak","given":"Rosa","non-dropping-particle":"","parse-names":false,"suffix":""},{"dropping-particle":"","family":"Cerellino","given":"Lila","non-dropping-particle":"","parse-names":false,"suffix":""},{"dropping-particle":"","family":"Ochoa","given":"José","non-dropping-particle":"","parse-names":false,"suffix":""},{"dropping-particle":"","family":"Torres-Valer","given":"Alex","non-dropping-particle":"","parse-names":false,"suffix":""},{"dropping-particle":"","family":"Dianderes","given":"Carolina","non-dropping-particle":"","parse-names":false,"suffix":""}],"container-title":"Revista Latina de Comunicacion Social","id":"ITEM-1","issue":"74","issued":{"date-parts":[["2019"]]},"page":"1031 - 1055","title":"Maternidad en Perú a través del uso del Sentimient Analysis en Facebook","type":"article-journal"},"uris":["http://www.mendeley.com/documents/?uuid=f76f8edd-a070-438a-b613-7b6079e8a042"]}],"mendeley":{"formattedCitation":"(Seperak et al., 2019)","manualFormatting":"Seperak et al., 2019","plainTextFormattedCitation":"(Seperak et al., 2019)","previouslyFormattedCitation":"(Seperak et al., 2019)"},"properties":{"noteIndex":0},"schema":"https://github.com/citation-style-language/schema/raw/master/csl-citation.json"}</w:instrText>
      </w:r>
      <w:r w:rsidR="00E44A9F" w:rsidRPr="00C129F4">
        <w:rPr>
          <w:rFonts w:cs="Arial"/>
          <w:sz w:val="20"/>
          <w:szCs w:val="20"/>
        </w:rPr>
        <w:fldChar w:fldCharType="separate"/>
      </w:r>
      <w:r w:rsidR="00E44A9F" w:rsidRPr="00C129F4">
        <w:rPr>
          <w:rFonts w:cs="Arial"/>
          <w:noProof/>
          <w:sz w:val="20"/>
          <w:szCs w:val="20"/>
        </w:rPr>
        <w:t>Seperak et al.</w:t>
      </w:r>
      <w:r w:rsidR="0011301D" w:rsidRPr="00C129F4">
        <w:rPr>
          <w:rFonts w:cs="Arial"/>
          <w:noProof/>
          <w:sz w:val="20"/>
          <w:szCs w:val="20"/>
        </w:rPr>
        <w:t xml:space="preserve">, </w:t>
      </w:r>
      <w:r w:rsidR="00E44A9F" w:rsidRPr="00C129F4">
        <w:rPr>
          <w:rFonts w:cs="Arial"/>
          <w:noProof/>
          <w:sz w:val="20"/>
          <w:szCs w:val="20"/>
        </w:rPr>
        <w:t>2019</w:t>
      </w:r>
      <w:r w:rsidR="00E44A9F" w:rsidRPr="00C129F4">
        <w:rPr>
          <w:rFonts w:cs="Arial"/>
          <w:sz w:val="20"/>
          <w:szCs w:val="20"/>
        </w:rPr>
        <w:fldChar w:fldCharType="end"/>
      </w:r>
      <w:r w:rsidR="0011301D" w:rsidRPr="00C129F4">
        <w:rPr>
          <w:rFonts w:cs="Arial"/>
          <w:sz w:val="20"/>
          <w:szCs w:val="20"/>
        </w:rPr>
        <w:t xml:space="preserve">, </w:t>
      </w:r>
    </w:p>
    <w:p w14:paraId="539C838C" w14:textId="4BD873F3" w:rsidR="008426A4" w:rsidRPr="00A7529A" w:rsidRDefault="00C129F4" w:rsidP="00C129F4">
      <w:pPr>
        <w:ind w:left="696"/>
        <w:rPr>
          <w:rFonts w:cs="Arial"/>
          <w:sz w:val="20"/>
          <w:szCs w:val="20"/>
        </w:rPr>
      </w:pPr>
      <w:r>
        <w:rPr>
          <w:rFonts w:cs="Arial"/>
          <w:sz w:val="20"/>
          <w:szCs w:val="20"/>
        </w:rPr>
        <w:t xml:space="preserve"> </w:t>
      </w:r>
      <w:r w:rsidR="0011301D" w:rsidRPr="00A7529A">
        <w:rPr>
          <w:rFonts w:cs="Arial"/>
          <w:sz w:val="20"/>
          <w:szCs w:val="20"/>
        </w:rPr>
        <w:t>(</w:t>
      </w:r>
      <w:bookmarkStart w:id="63" w:name="_Hlk58266871"/>
      <w:r w:rsidR="004B74C4" w:rsidRPr="00A7529A">
        <w:rPr>
          <w:rFonts w:cs="Arial"/>
          <w:sz w:val="20"/>
          <w:szCs w:val="20"/>
        </w:rPr>
        <w:fldChar w:fldCharType="begin"/>
      </w:r>
      <w:r w:rsidR="004B74C4" w:rsidRPr="00A7529A">
        <w:rPr>
          <w:rFonts w:cs="Arial"/>
          <w:sz w:val="20"/>
          <w:szCs w:val="20"/>
        </w:rPr>
        <w:instrText xml:space="preserve"> HYPERLINK "https://doi.org/10.4185/RLCS-2019-1370" </w:instrText>
      </w:r>
      <w:r w:rsidR="004B74C4" w:rsidRPr="00A7529A">
        <w:rPr>
          <w:rFonts w:cs="Arial"/>
          <w:sz w:val="20"/>
          <w:szCs w:val="20"/>
        </w:rPr>
        <w:fldChar w:fldCharType="separate"/>
      </w:r>
      <w:r w:rsidR="004B74C4" w:rsidRPr="00A7529A">
        <w:rPr>
          <w:rStyle w:val="Hipervnculo"/>
          <w:rFonts w:cs="Arial"/>
          <w:color w:val="auto"/>
          <w:sz w:val="20"/>
          <w:szCs w:val="20"/>
          <w:u w:val="none"/>
        </w:rPr>
        <w:t>https://doi.org/10.4185/RLCS-2019-1370</w:t>
      </w:r>
      <w:bookmarkEnd w:id="63"/>
      <w:r w:rsidR="004B74C4" w:rsidRPr="00A7529A">
        <w:rPr>
          <w:rFonts w:cs="Arial"/>
          <w:sz w:val="20"/>
          <w:szCs w:val="20"/>
        </w:rPr>
        <w:fldChar w:fldCharType="end"/>
      </w:r>
      <w:r w:rsidR="0011301D" w:rsidRPr="00A7529A">
        <w:rPr>
          <w:rFonts w:cs="Arial"/>
          <w:sz w:val="20"/>
          <w:szCs w:val="20"/>
        </w:rPr>
        <w:t>).</w:t>
      </w:r>
    </w:p>
    <w:p w14:paraId="09A35D02" w14:textId="77777777" w:rsidR="004B74C4" w:rsidRPr="00EF0CBF" w:rsidRDefault="004B74C4" w:rsidP="0011301D">
      <w:pPr>
        <w:ind w:left="696"/>
        <w:rPr>
          <w:rFonts w:cs="Arial"/>
          <w:i/>
          <w:iCs/>
          <w:sz w:val="18"/>
          <w:szCs w:val="18"/>
        </w:rPr>
      </w:pPr>
    </w:p>
    <w:p w14:paraId="7DF21C0E" w14:textId="1BDBE63B" w:rsidR="0051795C" w:rsidRDefault="00ED4A2E" w:rsidP="00275A9D">
      <w:pPr>
        <w:ind w:firstLine="696"/>
        <w:rPr>
          <w:rFonts w:cs="Arial"/>
        </w:rPr>
      </w:pPr>
      <w:r>
        <w:rPr>
          <w:rFonts w:cs="Arial"/>
        </w:rPr>
        <w:t xml:space="preserve">En la tabla </w:t>
      </w:r>
      <w:r w:rsidR="00275A9D">
        <w:rPr>
          <w:rFonts w:cs="Arial"/>
        </w:rPr>
        <w:t>8</w:t>
      </w:r>
      <w:r>
        <w:rPr>
          <w:rFonts w:cs="Arial"/>
        </w:rPr>
        <w:t xml:space="preserve"> podemos observar que la mayoría de </w:t>
      </w:r>
      <w:r w:rsidR="006B25F6">
        <w:rPr>
          <w:rFonts w:cs="Arial"/>
        </w:rPr>
        <w:t>los comentarios</w:t>
      </w:r>
      <w:r>
        <w:rPr>
          <w:rFonts w:cs="Arial"/>
        </w:rPr>
        <w:t xml:space="preserve"> </w:t>
      </w:r>
      <w:r w:rsidR="006B593D">
        <w:rPr>
          <w:rFonts w:cs="Arial"/>
        </w:rPr>
        <w:t>acerca de la mujer y la maternidad</w:t>
      </w:r>
      <w:r w:rsidR="000A3649">
        <w:rPr>
          <w:rFonts w:cs="Arial"/>
        </w:rPr>
        <w:t xml:space="preserve"> en el </w:t>
      </w:r>
      <w:r w:rsidR="00EB1A7A">
        <w:rPr>
          <w:rFonts w:cs="Arial"/>
        </w:rPr>
        <w:t>Perú</w:t>
      </w:r>
      <w:r w:rsidR="006B593D">
        <w:rPr>
          <w:rFonts w:cs="Arial"/>
        </w:rPr>
        <w:t xml:space="preserve"> son positivos con un 70.16%, mientras que los comentarios negativos </w:t>
      </w:r>
      <w:r w:rsidR="000A3649">
        <w:rPr>
          <w:rFonts w:cs="Arial"/>
        </w:rPr>
        <w:t>representan un 27.84% del total</w:t>
      </w:r>
      <w:r w:rsidR="0051795C">
        <w:rPr>
          <w:rFonts w:cs="Arial"/>
        </w:rPr>
        <w:t>.</w:t>
      </w:r>
    </w:p>
    <w:p w14:paraId="35EDCC7E" w14:textId="4C16BEB9" w:rsidR="00ED4A2E" w:rsidRPr="0051795C" w:rsidRDefault="008127FD" w:rsidP="001558D0">
      <w:pPr>
        <w:pStyle w:val="Ttulo3"/>
        <w:numPr>
          <w:ilvl w:val="2"/>
          <w:numId w:val="1"/>
        </w:numPr>
        <w:ind w:left="0" w:firstLine="0"/>
        <w:rPr>
          <w:rFonts w:ascii="Arial" w:hAnsi="Arial" w:cs="Arial"/>
          <w:b/>
          <w:bCs/>
          <w:i/>
          <w:color w:val="auto"/>
          <w:sz w:val="22"/>
          <w:szCs w:val="22"/>
          <w:lang w:val="es-ES"/>
        </w:rPr>
      </w:pPr>
      <w:r>
        <w:rPr>
          <w:rFonts w:ascii="Arial" w:hAnsi="Arial" w:cs="Arial"/>
          <w:b/>
          <w:bCs/>
          <w:iCs/>
          <w:color w:val="auto"/>
          <w:sz w:val="22"/>
          <w:lang w:val="es-ES"/>
        </w:rPr>
        <w:t xml:space="preserve">TR04: </w:t>
      </w:r>
      <w:r w:rsidR="000A3649" w:rsidRPr="0051795C">
        <w:rPr>
          <w:rFonts w:ascii="Arial" w:hAnsi="Arial" w:cs="Arial"/>
          <w:b/>
          <w:bCs/>
          <w:color w:val="auto"/>
          <w:sz w:val="22"/>
          <w:szCs w:val="22"/>
        </w:rPr>
        <w:t xml:space="preserve"> </w:t>
      </w:r>
      <w:r w:rsidR="001558D0" w:rsidRPr="001558D0">
        <w:rPr>
          <w:rFonts w:ascii="Arial" w:hAnsi="Arial" w:cs="Arial"/>
          <w:b/>
          <w:bCs/>
          <w:color w:val="auto"/>
          <w:sz w:val="22"/>
          <w:szCs w:val="22"/>
        </w:rPr>
        <w:t>Análisis de sentimiento en Instagram: polaridad y subjetividad de cuentas infantiles</w:t>
      </w:r>
      <w:r w:rsidR="001558D0" w:rsidRPr="00893173">
        <w:rPr>
          <w:rFonts w:ascii="Arial" w:hAnsi="Arial" w:cs="Arial"/>
          <w:color w:val="auto"/>
          <w:sz w:val="22"/>
          <w:szCs w:val="22"/>
        </w:rPr>
        <w:t xml:space="preserve"> </w:t>
      </w:r>
      <w:r w:rsidR="00893173" w:rsidRPr="0015661B">
        <w:rPr>
          <w:rFonts w:ascii="Arial" w:hAnsi="Arial" w:cs="Arial"/>
          <w:b/>
          <w:bCs/>
          <w:color w:val="auto"/>
          <w:sz w:val="22"/>
          <w:szCs w:val="22"/>
        </w:rPr>
        <w:fldChar w:fldCharType="begin" w:fldLock="1"/>
      </w:r>
      <w:r w:rsidR="006312BF">
        <w:rPr>
          <w:rFonts w:ascii="Arial" w:hAnsi="Arial" w:cs="Arial"/>
          <w:b/>
          <w:bCs/>
          <w:color w:val="auto"/>
          <w:sz w:val="22"/>
          <w:szCs w:val="22"/>
        </w:rPr>
        <w:instrText>ADDIN CSL_CITATION {"citationItems":[{"id":"ITEM-1","itemData":{"DOI":"10.1387/zer.21454","ISSN":"1137-1102","abstract":"Instagram se ha convertido en parte integral de la vida cotidiana de niños y jóvenes, gestando una suerte de álbum familiar. En este escenario, analizamos la polaridad y subjetividad de 772 entradas de texto de cuentas infantiles gestionadas por padres en la plataforma mediante procesamiento del lenguaje natural con machine learning y análisis de contenido. Los resultados revelaron una prominente positividad y subjetividad en el campo léxico de cuatro cuentas en español y cuatro en inglés, con el reiterado empleo de los adjetivos feliz, nuevo, súper, etc. En suma, las cuentas infantiles expresan una tendencia de bucólica y festiva crianza.","author":[{"dropping-particle":"","family":"Arantxa","given":"Vizcaino","non-dropping-particle":"","parse-names":false,"suffix":""},{"dropping-particle":"","family":"Aguaded","given":"Ignacio","non-dropping-particle":"","parse-names":false,"suffix":""}],"container-title":"ZER - Revista de Estudios de Comunicación","id":"ITEM-1","issue":"48","issued":{"date-parts":[["2020"]]},"page":"213-229","title":"Análisis de sentimiento en Instagram: polaridad y subjetividad de cuentas infantiles","type":"article-journal","volume":"25"},"uris":["http://www.mendeley.com/documents/?uuid=12251ac7-9fbc-4368-921b-ba50989614ee"]}],"mendeley":{"formattedCitation":"(Arantxa &amp; Aguaded, 2020)","plainTextFormattedCitation":"(Arantxa &amp; Aguaded, 2020)","previouslyFormattedCitation":"(Arantxa &amp; Aguaded, 2020)"},"properties":{"noteIndex":0},"schema":"https://github.com/citation-style-language/schema/raw/master/csl-citation.json"}</w:instrText>
      </w:r>
      <w:r w:rsidR="00893173" w:rsidRPr="0015661B">
        <w:rPr>
          <w:rFonts w:ascii="Arial" w:hAnsi="Arial" w:cs="Arial"/>
          <w:b/>
          <w:bCs/>
          <w:color w:val="auto"/>
          <w:sz w:val="22"/>
          <w:szCs w:val="22"/>
        </w:rPr>
        <w:fldChar w:fldCharType="separate"/>
      </w:r>
      <w:r w:rsidR="00893173" w:rsidRPr="0015661B">
        <w:rPr>
          <w:rFonts w:ascii="Arial" w:hAnsi="Arial" w:cs="Arial"/>
          <w:b/>
          <w:bCs/>
          <w:noProof/>
          <w:color w:val="auto"/>
          <w:sz w:val="22"/>
          <w:szCs w:val="22"/>
        </w:rPr>
        <w:t>(Arantxa &amp; Aguaded, 2020)</w:t>
      </w:r>
      <w:r w:rsidR="00893173" w:rsidRPr="0015661B">
        <w:rPr>
          <w:rFonts w:ascii="Arial" w:hAnsi="Arial" w:cs="Arial"/>
          <w:b/>
          <w:bCs/>
          <w:color w:val="auto"/>
          <w:sz w:val="22"/>
          <w:szCs w:val="22"/>
        </w:rPr>
        <w:fldChar w:fldCharType="end"/>
      </w:r>
    </w:p>
    <w:p w14:paraId="2C8591E9" w14:textId="2A47A2E6" w:rsidR="000610A0" w:rsidRDefault="000610A0" w:rsidP="004C688B">
      <w:pPr>
        <w:rPr>
          <w:rFonts w:cs="Arial"/>
        </w:rPr>
      </w:pPr>
      <w:r>
        <w:rPr>
          <w:rFonts w:cs="Arial"/>
        </w:rPr>
        <w:t xml:space="preserve">Finalmente </w:t>
      </w:r>
      <w:r w:rsidR="000C49F9">
        <w:rPr>
          <w:rFonts w:cs="Arial"/>
        </w:rPr>
        <w:t xml:space="preserve">presentamos </w:t>
      </w:r>
      <w:r w:rsidR="00090D52">
        <w:rPr>
          <w:rFonts w:cs="Arial"/>
        </w:rPr>
        <w:t>un trabajo muy actual de</w:t>
      </w:r>
      <w:r w:rsidR="00893173">
        <w:rPr>
          <w:rFonts w:cs="Arial"/>
        </w:rPr>
        <w:t xml:space="preserve"> </w:t>
      </w:r>
      <w:r w:rsidR="00893173" w:rsidRPr="003C4F57">
        <w:rPr>
          <w:rFonts w:cs="Arial"/>
          <w:noProof/>
        </w:rPr>
        <w:t xml:space="preserve">Arantxa </w:t>
      </w:r>
      <w:r w:rsidR="00893173">
        <w:rPr>
          <w:rFonts w:cs="Arial"/>
          <w:noProof/>
        </w:rPr>
        <w:t>y</w:t>
      </w:r>
      <w:r w:rsidR="00893173" w:rsidRPr="003C4F57">
        <w:rPr>
          <w:rFonts w:cs="Arial"/>
          <w:noProof/>
        </w:rPr>
        <w:t xml:space="preserve"> Aguaded</w:t>
      </w:r>
      <w:r w:rsidR="00893173">
        <w:rPr>
          <w:rFonts w:cs="Arial"/>
          <w:noProof/>
        </w:rPr>
        <w:t xml:space="preserve"> </w:t>
      </w:r>
      <w:r w:rsidR="00A31B02">
        <w:rPr>
          <w:rFonts w:cs="Arial"/>
        </w:rPr>
        <w:t xml:space="preserve">en </w:t>
      </w:r>
      <w:r w:rsidR="009F0C84">
        <w:rPr>
          <w:rFonts w:cs="Arial"/>
        </w:rPr>
        <w:t xml:space="preserve">el cual se realiza un análisis de sentimientos </w:t>
      </w:r>
      <w:r w:rsidR="00907B1D">
        <w:rPr>
          <w:rFonts w:cs="Arial"/>
        </w:rPr>
        <w:t xml:space="preserve">en cuentas infantiles administradas por padres de la red social Instagram. </w:t>
      </w:r>
      <w:r w:rsidR="00155DF4">
        <w:rPr>
          <w:rFonts w:cs="Arial"/>
        </w:rPr>
        <w:t>Realizan una clasificación utilizando l</w:t>
      </w:r>
      <w:r w:rsidR="006C4F09">
        <w:rPr>
          <w:rFonts w:cs="Arial"/>
        </w:rPr>
        <w:t xml:space="preserve">os métodos de polaridad y fuerza, es decir, </w:t>
      </w:r>
      <w:r w:rsidR="00636DF5">
        <w:rPr>
          <w:rFonts w:cs="Arial"/>
        </w:rPr>
        <w:t xml:space="preserve">aparte de determinar si un comentario es positivo o negativo </w:t>
      </w:r>
      <w:r w:rsidR="00C4000B">
        <w:rPr>
          <w:rFonts w:cs="Arial"/>
        </w:rPr>
        <w:t>a este se le</w:t>
      </w:r>
      <w:r w:rsidR="004F3CD8">
        <w:rPr>
          <w:rFonts w:cs="Arial"/>
        </w:rPr>
        <w:t xml:space="preserve"> asociado </w:t>
      </w:r>
      <w:r w:rsidR="00C4000B">
        <w:rPr>
          <w:rFonts w:cs="Arial"/>
        </w:rPr>
        <w:t xml:space="preserve">un peso, </w:t>
      </w:r>
      <w:r w:rsidR="004F3CD8">
        <w:rPr>
          <w:rFonts w:cs="Arial"/>
        </w:rPr>
        <w:t xml:space="preserve">en donde </w:t>
      </w:r>
      <w:r w:rsidR="006C4F09">
        <w:rPr>
          <w:rFonts w:cs="Arial"/>
        </w:rPr>
        <w:t xml:space="preserve">un comentario </w:t>
      </w:r>
      <w:r w:rsidR="008C713B">
        <w:rPr>
          <w:rFonts w:cs="Arial"/>
        </w:rPr>
        <w:t xml:space="preserve">muy negativo </w:t>
      </w:r>
      <w:r w:rsidR="004F3CD8">
        <w:rPr>
          <w:rFonts w:cs="Arial"/>
        </w:rPr>
        <w:t>esta</w:t>
      </w:r>
      <w:r w:rsidR="008C713B">
        <w:rPr>
          <w:rFonts w:cs="Arial"/>
        </w:rPr>
        <w:t xml:space="preserve"> dado </w:t>
      </w:r>
      <w:r w:rsidR="00C17A28">
        <w:rPr>
          <w:rFonts w:cs="Arial"/>
        </w:rPr>
        <w:t xml:space="preserve">por </w:t>
      </w:r>
      <w:r w:rsidR="00FA2081">
        <w:rPr>
          <w:rFonts w:cs="Arial"/>
        </w:rPr>
        <w:t xml:space="preserve">(-1), un comentario muy positivo </w:t>
      </w:r>
      <w:r w:rsidR="00246176">
        <w:rPr>
          <w:rFonts w:cs="Arial"/>
        </w:rPr>
        <w:t>este dado</w:t>
      </w:r>
      <w:r w:rsidR="00FA2081">
        <w:rPr>
          <w:rFonts w:cs="Arial"/>
        </w:rPr>
        <w:t xml:space="preserve"> por (+1) y (0) </w:t>
      </w:r>
      <w:r w:rsidR="00AB4D3D">
        <w:rPr>
          <w:rFonts w:cs="Arial"/>
        </w:rPr>
        <w:t>representa un comentario neutro.</w:t>
      </w:r>
      <w:r w:rsidR="00720574">
        <w:rPr>
          <w:rFonts w:cs="Arial"/>
        </w:rPr>
        <w:t xml:space="preserve"> </w:t>
      </w:r>
      <w:r w:rsidR="00920EC2">
        <w:rPr>
          <w:rFonts w:cs="Arial"/>
        </w:rPr>
        <w:t xml:space="preserve">El corpus textual consta de 772 comentarios realizados en 100 fotos de 8 cuentas </w:t>
      </w:r>
      <w:r w:rsidR="00BE1EFE">
        <w:rPr>
          <w:rFonts w:cs="Arial"/>
        </w:rPr>
        <w:t xml:space="preserve">infantiles, 4 cuentas en el lenguaje </w:t>
      </w:r>
      <w:r w:rsidR="00C46934">
        <w:rPr>
          <w:rFonts w:cs="Arial"/>
        </w:rPr>
        <w:t>inglés</w:t>
      </w:r>
      <w:r w:rsidR="00BE1EFE">
        <w:rPr>
          <w:rFonts w:cs="Arial"/>
        </w:rPr>
        <w:t xml:space="preserve"> y 4 en el lenguaje español. </w:t>
      </w:r>
      <w:r w:rsidR="00741585">
        <w:rPr>
          <w:rFonts w:cs="Arial"/>
        </w:rPr>
        <w:t xml:space="preserve">Los </w:t>
      </w:r>
      <w:r w:rsidR="00305F4B">
        <w:rPr>
          <w:rFonts w:cs="Arial"/>
        </w:rPr>
        <w:t xml:space="preserve">resultados que aquí presentamos son de las cuentas en español. Después de la fase de preprocesamiento de los textos </w:t>
      </w:r>
      <w:r w:rsidR="00A86E17">
        <w:rPr>
          <w:rFonts w:cs="Arial"/>
        </w:rPr>
        <w:t xml:space="preserve">utilizan la librería </w:t>
      </w:r>
      <w:proofErr w:type="spellStart"/>
      <w:r w:rsidR="00A86E17">
        <w:rPr>
          <w:rFonts w:cs="Arial"/>
        </w:rPr>
        <w:t>TextBlob</w:t>
      </w:r>
      <w:proofErr w:type="spellEnd"/>
      <w:r w:rsidR="00A86E17">
        <w:rPr>
          <w:rFonts w:cs="Arial"/>
        </w:rPr>
        <w:t xml:space="preserve"> para realizar la clasificación </w:t>
      </w:r>
      <w:r w:rsidR="00005E9B">
        <w:rPr>
          <w:rFonts w:cs="Arial"/>
        </w:rPr>
        <w:t xml:space="preserve">y los resultados se muestran en la </w:t>
      </w:r>
      <w:r w:rsidR="00636DF5">
        <w:rPr>
          <w:rFonts w:cs="Arial"/>
        </w:rPr>
        <w:t xml:space="preserve">tabla </w:t>
      </w:r>
      <w:r w:rsidR="006954FB">
        <w:rPr>
          <w:rFonts w:cs="Arial"/>
        </w:rPr>
        <w:t>9</w:t>
      </w:r>
      <w:r w:rsidR="00636DF5">
        <w:rPr>
          <w:rFonts w:cs="Arial"/>
        </w:rPr>
        <w:t>.</w:t>
      </w:r>
    </w:p>
    <w:p w14:paraId="77252B6F" w14:textId="68004BF0" w:rsidR="0066039A" w:rsidRDefault="0066039A" w:rsidP="004C688B">
      <w:pPr>
        <w:rPr>
          <w:rFonts w:cs="Arial"/>
        </w:rPr>
      </w:pPr>
    </w:p>
    <w:p w14:paraId="22277EE8" w14:textId="77777777" w:rsidR="0066039A" w:rsidRDefault="0066039A" w:rsidP="0015661B">
      <w:pPr>
        <w:ind w:firstLine="0"/>
        <w:rPr>
          <w:rFonts w:cs="Arial"/>
        </w:rPr>
      </w:pPr>
    </w:p>
    <w:p w14:paraId="5494AC19" w14:textId="4478FFDD" w:rsidR="000163D3" w:rsidRPr="00A373E6" w:rsidRDefault="000163D3" w:rsidP="00022DD1">
      <w:pPr>
        <w:pStyle w:val="Descripcin"/>
        <w:keepNext/>
        <w:spacing w:after="0" w:line="480" w:lineRule="auto"/>
        <w:ind w:firstLine="0"/>
        <w:jc w:val="left"/>
        <w:rPr>
          <w:b/>
          <w:bCs/>
          <w:i w:val="0"/>
          <w:iCs w:val="0"/>
          <w:color w:val="auto"/>
          <w:sz w:val="20"/>
          <w:szCs w:val="20"/>
        </w:rPr>
      </w:pPr>
      <w:bookmarkStart w:id="64" w:name="_Toc61920256"/>
      <w:r w:rsidRPr="00A373E6">
        <w:rPr>
          <w:b/>
          <w:bCs/>
          <w:i w:val="0"/>
          <w:iCs w:val="0"/>
          <w:color w:val="auto"/>
          <w:sz w:val="20"/>
          <w:szCs w:val="20"/>
        </w:rPr>
        <w:lastRenderedPageBreak/>
        <w:t xml:space="preserve">Tabla </w:t>
      </w:r>
      <w:r w:rsidRPr="00A373E6">
        <w:rPr>
          <w:b/>
          <w:bCs/>
          <w:i w:val="0"/>
          <w:iCs w:val="0"/>
          <w:color w:val="auto"/>
          <w:sz w:val="20"/>
          <w:szCs w:val="20"/>
        </w:rPr>
        <w:fldChar w:fldCharType="begin"/>
      </w:r>
      <w:r w:rsidRPr="00A373E6">
        <w:rPr>
          <w:b/>
          <w:bCs/>
          <w:i w:val="0"/>
          <w:iCs w:val="0"/>
          <w:color w:val="auto"/>
          <w:sz w:val="20"/>
          <w:szCs w:val="20"/>
        </w:rPr>
        <w:instrText xml:space="preserve"> SEQ Tabla \* ARABIC </w:instrText>
      </w:r>
      <w:r w:rsidRPr="00A373E6">
        <w:rPr>
          <w:b/>
          <w:bCs/>
          <w:i w:val="0"/>
          <w:iCs w:val="0"/>
          <w:color w:val="auto"/>
          <w:sz w:val="20"/>
          <w:szCs w:val="20"/>
        </w:rPr>
        <w:fldChar w:fldCharType="separate"/>
      </w:r>
      <w:r w:rsidR="00A05DB3">
        <w:rPr>
          <w:b/>
          <w:bCs/>
          <w:i w:val="0"/>
          <w:iCs w:val="0"/>
          <w:noProof/>
          <w:color w:val="auto"/>
          <w:sz w:val="20"/>
          <w:szCs w:val="20"/>
        </w:rPr>
        <w:t>9</w:t>
      </w:r>
      <w:r w:rsidRPr="00A373E6">
        <w:rPr>
          <w:b/>
          <w:bCs/>
          <w:i w:val="0"/>
          <w:iCs w:val="0"/>
          <w:color w:val="auto"/>
          <w:sz w:val="20"/>
          <w:szCs w:val="20"/>
        </w:rPr>
        <w:fldChar w:fldCharType="end"/>
      </w:r>
      <w:r w:rsidRPr="00A373E6">
        <w:rPr>
          <w:b/>
          <w:bCs/>
          <w:i w:val="0"/>
          <w:iCs w:val="0"/>
          <w:color w:val="auto"/>
          <w:sz w:val="20"/>
          <w:szCs w:val="20"/>
        </w:rPr>
        <w:t>.</w:t>
      </w:r>
      <w:r w:rsidR="00292982" w:rsidRPr="00A373E6">
        <w:rPr>
          <w:b/>
          <w:bCs/>
          <w:i w:val="0"/>
          <w:iCs w:val="0"/>
          <w:color w:val="auto"/>
          <w:sz w:val="20"/>
          <w:szCs w:val="20"/>
        </w:rPr>
        <w:br/>
      </w:r>
      <w:r w:rsidRPr="00A373E6">
        <w:rPr>
          <w:rFonts w:cs="Arial"/>
          <w:color w:val="auto"/>
          <w:sz w:val="20"/>
          <w:szCs w:val="20"/>
        </w:rPr>
        <w:t>Polaridad en cuentas infantiles en español</w:t>
      </w:r>
      <w:bookmarkEnd w:id="64"/>
    </w:p>
    <w:tbl>
      <w:tblPr>
        <w:tblStyle w:val="Tablaconcuadrcula"/>
        <w:tblW w:w="0" w:type="auto"/>
        <w:tblLook w:val="04A0" w:firstRow="1" w:lastRow="0" w:firstColumn="1" w:lastColumn="0" w:noHBand="0" w:noVBand="1"/>
      </w:tblPr>
      <w:tblGrid>
        <w:gridCol w:w="962"/>
        <w:gridCol w:w="1366"/>
        <w:gridCol w:w="1366"/>
        <w:gridCol w:w="1366"/>
        <w:gridCol w:w="1207"/>
        <w:gridCol w:w="1207"/>
        <w:gridCol w:w="1488"/>
      </w:tblGrid>
      <w:tr w:rsidR="004A4B8C" w14:paraId="519A7E36" w14:textId="77777777" w:rsidTr="0015661B">
        <w:trPr>
          <w:trHeight w:val="454"/>
        </w:trPr>
        <w:tc>
          <w:tcPr>
            <w:tcW w:w="0" w:type="auto"/>
            <w:tcBorders>
              <w:left w:val="nil"/>
              <w:bottom w:val="single" w:sz="4" w:space="0" w:color="auto"/>
              <w:right w:val="nil"/>
            </w:tcBorders>
            <w:vAlign w:val="center"/>
          </w:tcPr>
          <w:p w14:paraId="2A95B93B" w14:textId="22AD5576" w:rsidR="00092F32" w:rsidRPr="004A4B8C" w:rsidRDefault="00092F32" w:rsidP="004A4B8C">
            <w:pPr>
              <w:ind w:firstLine="0"/>
              <w:jc w:val="center"/>
              <w:rPr>
                <w:rFonts w:cs="Arial"/>
                <w:b/>
                <w:bCs/>
              </w:rPr>
            </w:pPr>
            <w:r w:rsidRPr="004A4B8C">
              <w:rPr>
                <w:rFonts w:cs="Arial"/>
                <w:b/>
                <w:bCs/>
              </w:rPr>
              <w:t>Cuenta</w:t>
            </w:r>
          </w:p>
        </w:tc>
        <w:tc>
          <w:tcPr>
            <w:tcW w:w="0" w:type="auto"/>
            <w:tcBorders>
              <w:left w:val="nil"/>
              <w:bottom w:val="single" w:sz="4" w:space="0" w:color="auto"/>
              <w:right w:val="nil"/>
            </w:tcBorders>
            <w:vAlign w:val="center"/>
          </w:tcPr>
          <w:p w14:paraId="4D73EB36" w14:textId="29BBA4D4" w:rsidR="00092F32" w:rsidRPr="004A4B8C" w:rsidRDefault="00092F32" w:rsidP="004A4B8C">
            <w:pPr>
              <w:ind w:firstLine="0"/>
              <w:jc w:val="center"/>
              <w:rPr>
                <w:rFonts w:cs="Arial"/>
                <w:b/>
                <w:bCs/>
              </w:rPr>
            </w:pPr>
            <w:r w:rsidRPr="004A4B8C">
              <w:rPr>
                <w:rFonts w:cs="Arial"/>
                <w:b/>
                <w:bCs/>
              </w:rPr>
              <w:t>Número de</w:t>
            </w:r>
          </w:p>
          <w:p w14:paraId="6FA5BA46" w14:textId="1EAF2CF0" w:rsidR="00092F32" w:rsidRPr="004A4B8C" w:rsidRDefault="004A4B8C" w:rsidP="004A4B8C">
            <w:pPr>
              <w:ind w:firstLine="0"/>
              <w:jc w:val="center"/>
              <w:rPr>
                <w:rFonts w:cs="Arial"/>
                <w:b/>
                <w:bCs/>
                <w:lang w:val="en-US"/>
              </w:rPr>
            </w:pPr>
            <w:r w:rsidRPr="004A4B8C">
              <w:rPr>
                <w:rFonts w:cs="Arial"/>
                <w:b/>
                <w:bCs/>
                <w:lang w:val="en-US"/>
              </w:rPr>
              <w:t>e</w:t>
            </w:r>
            <w:r w:rsidR="00092F32" w:rsidRPr="004A4B8C">
              <w:rPr>
                <w:rFonts w:cs="Arial"/>
                <w:b/>
                <w:bCs/>
                <w:lang w:val="en-US"/>
              </w:rPr>
              <w:t>ntradas</w:t>
            </w:r>
          </w:p>
          <w:p w14:paraId="4CEFC3F4" w14:textId="26DE2297" w:rsidR="00092F32" w:rsidRPr="004A4B8C" w:rsidRDefault="004A4B8C" w:rsidP="004A4B8C">
            <w:pPr>
              <w:ind w:firstLine="0"/>
              <w:jc w:val="center"/>
              <w:rPr>
                <w:rFonts w:cs="Arial"/>
                <w:b/>
                <w:bCs/>
                <w:lang w:val="en-US"/>
              </w:rPr>
            </w:pPr>
            <w:r w:rsidRPr="000163D3">
              <w:rPr>
                <w:rFonts w:cs="Arial"/>
                <w:b/>
                <w:bCs/>
              </w:rPr>
              <w:t>p</w:t>
            </w:r>
            <w:r w:rsidR="00092F32" w:rsidRPr="000163D3">
              <w:rPr>
                <w:rFonts w:cs="Arial"/>
                <w:b/>
                <w:bCs/>
              </w:rPr>
              <w:t>ositivas</w:t>
            </w:r>
          </w:p>
        </w:tc>
        <w:tc>
          <w:tcPr>
            <w:tcW w:w="0" w:type="auto"/>
            <w:tcBorders>
              <w:left w:val="nil"/>
              <w:bottom w:val="single" w:sz="4" w:space="0" w:color="auto"/>
              <w:right w:val="nil"/>
            </w:tcBorders>
            <w:vAlign w:val="center"/>
          </w:tcPr>
          <w:p w14:paraId="356DD10D" w14:textId="77777777" w:rsidR="00092F32" w:rsidRPr="004A4B8C" w:rsidRDefault="00092F32" w:rsidP="004A4B8C">
            <w:pPr>
              <w:ind w:firstLine="0"/>
              <w:jc w:val="center"/>
              <w:rPr>
                <w:rFonts w:cs="Arial"/>
                <w:b/>
                <w:bCs/>
              </w:rPr>
            </w:pPr>
            <w:r w:rsidRPr="004A4B8C">
              <w:rPr>
                <w:rFonts w:cs="Arial"/>
                <w:b/>
                <w:bCs/>
              </w:rPr>
              <w:t>Número de</w:t>
            </w:r>
          </w:p>
          <w:p w14:paraId="2293E453" w14:textId="68D8E059" w:rsidR="00092F32" w:rsidRPr="004A4B8C" w:rsidRDefault="004A4B8C" w:rsidP="004A4B8C">
            <w:pPr>
              <w:ind w:firstLine="0"/>
              <w:jc w:val="center"/>
              <w:rPr>
                <w:rFonts w:cs="Arial"/>
                <w:b/>
                <w:bCs/>
              </w:rPr>
            </w:pPr>
            <w:r w:rsidRPr="004A4B8C">
              <w:rPr>
                <w:rFonts w:cs="Arial"/>
                <w:b/>
                <w:bCs/>
              </w:rPr>
              <w:t>e</w:t>
            </w:r>
            <w:r w:rsidR="00092F32" w:rsidRPr="004A4B8C">
              <w:rPr>
                <w:rFonts w:cs="Arial"/>
                <w:b/>
                <w:bCs/>
              </w:rPr>
              <w:t>ntradas</w:t>
            </w:r>
          </w:p>
          <w:p w14:paraId="253D5856" w14:textId="415BC2F3" w:rsidR="00092F32" w:rsidRPr="004A4B8C" w:rsidRDefault="004A4B8C" w:rsidP="004A4B8C">
            <w:pPr>
              <w:ind w:firstLine="0"/>
              <w:jc w:val="center"/>
              <w:rPr>
                <w:rFonts w:cs="Arial"/>
                <w:b/>
                <w:bCs/>
              </w:rPr>
            </w:pPr>
            <w:r w:rsidRPr="004A4B8C">
              <w:rPr>
                <w:rFonts w:cs="Arial"/>
                <w:b/>
                <w:bCs/>
              </w:rPr>
              <w:t>n</w:t>
            </w:r>
            <w:r w:rsidR="00092F32" w:rsidRPr="004A4B8C">
              <w:rPr>
                <w:rFonts w:cs="Arial"/>
                <w:b/>
                <w:bCs/>
              </w:rPr>
              <w:t>egativas</w:t>
            </w:r>
          </w:p>
        </w:tc>
        <w:tc>
          <w:tcPr>
            <w:tcW w:w="0" w:type="auto"/>
            <w:tcBorders>
              <w:left w:val="nil"/>
              <w:bottom w:val="single" w:sz="4" w:space="0" w:color="auto"/>
              <w:right w:val="nil"/>
            </w:tcBorders>
            <w:vAlign w:val="center"/>
          </w:tcPr>
          <w:p w14:paraId="07E30E19" w14:textId="7852B89B" w:rsidR="00092F32" w:rsidRPr="004A4B8C" w:rsidRDefault="00092F32" w:rsidP="004A4B8C">
            <w:pPr>
              <w:ind w:firstLine="0"/>
              <w:jc w:val="center"/>
              <w:rPr>
                <w:rFonts w:cs="Arial"/>
                <w:b/>
                <w:bCs/>
              </w:rPr>
            </w:pPr>
            <w:r w:rsidRPr="004A4B8C">
              <w:rPr>
                <w:rFonts w:cs="Arial"/>
                <w:b/>
                <w:bCs/>
              </w:rPr>
              <w:t>Número de</w:t>
            </w:r>
          </w:p>
          <w:p w14:paraId="1BD523CA" w14:textId="4A7DF6FD" w:rsidR="00092F32" w:rsidRPr="004A4B8C" w:rsidRDefault="004A4B8C" w:rsidP="004A4B8C">
            <w:pPr>
              <w:ind w:firstLine="0"/>
              <w:jc w:val="center"/>
              <w:rPr>
                <w:rFonts w:cs="Arial"/>
                <w:b/>
                <w:bCs/>
              </w:rPr>
            </w:pPr>
            <w:r w:rsidRPr="004A4B8C">
              <w:rPr>
                <w:rFonts w:cs="Arial"/>
                <w:b/>
                <w:bCs/>
              </w:rPr>
              <w:t>e</w:t>
            </w:r>
            <w:r w:rsidR="00092F32" w:rsidRPr="004A4B8C">
              <w:rPr>
                <w:rFonts w:cs="Arial"/>
                <w:b/>
                <w:bCs/>
              </w:rPr>
              <w:t>ntradas</w:t>
            </w:r>
          </w:p>
          <w:p w14:paraId="3D7295E9" w14:textId="0D80585D" w:rsidR="00092F32" w:rsidRPr="004A4B8C" w:rsidRDefault="004A4B8C" w:rsidP="004A4B8C">
            <w:pPr>
              <w:ind w:firstLine="0"/>
              <w:jc w:val="center"/>
              <w:rPr>
                <w:rFonts w:cs="Arial"/>
                <w:b/>
                <w:bCs/>
              </w:rPr>
            </w:pPr>
            <w:r w:rsidRPr="004A4B8C">
              <w:rPr>
                <w:rFonts w:cs="Arial"/>
                <w:b/>
                <w:bCs/>
              </w:rPr>
              <w:t>n</w:t>
            </w:r>
            <w:r w:rsidR="00092F32" w:rsidRPr="004A4B8C">
              <w:rPr>
                <w:rFonts w:cs="Arial"/>
                <w:b/>
                <w:bCs/>
              </w:rPr>
              <w:t>euras</w:t>
            </w:r>
          </w:p>
        </w:tc>
        <w:tc>
          <w:tcPr>
            <w:tcW w:w="0" w:type="auto"/>
            <w:tcBorders>
              <w:left w:val="nil"/>
              <w:bottom w:val="single" w:sz="4" w:space="0" w:color="auto"/>
              <w:right w:val="nil"/>
            </w:tcBorders>
            <w:vAlign w:val="center"/>
          </w:tcPr>
          <w:p w14:paraId="1A049DE1" w14:textId="1881100A" w:rsidR="00092F32" w:rsidRPr="004A4B8C" w:rsidRDefault="00092F32" w:rsidP="004A4B8C">
            <w:pPr>
              <w:ind w:firstLine="0"/>
              <w:jc w:val="center"/>
              <w:rPr>
                <w:rFonts w:cs="Arial"/>
                <w:b/>
                <w:bCs/>
              </w:rPr>
            </w:pPr>
            <w:r w:rsidRPr="004A4B8C">
              <w:rPr>
                <w:rFonts w:cs="Arial"/>
                <w:b/>
                <w:bCs/>
              </w:rPr>
              <w:t>Media de</w:t>
            </w:r>
          </w:p>
          <w:p w14:paraId="3E299389" w14:textId="0C14BD27" w:rsidR="00092F32" w:rsidRPr="004A4B8C" w:rsidRDefault="004A4B8C" w:rsidP="004A4B8C">
            <w:pPr>
              <w:ind w:firstLine="0"/>
              <w:jc w:val="center"/>
              <w:rPr>
                <w:rFonts w:cs="Arial"/>
                <w:b/>
                <w:bCs/>
              </w:rPr>
            </w:pPr>
            <w:r w:rsidRPr="004A4B8C">
              <w:rPr>
                <w:rFonts w:cs="Arial"/>
                <w:b/>
                <w:bCs/>
              </w:rPr>
              <w:t>p</w:t>
            </w:r>
            <w:r w:rsidR="00092F32" w:rsidRPr="004A4B8C">
              <w:rPr>
                <w:rFonts w:cs="Arial"/>
                <w:b/>
                <w:bCs/>
              </w:rPr>
              <w:t>olaridad</w:t>
            </w:r>
          </w:p>
          <w:p w14:paraId="6FEDEE19" w14:textId="0101E7DC" w:rsidR="00092F32" w:rsidRPr="004A4B8C" w:rsidRDefault="004A4B8C" w:rsidP="004A4B8C">
            <w:pPr>
              <w:ind w:firstLine="0"/>
              <w:jc w:val="center"/>
              <w:rPr>
                <w:rFonts w:cs="Arial"/>
                <w:b/>
                <w:bCs/>
              </w:rPr>
            </w:pPr>
            <w:r w:rsidRPr="004A4B8C">
              <w:rPr>
                <w:rFonts w:cs="Arial"/>
                <w:b/>
                <w:bCs/>
              </w:rPr>
              <w:t>p</w:t>
            </w:r>
            <w:r w:rsidR="00092F32" w:rsidRPr="004A4B8C">
              <w:rPr>
                <w:rFonts w:cs="Arial"/>
                <w:b/>
                <w:bCs/>
              </w:rPr>
              <w:t>ositiva</w:t>
            </w:r>
          </w:p>
        </w:tc>
        <w:tc>
          <w:tcPr>
            <w:tcW w:w="0" w:type="auto"/>
            <w:tcBorders>
              <w:left w:val="nil"/>
              <w:bottom w:val="single" w:sz="4" w:space="0" w:color="auto"/>
              <w:right w:val="nil"/>
            </w:tcBorders>
            <w:vAlign w:val="center"/>
          </w:tcPr>
          <w:p w14:paraId="17E88978" w14:textId="77777777" w:rsidR="00092F32" w:rsidRPr="004A4B8C" w:rsidRDefault="00092F32" w:rsidP="004A4B8C">
            <w:pPr>
              <w:ind w:firstLine="0"/>
              <w:jc w:val="center"/>
              <w:rPr>
                <w:rFonts w:cs="Arial"/>
                <w:b/>
                <w:bCs/>
              </w:rPr>
            </w:pPr>
            <w:r w:rsidRPr="004A4B8C">
              <w:rPr>
                <w:rFonts w:cs="Arial"/>
                <w:b/>
                <w:bCs/>
              </w:rPr>
              <w:t>Media de</w:t>
            </w:r>
          </w:p>
          <w:p w14:paraId="4EEE7BB6" w14:textId="6A5886DB" w:rsidR="00092F32" w:rsidRPr="004A4B8C" w:rsidRDefault="004A4B8C" w:rsidP="004A4B8C">
            <w:pPr>
              <w:ind w:firstLine="0"/>
              <w:jc w:val="center"/>
              <w:rPr>
                <w:rFonts w:cs="Arial"/>
                <w:b/>
                <w:bCs/>
              </w:rPr>
            </w:pPr>
            <w:r w:rsidRPr="004A4B8C">
              <w:rPr>
                <w:rFonts w:cs="Arial"/>
                <w:b/>
                <w:bCs/>
              </w:rPr>
              <w:t>p</w:t>
            </w:r>
            <w:r w:rsidR="00092F32" w:rsidRPr="004A4B8C">
              <w:rPr>
                <w:rFonts w:cs="Arial"/>
                <w:b/>
                <w:bCs/>
              </w:rPr>
              <w:t>olaridad</w:t>
            </w:r>
          </w:p>
          <w:p w14:paraId="15D428D9" w14:textId="1D8F2763" w:rsidR="00092F32" w:rsidRPr="004A4B8C" w:rsidRDefault="004A4B8C" w:rsidP="004A4B8C">
            <w:pPr>
              <w:ind w:firstLine="0"/>
              <w:jc w:val="center"/>
              <w:rPr>
                <w:rFonts w:cs="Arial"/>
                <w:b/>
                <w:bCs/>
              </w:rPr>
            </w:pPr>
            <w:r w:rsidRPr="004A4B8C">
              <w:rPr>
                <w:rFonts w:cs="Arial"/>
                <w:b/>
                <w:bCs/>
              </w:rPr>
              <w:t>n</w:t>
            </w:r>
            <w:r w:rsidR="00092F32" w:rsidRPr="004A4B8C">
              <w:rPr>
                <w:rFonts w:cs="Arial"/>
                <w:b/>
                <w:bCs/>
              </w:rPr>
              <w:t>egativa</w:t>
            </w:r>
          </w:p>
        </w:tc>
        <w:tc>
          <w:tcPr>
            <w:tcW w:w="0" w:type="auto"/>
            <w:tcBorders>
              <w:left w:val="nil"/>
              <w:bottom w:val="single" w:sz="4" w:space="0" w:color="auto"/>
              <w:right w:val="nil"/>
            </w:tcBorders>
            <w:vAlign w:val="center"/>
          </w:tcPr>
          <w:p w14:paraId="14AE4598" w14:textId="77777777" w:rsidR="004A4B8C" w:rsidRPr="004A4B8C" w:rsidRDefault="00092F32" w:rsidP="004A4B8C">
            <w:pPr>
              <w:ind w:firstLine="0"/>
              <w:jc w:val="center"/>
              <w:rPr>
                <w:rFonts w:cs="Arial"/>
                <w:b/>
                <w:bCs/>
              </w:rPr>
            </w:pPr>
            <w:r w:rsidRPr="004A4B8C">
              <w:rPr>
                <w:rFonts w:cs="Arial"/>
                <w:b/>
                <w:bCs/>
              </w:rPr>
              <w:t>Valoración</w:t>
            </w:r>
          </w:p>
          <w:p w14:paraId="106E1C5A" w14:textId="77777777" w:rsidR="004A4B8C" w:rsidRPr="004A4B8C" w:rsidRDefault="004A4B8C" w:rsidP="004A4B8C">
            <w:pPr>
              <w:ind w:firstLine="0"/>
              <w:jc w:val="center"/>
              <w:rPr>
                <w:rFonts w:cs="Arial"/>
                <w:b/>
                <w:bCs/>
              </w:rPr>
            </w:pPr>
            <w:r w:rsidRPr="004A4B8C">
              <w:rPr>
                <w:rFonts w:cs="Arial"/>
                <w:b/>
                <w:bCs/>
              </w:rPr>
              <w:t>m</w:t>
            </w:r>
            <w:r w:rsidR="00092F32" w:rsidRPr="004A4B8C">
              <w:rPr>
                <w:rFonts w:cs="Arial"/>
                <w:b/>
                <w:bCs/>
              </w:rPr>
              <w:t>edia de</w:t>
            </w:r>
          </w:p>
          <w:p w14:paraId="3602B815" w14:textId="1AD24A03" w:rsidR="004A4B8C" w:rsidRPr="004A4B8C" w:rsidRDefault="00092F32" w:rsidP="004A4B8C">
            <w:pPr>
              <w:ind w:firstLine="0"/>
              <w:jc w:val="center"/>
              <w:rPr>
                <w:rFonts w:cs="Arial"/>
                <w:b/>
                <w:bCs/>
              </w:rPr>
            </w:pPr>
            <w:r w:rsidRPr="004A4B8C">
              <w:rPr>
                <w:rFonts w:cs="Arial"/>
                <w:b/>
                <w:bCs/>
              </w:rPr>
              <w:t>polaridad</w:t>
            </w:r>
          </w:p>
          <w:p w14:paraId="072FD8BD" w14:textId="402DBEEF" w:rsidR="00092F32" w:rsidRPr="004A4B8C" w:rsidRDefault="00092F32" w:rsidP="004A4B8C">
            <w:pPr>
              <w:ind w:firstLine="0"/>
              <w:jc w:val="center"/>
              <w:rPr>
                <w:rFonts w:cs="Arial"/>
                <w:b/>
                <w:bCs/>
              </w:rPr>
            </w:pPr>
            <w:r w:rsidRPr="004A4B8C">
              <w:rPr>
                <w:rFonts w:cs="Arial"/>
                <w:b/>
                <w:bCs/>
              </w:rPr>
              <w:t>de la cuenta</w:t>
            </w:r>
          </w:p>
        </w:tc>
      </w:tr>
      <w:tr w:rsidR="004A4B8C" w14:paraId="4A29863C" w14:textId="77777777" w:rsidTr="00C23B5F">
        <w:trPr>
          <w:trHeight w:hRule="exact" w:val="454"/>
        </w:trPr>
        <w:tc>
          <w:tcPr>
            <w:tcW w:w="0" w:type="auto"/>
            <w:tcBorders>
              <w:left w:val="nil"/>
              <w:bottom w:val="nil"/>
              <w:right w:val="nil"/>
            </w:tcBorders>
            <w:vAlign w:val="center"/>
          </w:tcPr>
          <w:p w14:paraId="2EE8B642" w14:textId="6AD3EC85" w:rsidR="00092F32" w:rsidRDefault="00120228" w:rsidP="00120228">
            <w:pPr>
              <w:spacing w:line="480" w:lineRule="auto"/>
              <w:ind w:firstLine="0"/>
              <w:jc w:val="center"/>
              <w:rPr>
                <w:rFonts w:cs="Arial"/>
              </w:rPr>
            </w:pPr>
            <w:r>
              <w:rPr>
                <w:rFonts w:cs="Arial"/>
              </w:rPr>
              <w:t>1</w:t>
            </w:r>
          </w:p>
        </w:tc>
        <w:tc>
          <w:tcPr>
            <w:tcW w:w="0" w:type="auto"/>
            <w:tcBorders>
              <w:left w:val="nil"/>
              <w:bottom w:val="nil"/>
              <w:right w:val="nil"/>
            </w:tcBorders>
            <w:vAlign w:val="center"/>
          </w:tcPr>
          <w:p w14:paraId="30A4D73F" w14:textId="78992AC3" w:rsidR="00092F32" w:rsidRDefault="00A024EC" w:rsidP="00120228">
            <w:pPr>
              <w:spacing w:line="480" w:lineRule="auto"/>
              <w:ind w:firstLine="0"/>
              <w:jc w:val="center"/>
              <w:rPr>
                <w:rFonts w:cs="Arial"/>
              </w:rPr>
            </w:pPr>
            <w:r>
              <w:rPr>
                <w:rFonts w:cs="Arial"/>
              </w:rPr>
              <w:t>46</w:t>
            </w:r>
          </w:p>
        </w:tc>
        <w:tc>
          <w:tcPr>
            <w:tcW w:w="0" w:type="auto"/>
            <w:tcBorders>
              <w:left w:val="nil"/>
              <w:bottom w:val="nil"/>
              <w:right w:val="nil"/>
            </w:tcBorders>
            <w:vAlign w:val="center"/>
          </w:tcPr>
          <w:p w14:paraId="3EE25A7D" w14:textId="7948398F" w:rsidR="00092F32" w:rsidRDefault="00E94F3E" w:rsidP="00120228">
            <w:pPr>
              <w:spacing w:line="480" w:lineRule="auto"/>
              <w:ind w:firstLine="0"/>
              <w:jc w:val="center"/>
              <w:rPr>
                <w:rFonts w:cs="Arial"/>
              </w:rPr>
            </w:pPr>
            <w:r>
              <w:rPr>
                <w:rFonts w:cs="Arial"/>
              </w:rPr>
              <w:t>4</w:t>
            </w:r>
          </w:p>
        </w:tc>
        <w:tc>
          <w:tcPr>
            <w:tcW w:w="0" w:type="auto"/>
            <w:tcBorders>
              <w:left w:val="nil"/>
              <w:bottom w:val="nil"/>
              <w:right w:val="nil"/>
            </w:tcBorders>
            <w:vAlign w:val="center"/>
          </w:tcPr>
          <w:p w14:paraId="0CB635A5" w14:textId="1B45BDD2" w:rsidR="00092F32" w:rsidRDefault="00E94F3E" w:rsidP="00120228">
            <w:pPr>
              <w:spacing w:line="480" w:lineRule="auto"/>
              <w:ind w:firstLine="0"/>
              <w:jc w:val="center"/>
              <w:rPr>
                <w:rFonts w:cs="Arial"/>
              </w:rPr>
            </w:pPr>
            <w:r>
              <w:rPr>
                <w:rFonts w:cs="Arial"/>
              </w:rPr>
              <w:t>22</w:t>
            </w:r>
          </w:p>
        </w:tc>
        <w:tc>
          <w:tcPr>
            <w:tcW w:w="0" w:type="auto"/>
            <w:tcBorders>
              <w:left w:val="nil"/>
              <w:bottom w:val="nil"/>
              <w:right w:val="nil"/>
            </w:tcBorders>
            <w:vAlign w:val="center"/>
          </w:tcPr>
          <w:p w14:paraId="4534B250" w14:textId="70490AD4" w:rsidR="00092F32" w:rsidRDefault="00E94F3E" w:rsidP="00120228">
            <w:pPr>
              <w:spacing w:line="480" w:lineRule="auto"/>
              <w:ind w:firstLine="0"/>
              <w:jc w:val="center"/>
              <w:rPr>
                <w:rFonts w:cs="Arial"/>
              </w:rPr>
            </w:pPr>
            <w:r>
              <w:rPr>
                <w:rFonts w:cs="Arial"/>
              </w:rPr>
              <w:t>0.43</w:t>
            </w:r>
          </w:p>
        </w:tc>
        <w:tc>
          <w:tcPr>
            <w:tcW w:w="0" w:type="auto"/>
            <w:tcBorders>
              <w:left w:val="nil"/>
              <w:bottom w:val="nil"/>
              <w:right w:val="nil"/>
            </w:tcBorders>
            <w:vAlign w:val="center"/>
          </w:tcPr>
          <w:p w14:paraId="11A989D2" w14:textId="14EFBAD2" w:rsidR="00092F32" w:rsidRDefault="000163D3" w:rsidP="00120228">
            <w:pPr>
              <w:spacing w:line="480" w:lineRule="auto"/>
              <w:ind w:firstLine="0"/>
              <w:jc w:val="center"/>
              <w:rPr>
                <w:rFonts w:cs="Arial"/>
              </w:rPr>
            </w:pPr>
            <w:r>
              <w:rPr>
                <w:rFonts w:cs="Arial"/>
              </w:rPr>
              <w:t>-0.26</w:t>
            </w:r>
          </w:p>
        </w:tc>
        <w:tc>
          <w:tcPr>
            <w:tcW w:w="0" w:type="auto"/>
            <w:tcBorders>
              <w:left w:val="nil"/>
              <w:bottom w:val="nil"/>
              <w:right w:val="nil"/>
            </w:tcBorders>
            <w:vAlign w:val="center"/>
          </w:tcPr>
          <w:p w14:paraId="30190034" w14:textId="7DD8894E" w:rsidR="00092F32" w:rsidRDefault="000163D3" w:rsidP="00120228">
            <w:pPr>
              <w:spacing w:line="480" w:lineRule="auto"/>
              <w:ind w:firstLine="0"/>
              <w:jc w:val="center"/>
              <w:rPr>
                <w:rFonts w:cs="Arial"/>
              </w:rPr>
            </w:pPr>
            <w:r>
              <w:rPr>
                <w:rFonts w:cs="Arial"/>
              </w:rPr>
              <w:t>0.26</w:t>
            </w:r>
          </w:p>
        </w:tc>
      </w:tr>
      <w:tr w:rsidR="004A4B8C" w14:paraId="63908E0E" w14:textId="77777777" w:rsidTr="00C23B5F">
        <w:trPr>
          <w:trHeight w:hRule="exact" w:val="454"/>
        </w:trPr>
        <w:tc>
          <w:tcPr>
            <w:tcW w:w="0" w:type="auto"/>
            <w:tcBorders>
              <w:top w:val="nil"/>
              <w:left w:val="nil"/>
              <w:bottom w:val="nil"/>
              <w:right w:val="nil"/>
            </w:tcBorders>
            <w:vAlign w:val="center"/>
          </w:tcPr>
          <w:p w14:paraId="360F803E" w14:textId="5F25989D" w:rsidR="00092F32" w:rsidRDefault="00120228" w:rsidP="00120228">
            <w:pPr>
              <w:spacing w:line="480" w:lineRule="auto"/>
              <w:ind w:firstLine="0"/>
              <w:jc w:val="center"/>
              <w:rPr>
                <w:rFonts w:cs="Arial"/>
              </w:rPr>
            </w:pPr>
            <w:r>
              <w:rPr>
                <w:rFonts w:cs="Arial"/>
              </w:rPr>
              <w:t>2</w:t>
            </w:r>
          </w:p>
        </w:tc>
        <w:tc>
          <w:tcPr>
            <w:tcW w:w="0" w:type="auto"/>
            <w:tcBorders>
              <w:top w:val="nil"/>
              <w:left w:val="nil"/>
              <w:bottom w:val="nil"/>
              <w:right w:val="nil"/>
            </w:tcBorders>
            <w:vAlign w:val="center"/>
          </w:tcPr>
          <w:p w14:paraId="0BB79934" w14:textId="542EC47C" w:rsidR="00092F32" w:rsidRDefault="00E94F3E" w:rsidP="00120228">
            <w:pPr>
              <w:spacing w:line="480" w:lineRule="auto"/>
              <w:ind w:firstLine="0"/>
              <w:jc w:val="center"/>
              <w:rPr>
                <w:rFonts w:cs="Arial"/>
              </w:rPr>
            </w:pPr>
            <w:r>
              <w:rPr>
                <w:rFonts w:cs="Arial"/>
              </w:rPr>
              <w:t>94</w:t>
            </w:r>
          </w:p>
        </w:tc>
        <w:tc>
          <w:tcPr>
            <w:tcW w:w="0" w:type="auto"/>
            <w:tcBorders>
              <w:top w:val="nil"/>
              <w:left w:val="nil"/>
              <w:bottom w:val="nil"/>
              <w:right w:val="nil"/>
            </w:tcBorders>
            <w:vAlign w:val="center"/>
          </w:tcPr>
          <w:p w14:paraId="1D7D08BB" w14:textId="62D5259F" w:rsidR="00092F32" w:rsidRDefault="00E94F3E" w:rsidP="00120228">
            <w:pPr>
              <w:spacing w:line="480" w:lineRule="auto"/>
              <w:ind w:firstLine="0"/>
              <w:jc w:val="center"/>
              <w:rPr>
                <w:rFonts w:cs="Arial"/>
              </w:rPr>
            </w:pPr>
            <w:r>
              <w:rPr>
                <w:rFonts w:cs="Arial"/>
              </w:rPr>
              <w:t>6</w:t>
            </w:r>
          </w:p>
        </w:tc>
        <w:tc>
          <w:tcPr>
            <w:tcW w:w="0" w:type="auto"/>
            <w:tcBorders>
              <w:top w:val="nil"/>
              <w:left w:val="nil"/>
              <w:bottom w:val="nil"/>
              <w:right w:val="nil"/>
            </w:tcBorders>
            <w:vAlign w:val="center"/>
          </w:tcPr>
          <w:p w14:paraId="60C4A12F" w14:textId="5D8FE938" w:rsidR="00092F32" w:rsidRDefault="00E94F3E" w:rsidP="00120228">
            <w:pPr>
              <w:spacing w:line="480" w:lineRule="auto"/>
              <w:ind w:firstLine="0"/>
              <w:jc w:val="center"/>
              <w:rPr>
                <w:rFonts w:cs="Arial"/>
              </w:rPr>
            </w:pPr>
            <w:r>
              <w:rPr>
                <w:rFonts w:cs="Arial"/>
              </w:rPr>
              <w:t>0</w:t>
            </w:r>
          </w:p>
        </w:tc>
        <w:tc>
          <w:tcPr>
            <w:tcW w:w="0" w:type="auto"/>
            <w:tcBorders>
              <w:top w:val="nil"/>
              <w:left w:val="nil"/>
              <w:bottom w:val="nil"/>
              <w:right w:val="nil"/>
            </w:tcBorders>
            <w:vAlign w:val="center"/>
          </w:tcPr>
          <w:p w14:paraId="72686B34" w14:textId="2DE2D20B" w:rsidR="00092F32" w:rsidRDefault="00800B32" w:rsidP="00120228">
            <w:pPr>
              <w:spacing w:line="480" w:lineRule="auto"/>
              <w:ind w:firstLine="0"/>
              <w:jc w:val="center"/>
              <w:rPr>
                <w:rFonts w:cs="Arial"/>
              </w:rPr>
            </w:pPr>
            <w:r>
              <w:rPr>
                <w:rFonts w:cs="Arial"/>
              </w:rPr>
              <w:t>0.39</w:t>
            </w:r>
          </w:p>
        </w:tc>
        <w:tc>
          <w:tcPr>
            <w:tcW w:w="0" w:type="auto"/>
            <w:tcBorders>
              <w:top w:val="nil"/>
              <w:left w:val="nil"/>
              <w:bottom w:val="nil"/>
              <w:right w:val="nil"/>
            </w:tcBorders>
            <w:vAlign w:val="center"/>
          </w:tcPr>
          <w:p w14:paraId="2AE58FA5" w14:textId="05BABDB7" w:rsidR="00092F32" w:rsidRDefault="000163D3" w:rsidP="00120228">
            <w:pPr>
              <w:spacing w:line="480" w:lineRule="auto"/>
              <w:ind w:firstLine="0"/>
              <w:jc w:val="center"/>
              <w:rPr>
                <w:rFonts w:cs="Arial"/>
              </w:rPr>
            </w:pPr>
            <w:r>
              <w:rPr>
                <w:rFonts w:cs="Arial"/>
              </w:rPr>
              <w:t>-0.17</w:t>
            </w:r>
          </w:p>
        </w:tc>
        <w:tc>
          <w:tcPr>
            <w:tcW w:w="0" w:type="auto"/>
            <w:tcBorders>
              <w:top w:val="nil"/>
              <w:left w:val="nil"/>
              <w:bottom w:val="nil"/>
              <w:right w:val="nil"/>
            </w:tcBorders>
            <w:vAlign w:val="center"/>
          </w:tcPr>
          <w:p w14:paraId="43C47A31" w14:textId="5DF49D39" w:rsidR="00092F32" w:rsidRDefault="000163D3" w:rsidP="00120228">
            <w:pPr>
              <w:spacing w:line="480" w:lineRule="auto"/>
              <w:ind w:firstLine="0"/>
              <w:jc w:val="center"/>
              <w:rPr>
                <w:rFonts w:cs="Arial"/>
              </w:rPr>
            </w:pPr>
            <w:r>
              <w:rPr>
                <w:rFonts w:cs="Arial"/>
              </w:rPr>
              <w:t>0.36</w:t>
            </w:r>
          </w:p>
        </w:tc>
      </w:tr>
      <w:tr w:rsidR="004A4B8C" w14:paraId="5C158BD5" w14:textId="77777777" w:rsidTr="00C23B5F">
        <w:trPr>
          <w:trHeight w:hRule="exact" w:val="454"/>
        </w:trPr>
        <w:tc>
          <w:tcPr>
            <w:tcW w:w="0" w:type="auto"/>
            <w:tcBorders>
              <w:top w:val="nil"/>
              <w:left w:val="nil"/>
              <w:bottom w:val="nil"/>
              <w:right w:val="nil"/>
            </w:tcBorders>
            <w:vAlign w:val="center"/>
          </w:tcPr>
          <w:p w14:paraId="3BA68A46" w14:textId="405C97FA" w:rsidR="00092F32" w:rsidRDefault="00120228" w:rsidP="00120228">
            <w:pPr>
              <w:spacing w:line="480" w:lineRule="auto"/>
              <w:ind w:firstLine="0"/>
              <w:jc w:val="center"/>
              <w:rPr>
                <w:rFonts w:cs="Arial"/>
              </w:rPr>
            </w:pPr>
            <w:r>
              <w:rPr>
                <w:rFonts w:cs="Arial"/>
              </w:rPr>
              <w:t>3</w:t>
            </w:r>
          </w:p>
        </w:tc>
        <w:tc>
          <w:tcPr>
            <w:tcW w:w="0" w:type="auto"/>
            <w:tcBorders>
              <w:top w:val="nil"/>
              <w:left w:val="nil"/>
              <w:bottom w:val="nil"/>
              <w:right w:val="nil"/>
            </w:tcBorders>
            <w:vAlign w:val="center"/>
          </w:tcPr>
          <w:p w14:paraId="7F137B70" w14:textId="7BBB6BBC" w:rsidR="00092F32" w:rsidRDefault="00E94F3E" w:rsidP="00120228">
            <w:pPr>
              <w:spacing w:line="480" w:lineRule="auto"/>
              <w:ind w:firstLine="0"/>
              <w:jc w:val="center"/>
              <w:rPr>
                <w:rFonts w:cs="Arial"/>
              </w:rPr>
            </w:pPr>
            <w:r>
              <w:rPr>
                <w:rFonts w:cs="Arial"/>
              </w:rPr>
              <w:t>80</w:t>
            </w:r>
          </w:p>
        </w:tc>
        <w:tc>
          <w:tcPr>
            <w:tcW w:w="0" w:type="auto"/>
            <w:tcBorders>
              <w:top w:val="nil"/>
              <w:left w:val="nil"/>
              <w:bottom w:val="nil"/>
              <w:right w:val="nil"/>
            </w:tcBorders>
            <w:vAlign w:val="center"/>
          </w:tcPr>
          <w:p w14:paraId="297379FD" w14:textId="26113C93" w:rsidR="00092F32" w:rsidRDefault="00E94F3E" w:rsidP="00120228">
            <w:pPr>
              <w:spacing w:line="480" w:lineRule="auto"/>
              <w:ind w:firstLine="0"/>
              <w:jc w:val="center"/>
              <w:rPr>
                <w:rFonts w:cs="Arial"/>
              </w:rPr>
            </w:pPr>
            <w:r>
              <w:rPr>
                <w:rFonts w:cs="Arial"/>
              </w:rPr>
              <w:t>7</w:t>
            </w:r>
          </w:p>
        </w:tc>
        <w:tc>
          <w:tcPr>
            <w:tcW w:w="0" w:type="auto"/>
            <w:tcBorders>
              <w:top w:val="nil"/>
              <w:left w:val="nil"/>
              <w:bottom w:val="nil"/>
              <w:right w:val="nil"/>
            </w:tcBorders>
            <w:vAlign w:val="center"/>
          </w:tcPr>
          <w:p w14:paraId="4E1BB3F4" w14:textId="272A3AEB" w:rsidR="00092F32" w:rsidRDefault="00E94F3E" w:rsidP="00120228">
            <w:pPr>
              <w:spacing w:line="480" w:lineRule="auto"/>
              <w:ind w:firstLine="0"/>
              <w:jc w:val="center"/>
              <w:rPr>
                <w:rFonts w:cs="Arial"/>
              </w:rPr>
            </w:pPr>
            <w:r>
              <w:rPr>
                <w:rFonts w:cs="Arial"/>
              </w:rPr>
              <w:t>13</w:t>
            </w:r>
          </w:p>
        </w:tc>
        <w:tc>
          <w:tcPr>
            <w:tcW w:w="0" w:type="auto"/>
            <w:tcBorders>
              <w:top w:val="nil"/>
              <w:left w:val="nil"/>
              <w:bottom w:val="nil"/>
              <w:right w:val="nil"/>
            </w:tcBorders>
            <w:vAlign w:val="center"/>
          </w:tcPr>
          <w:p w14:paraId="17D377B4" w14:textId="14E5C609" w:rsidR="00092F32" w:rsidRDefault="00800B32" w:rsidP="00120228">
            <w:pPr>
              <w:spacing w:line="480" w:lineRule="auto"/>
              <w:ind w:firstLine="0"/>
              <w:jc w:val="center"/>
              <w:rPr>
                <w:rFonts w:cs="Arial"/>
              </w:rPr>
            </w:pPr>
            <w:r>
              <w:rPr>
                <w:rFonts w:cs="Arial"/>
              </w:rPr>
              <w:t>0.37</w:t>
            </w:r>
          </w:p>
        </w:tc>
        <w:tc>
          <w:tcPr>
            <w:tcW w:w="0" w:type="auto"/>
            <w:tcBorders>
              <w:top w:val="nil"/>
              <w:left w:val="nil"/>
              <w:bottom w:val="nil"/>
              <w:right w:val="nil"/>
            </w:tcBorders>
            <w:vAlign w:val="center"/>
          </w:tcPr>
          <w:p w14:paraId="26A3E2A0" w14:textId="75171786" w:rsidR="00092F32" w:rsidRDefault="000163D3" w:rsidP="00120228">
            <w:pPr>
              <w:spacing w:line="480" w:lineRule="auto"/>
              <w:ind w:firstLine="0"/>
              <w:jc w:val="center"/>
              <w:rPr>
                <w:rFonts w:cs="Arial"/>
              </w:rPr>
            </w:pPr>
            <w:r>
              <w:rPr>
                <w:rFonts w:cs="Arial"/>
              </w:rPr>
              <w:t>-0.17</w:t>
            </w:r>
          </w:p>
        </w:tc>
        <w:tc>
          <w:tcPr>
            <w:tcW w:w="0" w:type="auto"/>
            <w:tcBorders>
              <w:top w:val="nil"/>
              <w:left w:val="nil"/>
              <w:bottom w:val="nil"/>
              <w:right w:val="nil"/>
            </w:tcBorders>
            <w:vAlign w:val="center"/>
          </w:tcPr>
          <w:p w14:paraId="7839CA5F" w14:textId="1C475A8D" w:rsidR="00092F32" w:rsidRDefault="000163D3" w:rsidP="00120228">
            <w:pPr>
              <w:spacing w:line="480" w:lineRule="auto"/>
              <w:ind w:firstLine="0"/>
              <w:jc w:val="center"/>
              <w:rPr>
                <w:rFonts w:cs="Arial"/>
              </w:rPr>
            </w:pPr>
            <w:r>
              <w:rPr>
                <w:rFonts w:cs="Arial"/>
              </w:rPr>
              <w:t>0.29</w:t>
            </w:r>
          </w:p>
        </w:tc>
      </w:tr>
      <w:tr w:rsidR="004A4B8C" w14:paraId="3BCA7563" w14:textId="77777777" w:rsidTr="00C23B5F">
        <w:trPr>
          <w:trHeight w:hRule="exact" w:val="454"/>
        </w:trPr>
        <w:tc>
          <w:tcPr>
            <w:tcW w:w="0" w:type="auto"/>
            <w:tcBorders>
              <w:top w:val="nil"/>
              <w:left w:val="nil"/>
              <w:bottom w:val="single" w:sz="4" w:space="0" w:color="auto"/>
              <w:right w:val="nil"/>
            </w:tcBorders>
            <w:vAlign w:val="center"/>
          </w:tcPr>
          <w:p w14:paraId="41A244D1" w14:textId="3B3F1C99" w:rsidR="00092F32" w:rsidRDefault="00120228" w:rsidP="00120228">
            <w:pPr>
              <w:spacing w:line="480" w:lineRule="auto"/>
              <w:ind w:firstLine="0"/>
              <w:jc w:val="center"/>
              <w:rPr>
                <w:rFonts w:cs="Arial"/>
              </w:rPr>
            </w:pPr>
            <w:r>
              <w:rPr>
                <w:rFonts w:cs="Arial"/>
              </w:rPr>
              <w:t>4</w:t>
            </w:r>
          </w:p>
        </w:tc>
        <w:tc>
          <w:tcPr>
            <w:tcW w:w="0" w:type="auto"/>
            <w:tcBorders>
              <w:top w:val="nil"/>
              <w:left w:val="nil"/>
              <w:bottom w:val="single" w:sz="4" w:space="0" w:color="auto"/>
              <w:right w:val="nil"/>
            </w:tcBorders>
            <w:vAlign w:val="center"/>
          </w:tcPr>
          <w:p w14:paraId="0936E8FC" w14:textId="70B16900" w:rsidR="00092F32" w:rsidRDefault="00E94F3E" w:rsidP="00120228">
            <w:pPr>
              <w:spacing w:line="480" w:lineRule="auto"/>
              <w:ind w:firstLine="0"/>
              <w:jc w:val="center"/>
              <w:rPr>
                <w:rFonts w:cs="Arial"/>
              </w:rPr>
            </w:pPr>
            <w:r>
              <w:rPr>
                <w:rFonts w:cs="Arial"/>
              </w:rPr>
              <w:t>62</w:t>
            </w:r>
          </w:p>
        </w:tc>
        <w:tc>
          <w:tcPr>
            <w:tcW w:w="0" w:type="auto"/>
            <w:tcBorders>
              <w:top w:val="nil"/>
              <w:left w:val="nil"/>
              <w:bottom w:val="single" w:sz="4" w:space="0" w:color="auto"/>
              <w:right w:val="nil"/>
            </w:tcBorders>
            <w:vAlign w:val="center"/>
          </w:tcPr>
          <w:p w14:paraId="1A94C3F8" w14:textId="0331A3E6" w:rsidR="00092F32" w:rsidRDefault="00E94F3E" w:rsidP="00120228">
            <w:pPr>
              <w:spacing w:line="480" w:lineRule="auto"/>
              <w:ind w:firstLine="0"/>
              <w:jc w:val="center"/>
              <w:rPr>
                <w:rFonts w:cs="Arial"/>
              </w:rPr>
            </w:pPr>
            <w:r>
              <w:rPr>
                <w:rFonts w:cs="Arial"/>
              </w:rPr>
              <w:t>18</w:t>
            </w:r>
          </w:p>
        </w:tc>
        <w:tc>
          <w:tcPr>
            <w:tcW w:w="0" w:type="auto"/>
            <w:tcBorders>
              <w:top w:val="nil"/>
              <w:left w:val="nil"/>
              <w:bottom w:val="single" w:sz="4" w:space="0" w:color="auto"/>
              <w:right w:val="nil"/>
            </w:tcBorders>
            <w:vAlign w:val="center"/>
          </w:tcPr>
          <w:p w14:paraId="582ED251" w14:textId="4D674A31" w:rsidR="00092F32" w:rsidRDefault="00E94F3E" w:rsidP="00120228">
            <w:pPr>
              <w:spacing w:line="480" w:lineRule="auto"/>
              <w:ind w:firstLine="0"/>
              <w:jc w:val="center"/>
              <w:rPr>
                <w:rFonts w:cs="Arial"/>
              </w:rPr>
            </w:pPr>
            <w:r>
              <w:rPr>
                <w:rFonts w:cs="Arial"/>
              </w:rPr>
              <w:t>20</w:t>
            </w:r>
          </w:p>
        </w:tc>
        <w:tc>
          <w:tcPr>
            <w:tcW w:w="0" w:type="auto"/>
            <w:tcBorders>
              <w:top w:val="nil"/>
              <w:left w:val="nil"/>
              <w:bottom w:val="single" w:sz="4" w:space="0" w:color="auto"/>
              <w:right w:val="nil"/>
            </w:tcBorders>
            <w:vAlign w:val="center"/>
          </w:tcPr>
          <w:p w14:paraId="1747435F" w14:textId="50E164B9" w:rsidR="00092F32" w:rsidRDefault="00800B32" w:rsidP="00120228">
            <w:pPr>
              <w:spacing w:line="480" w:lineRule="auto"/>
              <w:ind w:firstLine="0"/>
              <w:jc w:val="center"/>
              <w:rPr>
                <w:rFonts w:cs="Arial"/>
              </w:rPr>
            </w:pPr>
            <w:r>
              <w:rPr>
                <w:rFonts w:cs="Arial"/>
              </w:rPr>
              <w:t>0.36</w:t>
            </w:r>
          </w:p>
        </w:tc>
        <w:tc>
          <w:tcPr>
            <w:tcW w:w="0" w:type="auto"/>
            <w:tcBorders>
              <w:top w:val="nil"/>
              <w:left w:val="nil"/>
              <w:bottom w:val="single" w:sz="4" w:space="0" w:color="auto"/>
              <w:right w:val="nil"/>
            </w:tcBorders>
            <w:vAlign w:val="center"/>
          </w:tcPr>
          <w:p w14:paraId="23F0541A" w14:textId="2F0754D6" w:rsidR="00092F32" w:rsidRDefault="000163D3" w:rsidP="00120228">
            <w:pPr>
              <w:spacing w:line="480" w:lineRule="auto"/>
              <w:ind w:firstLine="0"/>
              <w:jc w:val="center"/>
              <w:rPr>
                <w:rFonts w:cs="Arial"/>
              </w:rPr>
            </w:pPr>
            <w:r>
              <w:rPr>
                <w:rFonts w:cs="Arial"/>
              </w:rPr>
              <w:t>-0.18</w:t>
            </w:r>
          </w:p>
        </w:tc>
        <w:tc>
          <w:tcPr>
            <w:tcW w:w="0" w:type="auto"/>
            <w:tcBorders>
              <w:top w:val="nil"/>
              <w:left w:val="nil"/>
              <w:bottom w:val="single" w:sz="4" w:space="0" w:color="auto"/>
              <w:right w:val="nil"/>
            </w:tcBorders>
            <w:vAlign w:val="center"/>
          </w:tcPr>
          <w:p w14:paraId="55D732F3" w14:textId="4AEEF8A3" w:rsidR="00092F32" w:rsidRDefault="000163D3" w:rsidP="00120228">
            <w:pPr>
              <w:spacing w:line="480" w:lineRule="auto"/>
              <w:ind w:firstLine="0"/>
              <w:jc w:val="center"/>
              <w:rPr>
                <w:rFonts w:cs="Arial"/>
              </w:rPr>
            </w:pPr>
            <w:r>
              <w:rPr>
                <w:rFonts w:cs="Arial"/>
              </w:rPr>
              <w:t>0.19</w:t>
            </w:r>
          </w:p>
        </w:tc>
      </w:tr>
      <w:tr w:rsidR="004A4B8C" w14:paraId="7AE467AD" w14:textId="77777777" w:rsidTr="00C23B5F">
        <w:trPr>
          <w:trHeight w:hRule="exact" w:val="397"/>
        </w:trPr>
        <w:tc>
          <w:tcPr>
            <w:tcW w:w="0" w:type="auto"/>
            <w:tcBorders>
              <w:left w:val="nil"/>
              <w:right w:val="nil"/>
            </w:tcBorders>
            <w:vAlign w:val="center"/>
          </w:tcPr>
          <w:p w14:paraId="61061A06" w14:textId="2AC923BA" w:rsidR="00092F32" w:rsidRDefault="00120228" w:rsidP="00120228">
            <w:pPr>
              <w:spacing w:line="480" w:lineRule="auto"/>
              <w:ind w:firstLine="0"/>
              <w:jc w:val="center"/>
              <w:rPr>
                <w:rFonts w:cs="Arial"/>
              </w:rPr>
            </w:pPr>
            <w:r>
              <w:rPr>
                <w:rFonts w:cs="Arial"/>
              </w:rPr>
              <w:t>Total</w:t>
            </w:r>
          </w:p>
        </w:tc>
        <w:tc>
          <w:tcPr>
            <w:tcW w:w="0" w:type="auto"/>
            <w:tcBorders>
              <w:left w:val="nil"/>
              <w:right w:val="nil"/>
            </w:tcBorders>
            <w:vAlign w:val="center"/>
          </w:tcPr>
          <w:p w14:paraId="422147D3" w14:textId="0E51F59D" w:rsidR="00092F32" w:rsidRDefault="00E94F3E" w:rsidP="00120228">
            <w:pPr>
              <w:spacing w:line="480" w:lineRule="auto"/>
              <w:ind w:firstLine="0"/>
              <w:jc w:val="center"/>
              <w:rPr>
                <w:rFonts w:cs="Arial"/>
              </w:rPr>
            </w:pPr>
            <w:r>
              <w:rPr>
                <w:rFonts w:cs="Arial"/>
              </w:rPr>
              <w:t>282</w:t>
            </w:r>
          </w:p>
        </w:tc>
        <w:tc>
          <w:tcPr>
            <w:tcW w:w="0" w:type="auto"/>
            <w:tcBorders>
              <w:left w:val="nil"/>
              <w:right w:val="nil"/>
            </w:tcBorders>
            <w:vAlign w:val="center"/>
          </w:tcPr>
          <w:p w14:paraId="11CD35DC" w14:textId="4188CF96" w:rsidR="00092F32" w:rsidRDefault="00E94F3E" w:rsidP="00120228">
            <w:pPr>
              <w:spacing w:line="480" w:lineRule="auto"/>
              <w:ind w:firstLine="0"/>
              <w:jc w:val="center"/>
              <w:rPr>
                <w:rFonts w:cs="Arial"/>
              </w:rPr>
            </w:pPr>
            <w:r>
              <w:rPr>
                <w:rFonts w:cs="Arial"/>
              </w:rPr>
              <w:t>35</w:t>
            </w:r>
          </w:p>
        </w:tc>
        <w:tc>
          <w:tcPr>
            <w:tcW w:w="0" w:type="auto"/>
            <w:tcBorders>
              <w:left w:val="nil"/>
              <w:right w:val="nil"/>
            </w:tcBorders>
            <w:vAlign w:val="center"/>
          </w:tcPr>
          <w:p w14:paraId="0897E1FC" w14:textId="5DD1CC02" w:rsidR="00092F32" w:rsidRDefault="00E94F3E" w:rsidP="00120228">
            <w:pPr>
              <w:spacing w:line="480" w:lineRule="auto"/>
              <w:ind w:firstLine="0"/>
              <w:jc w:val="center"/>
              <w:rPr>
                <w:rFonts w:cs="Arial"/>
              </w:rPr>
            </w:pPr>
            <w:r>
              <w:rPr>
                <w:rFonts w:cs="Arial"/>
              </w:rPr>
              <w:t>55</w:t>
            </w:r>
          </w:p>
        </w:tc>
        <w:tc>
          <w:tcPr>
            <w:tcW w:w="0" w:type="auto"/>
            <w:tcBorders>
              <w:left w:val="nil"/>
              <w:right w:val="nil"/>
            </w:tcBorders>
            <w:vAlign w:val="center"/>
          </w:tcPr>
          <w:p w14:paraId="45C548B4" w14:textId="276087C7" w:rsidR="00092F32" w:rsidRDefault="00800B32" w:rsidP="00120228">
            <w:pPr>
              <w:spacing w:line="480" w:lineRule="auto"/>
              <w:ind w:firstLine="0"/>
              <w:jc w:val="center"/>
              <w:rPr>
                <w:rFonts w:cs="Arial"/>
              </w:rPr>
            </w:pPr>
            <w:r>
              <w:rPr>
                <w:rFonts w:cs="Arial"/>
              </w:rPr>
              <w:t>0.39</w:t>
            </w:r>
          </w:p>
        </w:tc>
        <w:tc>
          <w:tcPr>
            <w:tcW w:w="0" w:type="auto"/>
            <w:tcBorders>
              <w:left w:val="nil"/>
              <w:right w:val="nil"/>
            </w:tcBorders>
            <w:vAlign w:val="center"/>
          </w:tcPr>
          <w:p w14:paraId="3C82F828" w14:textId="004A3C73" w:rsidR="00092F32" w:rsidRDefault="000163D3" w:rsidP="00120228">
            <w:pPr>
              <w:spacing w:line="480" w:lineRule="auto"/>
              <w:ind w:firstLine="0"/>
              <w:jc w:val="center"/>
              <w:rPr>
                <w:rFonts w:cs="Arial"/>
              </w:rPr>
            </w:pPr>
            <w:r>
              <w:rPr>
                <w:rFonts w:cs="Arial"/>
              </w:rPr>
              <w:t>-0.19</w:t>
            </w:r>
          </w:p>
        </w:tc>
        <w:tc>
          <w:tcPr>
            <w:tcW w:w="0" w:type="auto"/>
            <w:tcBorders>
              <w:left w:val="nil"/>
              <w:right w:val="nil"/>
            </w:tcBorders>
            <w:vAlign w:val="center"/>
          </w:tcPr>
          <w:p w14:paraId="0776FD69" w14:textId="09003F8A" w:rsidR="00092F32" w:rsidRDefault="000163D3" w:rsidP="00120228">
            <w:pPr>
              <w:spacing w:line="480" w:lineRule="auto"/>
              <w:ind w:firstLine="0"/>
              <w:jc w:val="center"/>
              <w:rPr>
                <w:rFonts w:cs="Arial"/>
              </w:rPr>
            </w:pPr>
            <w:r>
              <w:rPr>
                <w:rFonts w:cs="Arial"/>
              </w:rPr>
              <w:t>0.27</w:t>
            </w:r>
          </w:p>
        </w:tc>
      </w:tr>
    </w:tbl>
    <w:p w14:paraId="5764B470" w14:textId="06A9BF6F" w:rsidR="006954FB" w:rsidRPr="00F07512" w:rsidRDefault="008324D7" w:rsidP="00F07512">
      <w:pPr>
        <w:pStyle w:val="Descripcin"/>
        <w:spacing w:after="0" w:line="480" w:lineRule="auto"/>
        <w:ind w:firstLine="0"/>
        <w:rPr>
          <w:rFonts w:cs="Arial"/>
          <w:i w:val="0"/>
          <w:iCs w:val="0"/>
          <w:color w:val="auto"/>
          <w:sz w:val="20"/>
          <w:szCs w:val="20"/>
        </w:rPr>
      </w:pPr>
      <w:r w:rsidRPr="00F07512">
        <w:rPr>
          <w:rFonts w:cs="Arial"/>
          <w:color w:val="auto"/>
          <w:sz w:val="20"/>
          <w:szCs w:val="20"/>
        </w:rPr>
        <w:t xml:space="preserve">Nota. </w:t>
      </w:r>
      <w:r w:rsidRPr="00F07512">
        <w:rPr>
          <w:rFonts w:cs="Arial"/>
          <w:i w:val="0"/>
          <w:iCs w:val="0"/>
          <w:color w:val="auto"/>
          <w:sz w:val="20"/>
          <w:szCs w:val="20"/>
        </w:rPr>
        <w:t xml:space="preserve">Adaptado de </w:t>
      </w:r>
      <w:r w:rsidR="00502E5B" w:rsidRPr="00F07512">
        <w:rPr>
          <w:rFonts w:cs="Arial"/>
          <w:color w:val="auto"/>
          <w:sz w:val="20"/>
          <w:szCs w:val="20"/>
        </w:rPr>
        <w:t>Análisis de sentimiento en Instagram: polaridad y subjetividad de cuentas infantiles</w:t>
      </w:r>
      <w:r w:rsidR="00502E5B" w:rsidRPr="00F07512">
        <w:rPr>
          <w:rFonts w:cs="Arial"/>
          <w:i w:val="0"/>
          <w:iCs w:val="0"/>
          <w:color w:val="auto"/>
          <w:sz w:val="20"/>
          <w:szCs w:val="20"/>
        </w:rPr>
        <w:t xml:space="preserve">, por </w:t>
      </w:r>
      <w:r w:rsidR="00502E5B" w:rsidRPr="00F07512">
        <w:rPr>
          <w:rFonts w:cs="Arial"/>
          <w:i w:val="0"/>
          <w:iCs w:val="0"/>
          <w:color w:val="auto"/>
          <w:sz w:val="20"/>
          <w:szCs w:val="20"/>
        </w:rPr>
        <w:fldChar w:fldCharType="begin" w:fldLock="1"/>
      </w:r>
      <w:r w:rsidR="0068159F" w:rsidRPr="00F07512">
        <w:rPr>
          <w:rFonts w:cs="Arial"/>
          <w:i w:val="0"/>
          <w:iCs w:val="0"/>
          <w:color w:val="auto"/>
          <w:sz w:val="20"/>
          <w:szCs w:val="20"/>
        </w:rPr>
        <w:instrText>ADDIN CSL_CITATION {"citationItems":[{"id":"ITEM-1","itemData":{"DOI":"10.1387/zer.21454","ISSN":"1137-1102","abstract":"Instagram se ha convertido en parte integral de la vida cotidiana de niños y jóvenes, gestando una suerte de álbum familiar. En este escenario, analizamos la polaridad y subjetividad de 772 entradas de texto de cuentas infantiles gestionadas por padres en la plataforma mediante procesamiento del lenguaje natural con machine learning y análisis de contenido. Los resultados revelaron una prominente positividad y subjetividad en el campo léxico de cuatro cuentas en español y cuatro en inglés, con el reiterado empleo de los adjetivos feliz, nuevo, súper, etc. En suma, las cuentas infantiles expresan una tendencia de bucólica y festiva crianza.","author":[{"dropping-particle":"","family":"Arantxa","given":"Vizcaino","non-dropping-particle":"","parse-names":false,"suffix":""},{"dropping-particle":"","family":"Aguaded","given":"Ignacio","non-dropping-particle":"","parse-names":false,"suffix":""}],"container-title":"ZER - Revista de Estudios de Comunicación","id":"ITEM-1","issue":"48","issued":{"date-parts":[["2020"]]},"page":"213-229","title":"Análisis de sentimiento en Instagram: polaridad y subjetividad de cuentas infantiles","type":"article-journal","volume":"25"},"uris":["http://www.mendeley.com/documents/?uuid=12251ac7-9fbc-4368-921b-ba50989614ee"]}],"mendeley":{"formattedCitation":"(Arantxa &amp; Aguaded, 2020)","manualFormatting":"Arantxa y Aguaded, 2020","plainTextFormattedCitation":"(Arantxa &amp; Aguaded, 2020)","previouslyFormattedCitation":"(Arantxa &amp; Aguaded, 2020)"},"properties":{"noteIndex":0},"schema":"https://github.com/citation-style-language/schema/raw/master/csl-citation.json"}</w:instrText>
      </w:r>
      <w:r w:rsidR="00502E5B" w:rsidRPr="00F07512">
        <w:rPr>
          <w:rFonts w:cs="Arial"/>
          <w:i w:val="0"/>
          <w:iCs w:val="0"/>
          <w:color w:val="auto"/>
          <w:sz w:val="20"/>
          <w:szCs w:val="20"/>
        </w:rPr>
        <w:fldChar w:fldCharType="separate"/>
      </w:r>
      <w:r w:rsidR="00502E5B" w:rsidRPr="00F07512">
        <w:rPr>
          <w:rFonts w:cs="Arial"/>
          <w:i w:val="0"/>
          <w:iCs w:val="0"/>
          <w:noProof/>
          <w:color w:val="auto"/>
          <w:sz w:val="20"/>
          <w:szCs w:val="20"/>
        </w:rPr>
        <w:t>Arantxa y Aguaded, 2020</w:t>
      </w:r>
      <w:r w:rsidR="00502E5B" w:rsidRPr="00F07512">
        <w:rPr>
          <w:rFonts w:cs="Arial"/>
          <w:i w:val="0"/>
          <w:iCs w:val="0"/>
          <w:color w:val="auto"/>
          <w:sz w:val="20"/>
          <w:szCs w:val="20"/>
        </w:rPr>
        <w:fldChar w:fldCharType="end"/>
      </w:r>
      <w:r w:rsidR="00502E5B" w:rsidRPr="00F07512">
        <w:rPr>
          <w:rFonts w:cs="Arial"/>
          <w:i w:val="0"/>
          <w:iCs w:val="0"/>
          <w:color w:val="auto"/>
          <w:sz w:val="20"/>
          <w:szCs w:val="20"/>
        </w:rPr>
        <w:t xml:space="preserve">, </w:t>
      </w:r>
      <w:r w:rsidR="004C688B" w:rsidRPr="00F07512">
        <w:rPr>
          <w:rFonts w:cs="Arial"/>
          <w:i w:val="0"/>
          <w:iCs w:val="0"/>
          <w:color w:val="auto"/>
          <w:sz w:val="20"/>
          <w:szCs w:val="20"/>
        </w:rPr>
        <w:t>(</w:t>
      </w:r>
      <w:hyperlink r:id="rId51" w:history="1">
        <w:r w:rsidR="0066039A" w:rsidRPr="00F07512">
          <w:rPr>
            <w:rStyle w:val="Hipervnculo"/>
            <w:rFonts w:cs="Arial"/>
            <w:i w:val="0"/>
            <w:iCs w:val="0"/>
            <w:color w:val="auto"/>
            <w:sz w:val="20"/>
            <w:szCs w:val="20"/>
            <w:u w:val="none"/>
          </w:rPr>
          <w:t>https://doi.org/10.1387/zer.21454</w:t>
        </w:r>
      </w:hyperlink>
      <w:r w:rsidR="004C688B" w:rsidRPr="00F07512">
        <w:rPr>
          <w:rFonts w:cs="Arial"/>
          <w:i w:val="0"/>
          <w:iCs w:val="0"/>
          <w:color w:val="auto"/>
          <w:sz w:val="20"/>
          <w:szCs w:val="20"/>
        </w:rPr>
        <w:t>)</w:t>
      </w:r>
    </w:p>
    <w:p w14:paraId="7D00BB66" w14:textId="62ACE78E" w:rsidR="0066039A" w:rsidRDefault="0066039A" w:rsidP="0066039A">
      <w:pPr>
        <w:ind w:firstLine="0"/>
      </w:pPr>
    </w:p>
    <w:p w14:paraId="1E3C27DA" w14:textId="5B6727B8" w:rsidR="0066039A" w:rsidRPr="00C10D02" w:rsidRDefault="00C10D02" w:rsidP="00C10D02">
      <w:pPr>
        <w:pStyle w:val="Ttulo2"/>
        <w:numPr>
          <w:ilvl w:val="1"/>
          <w:numId w:val="1"/>
        </w:numPr>
        <w:rPr>
          <w:rFonts w:ascii="Arial" w:hAnsi="Arial" w:cs="Arial"/>
          <w:color w:val="auto"/>
          <w:sz w:val="22"/>
          <w:szCs w:val="22"/>
          <w:lang w:val="es-ES"/>
        </w:rPr>
      </w:pPr>
      <w:r>
        <w:rPr>
          <w:rFonts w:ascii="Arial" w:hAnsi="Arial" w:cs="Arial"/>
          <w:b/>
          <w:color w:val="auto"/>
          <w:sz w:val="22"/>
          <w:szCs w:val="22"/>
          <w:lang w:val="es-ES"/>
        </w:rPr>
        <w:t>Comparación de trabajos relacionados</w:t>
      </w:r>
    </w:p>
    <w:p w14:paraId="36F8376D" w14:textId="06B2B1E1" w:rsidR="006954FB" w:rsidRPr="006954FB" w:rsidRDefault="006954FB" w:rsidP="00C10D02">
      <w:pPr>
        <w:ind w:firstLine="708"/>
        <w:sectPr w:rsidR="006954FB" w:rsidRPr="006954FB" w:rsidSect="006D4D9C">
          <w:type w:val="continuous"/>
          <w:pgSz w:w="11906" w:h="16838" w:code="9"/>
          <w:pgMar w:top="1440" w:right="1440" w:bottom="1440" w:left="1440" w:header="720" w:footer="720" w:gutter="0"/>
          <w:cols w:space="720"/>
          <w:docGrid w:linePitch="360"/>
        </w:sectPr>
      </w:pPr>
      <w:r>
        <w:t>Para finalizar est</w:t>
      </w:r>
      <w:r w:rsidR="00C10D02">
        <w:t xml:space="preserve">e capítulo </w:t>
      </w:r>
      <w:r w:rsidR="004712CB">
        <w:t xml:space="preserve">véase la tabla </w:t>
      </w:r>
      <w:r w:rsidR="00D970F1">
        <w:t>10</w:t>
      </w:r>
      <w:r w:rsidR="004712CB">
        <w:t xml:space="preserve">, en la cual se presenta un resumen comparativo de los </w:t>
      </w:r>
      <w:r w:rsidR="000A2CC3">
        <w:t xml:space="preserve">cuatro </w:t>
      </w:r>
      <w:r w:rsidR="00E272AA">
        <w:t>estudios</w:t>
      </w:r>
      <w:r w:rsidR="000A2CC3">
        <w:t xml:space="preserve"> analizados.</w:t>
      </w:r>
    </w:p>
    <w:p w14:paraId="2B88307A" w14:textId="1401C005" w:rsidR="00A14A36" w:rsidRPr="00E267A8" w:rsidRDefault="00A14A36" w:rsidP="00022DD1">
      <w:pPr>
        <w:pStyle w:val="Descripcin"/>
        <w:keepNext/>
        <w:spacing w:after="0" w:line="480" w:lineRule="auto"/>
        <w:ind w:left="426" w:firstLine="0"/>
        <w:jc w:val="left"/>
        <w:rPr>
          <w:b/>
          <w:bCs/>
          <w:i w:val="0"/>
          <w:iCs w:val="0"/>
          <w:color w:val="auto"/>
          <w:sz w:val="20"/>
          <w:szCs w:val="20"/>
        </w:rPr>
      </w:pPr>
      <w:bookmarkStart w:id="65" w:name="_Toc61920257"/>
      <w:r w:rsidRPr="00E267A8">
        <w:rPr>
          <w:b/>
          <w:bCs/>
          <w:i w:val="0"/>
          <w:iCs w:val="0"/>
          <w:color w:val="auto"/>
          <w:sz w:val="20"/>
          <w:szCs w:val="20"/>
        </w:rPr>
        <w:lastRenderedPageBreak/>
        <w:t xml:space="preserve">Tabla </w:t>
      </w:r>
      <w:r w:rsidRPr="00E267A8">
        <w:rPr>
          <w:b/>
          <w:bCs/>
          <w:i w:val="0"/>
          <w:iCs w:val="0"/>
          <w:color w:val="auto"/>
          <w:sz w:val="20"/>
          <w:szCs w:val="20"/>
        </w:rPr>
        <w:fldChar w:fldCharType="begin"/>
      </w:r>
      <w:r w:rsidRPr="00E267A8">
        <w:rPr>
          <w:b/>
          <w:bCs/>
          <w:i w:val="0"/>
          <w:iCs w:val="0"/>
          <w:color w:val="auto"/>
          <w:sz w:val="20"/>
          <w:szCs w:val="20"/>
        </w:rPr>
        <w:instrText xml:space="preserve"> SEQ Tabla \* ARABIC </w:instrText>
      </w:r>
      <w:r w:rsidRPr="00E267A8">
        <w:rPr>
          <w:b/>
          <w:bCs/>
          <w:i w:val="0"/>
          <w:iCs w:val="0"/>
          <w:color w:val="auto"/>
          <w:sz w:val="20"/>
          <w:szCs w:val="20"/>
        </w:rPr>
        <w:fldChar w:fldCharType="separate"/>
      </w:r>
      <w:r w:rsidR="00A05DB3">
        <w:rPr>
          <w:b/>
          <w:bCs/>
          <w:i w:val="0"/>
          <w:iCs w:val="0"/>
          <w:noProof/>
          <w:color w:val="auto"/>
          <w:sz w:val="20"/>
          <w:szCs w:val="20"/>
        </w:rPr>
        <w:t>10</w:t>
      </w:r>
      <w:r w:rsidRPr="00E267A8">
        <w:rPr>
          <w:b/>
          <w:bCs/>
          <w:i w:val="0"/>
          <w:iCs w:val="0"/>
          <w:color w:val="auto"/>
          <w:sz w:val="20"/>
          <w:szCs w:val="20"/>
        </w:rPr>
        <w:fldChar w:fldCharType="end"/>
      </w:r>
      <w:r w:rsidRPr="00E267A8">
        <w:rPr>
          <w:b/>
          <w:bCs/>
          <w:i w:val="0"/>
          <w:iCs w:val="0"/>
          <w:color w:val="auto"/>
          <w:sz w:val="20"/>
          <w:szCs w:val="20"/>
        </w:rPr>
        <w:t>.</w:t>
      </w:r>
      <w:r w:rsidR="00292982" w:rsidRPr="00E267A8">
        <w:rPr>
          <w:b/>
          <w:bCs/>
          <w:i w:val="0"/>
          <w:iCs w:val="0"/>
          <w:color w:val="auto"/>
          <w:sz w:val="20"/>
          <w:szCs w:val="20"/>
        </w:rPr>
        <w:br/>
      </w:r>
      <w:r w:rsidRPr="00E267A8">
        <w:rPr>
          <w:i w:val="0"/>
          <w:iCs w:val="0"/>
          <w:color w:val="auto"/>
          <w:sz w:val="20"/>
          <w:szCs w:val="20"/>
        </w:rPr>
        <w:t>Trabajos relaciona</w:t>
      </w:r>
      <w:r w:rsidR="00E01FFA" w:rsidRPr="00E267A8">
        <w:rPr>
          <w:i w:val="0"/>
          <w:iCs w:val="0"/>
          <w:color w:val="auto"/>
          <w:sz w:val="20"/>
          <w:szCs w:val="20"/>
        </w:rPr>
        <w:t>dos</w:t>
      </w:r>
      <w:bookmarkEnd w:id="65"/>
    </w:p>
    <w:tbl>
      <w:tblPr>
        <w:tblStyle w:val="Tablaconcuadrcula"/>
        <w:tblW w:w="12977" w:type="dxa"/>
        <w:jc w:val="center"/>
        <w:tblLook w:val="04A0" w:firstRow="1" w:lastRow="0" w:firstColumn="1" w:lastColumn="0" w:noHBand="0" w:noVBand="1"/>
      </w:tblPr>
      <w:tblGrid>
        <w:gridCol w:w="1398"/>
        <w:gridCol w:w="2499"/>
        <w:gridCol w:w="2574"/>
        <w:gridCol w:w="2059"/>
        <w:gridCol w:w="2231"/>
        <w:gridCol w:w="2216"/>
      </w:tblGrid>
      <w:tr w:rsidR="007F1BA9" w14:paraId="50827C80" w14:textId="77777777" w:rsidTr="00226D95">
        <w:trPr>
          <w:trHeight w:hRule="exact" w:val="1454"/>
          <w:jc w:val="center"/>
        </w:trPr>
        <w:tc>
          <w:tcPr>
            <w:tcW w:w="1398" w:type="dxa"/>
            <w:tcBorders>
              <w:left w:val="nil"/>
              <w:bottom w:val="single" w:sz="4" w:space="0" w:color="auto"/>
              <w:right w:val="nil"/>
            </w:tcBorders>
            <w:vAlign w:val="center"/>
          </w:tcPr>
          <w:p w14:paraId="446C6648" w14:textId="77777777" w:rsidR="007F1BA9" w:rsidRDefault="007F1BA9" w:rsidP="00E55675">
            <w:pPr>
              <w:spacing w:line="276" w:lineRule="auto"/>
              <w:jc w:val="center"/>
              <w:rPr>
                <w:rFonts w:cs="Arial"/>
                <w:b/>
                <w:bCs/>
              </w:rPr>
            </w:pPr>
          </w:p>
        </w:tc>
        <w:tc>
          <w:tcPr>
            <w:tcW w:w="2499" w:type="dxa"/>
            <w:tcBorders>
              <w:left w:val="nil"/>
              <w:bottom w:val="single" w:sz="4" w:space="0" w:color="auto"/>
              <w:right w:val="nil"/>
            </w:tcBorders>
            <w:vAlign w:val="center"/>
          </w:tcPr>
          <w:p w14:paraId="0D9CAB41" w14:textId="23DD2037" w:rsidR="007F1BA9" w:rsidRDefault="007F1BA9" w:rsidP="0044717E">
            <w:pPr>
              <w:spacing w:line="360" w:lineRule="auto"/>
              <w:ind w:firstLine="0"/>
              <w:jc w:val="center"/>
              <w:rPr>
                <w:rFonts w:cs="Arial"/>
                <w:b/>
                <w:bCs/>
              </w:rPr>
            </w:pPr>
            <w:r>
              <w:rPr>
                <w:rFonts w:cs="Arial"/>
                <w:b/>
                <w:bCs/>
              </w:rPr>
              <w:t>Objetivos</w:t>
            </w:r>
          </w:p>
        </w:tc>
        <w:tc>
          <w:tcPr>
            <w:tcW w:w="2574" w:type="dxa"/>
            <w:tcBorders>
              <w:left w:val="nil"/>
              <w:bottom w:val="single" w:sz="4" w:space="0" w:color="auto"/>
              <w:right w:val="nil"/>
            </w:tcBorders>
            <w:vAlign w:val="center"/>
          </w:tcPr>
          <w:p w14:paraId="4E62A0F3" w14:textId="768043C8" w:rsidR="00A80B8B" w:rsidRDefault="007F1BA9" w:rsidP="0044717E">
            <w:pPr>
              <w:spacing w:line="360" w:lineRule="auto"/>
              <w:ind w:firstLine="0"/>
              <w:jc w:val="center"/>
              <w:rPr>
                <w:rFonts w:cs="Arial"/>
                <w:b/>
                <w:bCs/>
              </w:rPr>
            </w:pPr>
            <w:r>
              <w:rPr>
                <w:rFonts w:cs="Arial"/>
                <w:b/>
                <w:bCs/>
              </w:rPr>
              <w:t>Herramientas</w:t>
            </w:r>
            <w:r w:rsidR="00CD6325">
              <w:rPr>
                <w:rFonts w:cs="Arial"/>
                <w:b/>
                <w:bCs/>
              </w:rPr>
              <w:t xml:space="preserve"> para la obtención y procesamiento del texto</w:t>
            </w:r>
          </w:p>
        </w:tc>
        <w:tc>
          <w:tcPr>
            <w:tcW w:w="2059" w:type="dxa"/>
            <w:tcBorders>
              <w:left w:val="nil"/>
              <w:bottom w:val="single" w:sz="4" w:space="0" w:color="auto"/>
              <w:right w:val="nil"/>
            </w:tcBorders>
            <w:vAlign w:val="center"/>
          </w:tcPr>
          <w:p w14:paraId="38C556EE" w14:textId="35B9535E" w:rsidR="007F1BA9" w:rsidRDefault="007F1BA9" w:rsidP="0044717E">
            <w:pPr>
              <w:spacing w:line="360" w:lineRule="auto"/>
              <w:ind w:firstLine="0"/>
              <w:jc w:val="center"/>
              <w:rPr>
                <w:rFonts w:cs="Arial"/>
                <w:b/>
                <w:bCs/>
              </w:rPr>
            </w:pPr>
            <w:r>
              <w:rPr>
                <w:rFonts w:cs="Arial"/>
                <w:b/>
                <w:bCs/>
              </w:rPr>
              <w:t>Algoritmos</w:t>
            </w:r>
            <w:r w:rsidR="00CD6325">
              <w:rPr>
                <w:rFonts w:cs="Arial"/>
                <w:b/>
                <w:bCs/>
              </w:rPr>
              <w:t xml:space="preserve"> para la clasificación</w:t>
            </w:r>
          </w:p>
        </w:tc>
        <w:tc>
          <w:tcPr>
            <w:tcW w:w="2231" w:type="dxa"/>
            <w:tcBorders>
              <w:left w:val="nil"/>
              <w:bottom w:val="single" w:sz="4" w:space="0" w:color="auto"/>
              <w:right w:val="nil"/>
            </w:tcBorders>
            <w:vAlign w:val="center"/>
          </w:tcPr>
          <w:p w14:paraId="05A4BB56" w14:textId="60118537" w:rsidR="007F1BA9" w:rsidRDefault="007F1BA9" w:rsidP="0044717E">
            <w:pPr>
              <w:spacing w:line="360" w:lineRule="auto"/>
              <w:ind w:firstLine="0"/>
              <w:jc w:val="center"/>
              <w:rPr>
                <w:rFonts w:cs="Arial"/>
                <w:b/>
                <w:bCs/>
              </w:rPr>
            </w:pPr>
            <w:r>
              <w:rPr>
                <w:rFonts w:cs="Arial"/>
                <w:b/>
                <w:bCs/>
              </w:rPr>
              <w:t>Resultados</w:t>
            </w:r>
          </w:p>
        </w:tc>
        <w:tc>
          <w:tcPr>
            <w:tcW w:w="2216" w:type="dxa"/>
            <w:tcBorders>
              <w:left w:val="nil"/>
              <w:bottom w:val="single" w:sz="4" w:space="0" w:color="auto"/>
              <w:right w:val="nil"/>
            </w:tcBorders>
            <w:vAlign w:val="center"/>
          </w:tcPr>
          <w:p w14:paraId="1BB381AD" w14:textId="3105CBA6" w:rsidR="007F1BA9" w:rsidRDefault="007F1BA9" w:rsidP="0044717E">
            <w:pPr>
              <w:spacing w:line="360" w:lineRule="auto"/>
              <w:ind w:firstLine="0"/>
              <w:jc w:val="center"/>
              <w:rPr>
                <w:rFonts w:cs="Arial"/>
                <w:b/>
                <w:bCs/>
              </w:rPr>
            </w:pPr>
            <w:r>
              <w:rPr>
                <w:rFonts w:cs="Arial"/>
                <w:b/>
                <w:bCs/>
              </w:rPr>
              <w:t>Inconvenientes</w:t>
            </w:r>
          </w:p>
        </w:tc>
      </w:tr>
      <w:tr w:rsidR="007F1BA9" w14:paraId="7424A40F" w14:textId="77777777" w:rsidTr="00226D95">
        <w:trPr>
          <w:trHeight w:val="4799"/>
          <w:jc w:val="center"/>
        </w:trPr>
        <w:tc>
          <w:tcPr>
            <w:tcW w:w="1398" w:type="dxa"/>
            <w:tcBorders>
              <w:left w:val="nil"/>
              <w:bottom w:val="single" w:sz="4" w:space="0" w:color="auto"/>
              <w:right w:val="nil"/>
            </w:tcBorders>
            <w:vAlign w:val="center"/>
          </w:tcPr>
          <w:p w14:paraId="38EF0C3F" w14:textId="6F65E634" w:rsidR="007F1BA9" w:rsidRDefault="00A30967" w:rsidP="00B42802">
            <w:pPr>
              <w:spacing w:line="360" w:lineRule="auto"/>
              <w:ind w:firstLine="0"/>
              <w:jc w:val="center"/>
              <w:rPr>
                <w:rFonts w:cs="Arial"/>
                <w:b/>
                <w:bCs/>
              </w:rPr>
            </w:pPr>
            <w:r>
              <w:rPr>
                <w:rFonts w:cs="Arial"/>
                <w:b/>
                <w:bCs/>
              </w:rPr>
              <w:t>TR01</w:t>
            </w:r>
          </w:p>
        </w:tc>
        <w:tc>
          <w:tcPr>
            <w:tcW w:w="2499" w:type="dxa"/>
            <w:tcBorders>
              <w:left w:val="nil"/>
              <w:bottom w:val="single" w:sz="4" w:space="0" w:color="auto"/>
              <w:right w:val="nil"/>
            </w:tcBorders>
            <w:vAlign w:val="center"/>
          </w:tcPr>
          <w:p w14:paraId="45B5AD3F" w14:textId="326DC36B" w:rsidR="007F1BA9" w:rsidRPr="00993777" w:rsidRDefault="003C32FC" w:rsidP="00DA65D4">
            <w:pPr>
              <w:spacing w:line="360" w:lineRule="auto"/>
              <w:ind w:firstLine="0"/>
              <w:jc w:val="left"/>
              <w:rPr>
                <w:rFonts w:cs="Arial"/>
              </w:rPr>
            </w:pPr>
            <w:r w:rsidRPr="00993777">
              <w:rPr>
                <w:rFonts w:cs="Arial"/>
              </w:rPr>
              <w:t xml:space="preserve">Construir un clasificador </w:t>
            </w:r>
            <w:r w:rsidR="00E81739" w:rsidRPr="00993777">
              <w:rPr>
                <w:rFonts w:cs="Arial"/>
              </w:rPr>
              <w:t>de sentimientos de tweets</w:t>
            </w:r>
            <w:r w:rsidR="005715A5">
              <w:rPr>
                <w:rFonts w:cs="Arial"/>
              </w:rPr>
              <w:t>.</w:t>
            </w:r>
          </w:p>
        </w:tc>
        <w:tc>
          <w:tcPr>
            <w:tcW w:w="2574" w:type="dxa"/>
            <w:tcBorders>
              <w:left w:val="nil"/>
              <w:bottom w:val="single" w:sz="4" w:space="0" w:color="auto"/>
              <w:right w:val="nil"/>
            </w:tcBorders>
            <w:vAlign w:val="center"/>
          </w:tcPr>
          <w:p w14:paraId="3DEFA4F8" w14:textId="2CDB5C65" w:rsidR="00993777" w:rsidRPr="00D859C8" w:rsidRDefault="0001701B" w:rsidP="00DA65D4">
            <w:pPr>
              <w:spacing w:line="360" w:lineRule="auto"/>
              <w:ind w:firstLine="0"/>
              <w:jc w:val="left"/>
              <w:rPr>
                <w:rFonts w:cs="Arial"/>
              </w:rPr>
            </w:pPr>
            <w:r w:rsidRPr="00D859C8">
              <w:rPr>
                <w:rFonts w:cs="Arial"/>
              </w:rPr>
              <w:t>Twitter</w:t>
            </w:r>
            <w:r w:rsidR="001E5225">
              <w:rPr>
                <w:rFonts w:cs="Arial"/>
              </w:rPr>
              <w:t xml:space="preserve"> </w:t>
            </w:r>
            <w:r w:rsidRPr="00D859C8">
              <w:rPr>
                <w:rFonts w:cs="Arial"/>
              </w:rPr>
              <w:t>AP</w:t>
            </w:r>
            <w:r w:rsidR="009A41AB" w:rsidRPr="00D859C8">
              <w:rPr>
                <w:rFonts w:cs="Arial"/>
              </w:rPr>
              <w:t>I</w:t>
            </w:r>
            <w:r w:rsidR="00D859C8">
              <w:rPr>
                <w:rFonts w:cs="Arial"/>
              </w:rPr>
              <w:t>.</w:t>
            </w:r>
          </w:p>
          <w:p w14:paraId="65C413FD" w14:textId="71F57E12" w:rsidR="007F1BA9" w:rsidRPr="00D859C8" w:rsidRDefault="00993777" w:rsidP="00DA65D4">
            <w:pPr>
              <w:spacing w:line="360" w:lineRule="auto"/>
              <w:ind w:firstLine="0"/>
              <w:jc w:val="left"/>
              <w:rPr>
                <w:rFonts w:cs="Arial"/>
              </w:rPr>
            </w:pPr>
            <w:proofErr w:type="spellStart"/>
            <w:r w:rsidRPr="00D859C8">
              <w:rPr>
                <w:rFonts w:cs="Arial"/>
              </w:rPr>
              <w:t>S</w:t>
            </w:r>
            <w:r w:rsidR="00A86E75" w:rsidRPr="00D859C8">
              <w:rPr>
                <w:rFonts w:cs="Arial"/>
              </w:rPr>
              <w:t>cikit-learn</w:t>
            </w:r>
            <w:proofErr w:type="spellEnd"/>
            <w:r w:rsidR="00D859C8">
              <w:rPr>
                <w:rFonts w:cs="Arial"/>
              </w:rPr>
              <w:t>.</w:t>
            </w:r>
          </w:p>
        </w:tc>
        <w:tc>
          <w:tcPr>
            <w:tcW w:w="2059" w:type="dxa"/>
            <w:tcBorders>
              <w:left w:val="nil"/>
              <w:bottom w:val="single" w:sz="4" w:space="0" w:color="auto"/>
              <w:right w:val="nil"/>
            </w:tcBorders>
            <w:vAlign w:val="center"/>
          </w:tcPr>
          <w:p w14:paraId="1F0F1E68" w14:textId="56E4C79A" w:rsidR="005715A5" w:rsidRPr="00407B71" w:rsidRDefault="00BF492B" w:rsidP="00DA65D4">
            <w:pPr>
              <w:spacing w:line="360" w:lineRule="auto"/>
              <w:ind w:firstLine="0"/>
              <w:jc w:val="left"/>
              <w:rPr>
                <w:rFonts w:cs="Arial"/>
                <w:lang w:val="en-US"/>
              </w:rPr>
            </w:pPr>
            <w:r w:rsidRPr="00407B71">
              <w:rPr>
                <w:rFonts w:cs="Arial"/>
                <w:lang w:val="en-US"/>
              </w:rPr>
              <w:t>Support Vector Machines</w:t>
            </w:r>
            <w:r w:rsidR="002F1389" w:rsidRPr="00407B71">
              <w:rPr>
                <w:rFonts w:cs="Arial"/>
                <w:lang w:val="en-US"/>
              </w:rPr>
              <w:t xml:space="preserve"> (SVM)</w:t>
            </w:r>
            <w:r w:rsidR="00D859C8" w:rsidRPr="00407B71">
              <w:rPr>
                <w:rFonts w:cs="Arial"/>
                <w:lang w:val="en-US"/>
              </w:rPr>
              <w:t>.</w:t>
            </w:r>
          </w:p>
          <w:p w14:paraId="0B64F589" w14:textId="7C282D1B" w:rsidR="005715A5" w:rsidRPr="00407B71" w:rsidRDefault="002F1389" w:rsidP="00DA65D4">
            <w:pPr>
              <w:spacing w:line="360" w:lineRule="auto"/>
              <w:ind w:firstLine="0"/>
              <w:jc w:val="left"/>
              <w:rPr>
                <w:rFonts w:cs="Arial"/>
                <w:lang w:val="en-US"/>
              </w:rPr>
            </w:pPr>
            <w:r w:rsidRPr="00407B71">
              <w:rPr>
                <w:rFonts w:cs="Arial"/>
                <w:lang w:val="en-US"/>
              </w:rPr>
              <w:t xml:space="preserve">Convolutional Neural </w:t>
            </w:r>
            <w:r w:rsidR="001E5225" w:rsidRPr="00407B71">
              <w:rPr>
                <w:rFonts w:cs="Arial"/>
                <w:lang w:val="en-US"/>
              </w:rPr>
              <w:t>Networks</w:t>
            </w:r>
            <w:r w:rsidRPr="00407B71">
              <w:rPr>
                <w:rFonts w:cs="Arial"/>
                <w:lang w:val="en-US"/>
              </w:rPr>
              <w:t xml:space="preserve"> (CNN)</w:t>
            </w:r>
            <w:r w:rsidR="00D859C8" w:rsidRPr="00407B71">
              <w:rPr>
                <w:rFonts w:cs="Arial"/>
                <w:lang w:val="en-US"/>
              </w:rPr>
              <w:t>.</w:t>
            </w:r>
          </w:p>
          <w:p w14:paraId="2E3FC367" w14:textId="7E96A286" w:rsidR="00BE62F7" w:rsidRPr="00D859C8" w:rsidRDefault="00BE62F7" w:rsidP="00DA65D4">
            <w:pPr>
              <w:spacing w:line="360" w:lineRule="auto"/>
              <w:ind w:firstLine="0"/>
              <w:jc w:val="left"/>
              <w:rPr>
                <w:rFonts w:cs="Arial"/>
              </w:rPr>
            </w:pPr>
            <w:r w:rsidRPr="00D859C8">
              <w:rPr>
                <w:rFonts w:cs="Arial"/>
              </w:rPr>
              <w:t>H</w:t>
            </w:r>
            <w:r w:rsidR="006D6C8D" w:rsidRPr="00D859C8">
              <w:rPr>
                <w:rFonts w:cs="Arial"/>
              </w:rPr>
              <w:t>íbrido entre SVM y CNN</w:t>
            </w:r>
            <w:r w:rsidR="00D859C8">
              <w:rPr>
                <w:rFonts w:cs="Arial"/>
              </w:rPr>
              <w:t>.</w:t>
            </w:r>
          </w:p>
        </w:tc>
        <w:tc>
          <w:tcPr>
            <w:tcW w:w="2231" w:type="dxa"/>
            <w:tcBorders>
              <w:left w:val="nil"/>
              <w:bottom w:val="single" w:sz="4" w:space="0" w:color="auto"/>
              <w:right w:val="nil"/>
            </w:tcBorders>
            <w:vAlign w:val="center"/>
          </w:tcPr>
          <w:p w14:paraId="5F380EDF" w14:textId="5A1EA986" w:rsidR="007F1BA9" w:rsidRPr="00083666" w:rsidRDefault="00083666" w:rsidP="00DA65D4">
            <w:pPr>
              <w:spacing w:line="360" w:lineRule="auto"/>
              <w:ind w:firstLine="0"/>
              <w:jc w:val="left"/>
              <w:rPr>
                <w:rFonts w:cs="Arial"/>
              </w:rPr>
            </w:pPr>
            <w:r>
              <w:rPr>
                <w:rFonts w:cs="Arial"/>
              </w:rPr>
              <w:t xml:space="preserve">El clasificador </w:t>
            </w:r>
            <w:r w:rsidR="004A69E5">
              <w:rPr>
                <w:rFonts w:cs="Arial"/>
              </w:rPr>
              <w:t>con mejor desempeño</w:t>
            </w:r>
            <w:r w:rsidR="00E14905">
              <w:rPr>
                <w:rFonts w:cs="Arial"/>
              </w:rPr>
              <w:t xml:space="preserve"> es el que utiliza una combinación de SVM y CNN</w:t>
            </w:r>
            <w:r w:rsidR="001E2D1C">
              <w:rPr>
                <w:rFonts w:cs="Arial"/>
              </w:rPr>
              <w:t>.</w:t>
            </w:r>
          </w:p>
        </w:tc>
        <w:tc>
          <w:tcPr>
            <w:tcW w:w="2216" w:type="dxa"/>
            <w:tcBorders>
              <w:left w:val="nil"/>
              <w:bottom w:val="single" w:sz="4" w:space="0" w:color="auto"/>
              <w:right w:val="nil"/>
            </w:tcBorders>
            <w:vAlign w:val="center"/>
          </w:tcPr>
          <w:p w14:paraId="1FD24274" w14:textId="77777777" w:rsidR="001E5225" w:rsidRDefault="00D13EE9" w:rsidP="00DA65D4">
            <w:pPr>
              <w:spacing w:before="240" w:line="360" w:lineRule="auto"/>
              <w:ind w:firstLine="0"/>
              <w:jc w:val="left"/>
              <w:rPr>
                <w:rFonts w:cs="Arial"/>
              </w:rPr>
            </w:pPr>
            <w:r>
              <w:rPr>
                <w:rFonts w:cs="Arial"/>
              </w:rPr>
              <w:t>Debido a que la</w:t>
            </w:r>
            <w:r w:rsidR="00D16728">
              <w:rPr>
                <w:rFonts w:cs="Arial"/>
              </w:rPr>
              <w:t xml:space="preserve"> clase</w:t>
            </w:r>
            <w:r>
              <w:rPr>
                <w:rFonts w:cs="Arial"/>
              </w:rPr>
              <w:t xml:space="preserve"> (tweets neutros)</w:t>
            </w:r>
            <w:r w:rsidR="00D16728">
              <w:rPr>
                <w:rFonts w:cs="Arial"/>
              </w:rPr>
              <w:t xml:space="preserve"> tiene pocos ejemplos en el corpus </w:t>
            </w:r>
            <w:r w:rsidR="004E597D">
              <w:rPr>
                <w:rFonts w:cs="Arial"/>
              </w:rPr>
              <w:t>y a la similitud que tiene</w:t>
            </w:r>
            <w:r w:rsidR="000D6996">
              <w:rPr>
                <w:rFonts w:cs="Arial"/>
              </w:rPr>
              <w:t>n</w:t>
            </w:r>
            <w:r w:rsidR="004E597D">
              <w:rPr>
                <w:rFonts w:cs="Arial"/>
              </w:rPr>
              <w:t xml:space="preserve"> con los tweets negativos y positivos</w:t>
            </w:r>
            <w:r w:rsidR="000D6996">
              <w:rPr>
                <w:rFonts w:cs="Arial"/>
              </w:rPr>
              <w:t>, el sistema es poco efectivo en la detección de estos.</w:t>
            </w:r>
          </w:p>
          <w:p w14:paraId="049F73A8" w14:textId="6D5CE536" w:rsidR="00F05AF8" w:rsidRPr="00B92EB4" w:rsidRDefault="00F05AF8" w:rsidP="00DA65D4">
            <w:pPr>
              <w:spacing w:line="360" w:lineRule="auto"/>
              <w:ind w:firstLine="0"/>
              <w:jc w:val="left"/>
              <w:rPr>
                <w:rFonts w:cs="Arial"/>
              </w:rPr>
            </w:pPr>
          </w:p>
        </w:tc>
      </w:tr>
      <w:tr w:rsidR="0015661B" w14:paraId="6B8FEA20" w14:textId="77777777" w:rsidTr="00226D95">
        <w:trPr>
          <w:trHeight w:val="1550"/>
          <w:jc w:val="center"/>
        </w:trPr>
        <w:tc>
          <w:tcPr>
            <w:tcW w:w="1398" w:type="dxa"/>
            <w:tcBorders>
              <w:left w:val="nil"/>
              <w:bottom w:val="single" w:sz="4" w:space="0" w:color="auto"/>
              <w:right w:val="nil"/>
            </w:tcBorders>
            <w:vAlign w:val="center"/>
          </w:tcPr>
          <w:p w14:paraId="3BAB8E04" w14:textId="77777777" w:rsidR="0015661B" w:rsidRDefault="0015661B" w:rsidP="001E5225">
            <w:pPr>
              <w:spacing w:line="360" w:lineRule="auto"/>
              <w:ind w:firstLine="0"/>
              <w:jc w:val="center"/>
              <w:rPr>
                <w:rFonts w:cs="Arial"/>
                <w:b/>
                <w:bCs/>
              </w:rPr>
            </w:pPr>
          </w:p>
        </w:tc>
        <w:tc>
          <w:tcPr>
            <w:tcW w:w="2499" w:type="dxa"/>
            <w:tcBorders>
              <w:left w:val="nil"/>
              <w:bottom w:val="single" w:sz="4" w:space="0" w:color="auto"/>
              <w:right w:val="nil"/>
            </w:tcBorders>
            <w:vAlign w:val="center"/>
          </w:tcPr>
          <w:p w14:paraId="3F73F0B7" w14:textId="00594087" w:rsidR="0015661B" w:rsidRPr="00993777" w:rsidRDefault="0015661B" w:rsidP="00DA65D4">
            <w:pPr>
              <w:spacing w:line="360" w:lineRule="auto"/>
              <w:ind w:firstLine="0"/>
              <w:jc w:val="center"/>
              <w:rPr>
                <w:rFonts w:cs="Arial"/>
              </w:rPr>
            </w:pPr>
            <w:r>
              <w:rPr>
                <w:rFonts w:cs="Arial"/>
                <w:b/>
                <w:bCs/>
              </w:rPr>
              <w:t>Objetivos</w:t>
            </w:r>
          </w:p>
        </w:tc>
        <w:tc>
          <w:tcPr>
            <w:tcW w:w="2574" w:type="dxa"/>
            <w:tcBorders>
              <w:left w:val="nil"/>
              <w:bottom w:val="single" w:sz="4" w:space="0" w:color="auto"/>
              <w:right w:val="nil"/>
            </w:tcBorders>
            <w:vAlign w:val="center"/>
          </w:tcPr>
          <w:p w14:paraId="5DE67E56" w14:textId="7B0D394E" w:rsidR="0015661B" w:rsidRPr="00D859C8" w:rsidRDefault="0015661B" w:rsidP="00DA65D4">
            <w:pPr>
              <w:spacing w:line="360" w:lineRule="auto"/>
              <w:ind w:firstLine="0"/>
              <w:jc w:val="center"/>
              <w:rPr>
                <w:rFonts w:cs="Arial"/>
              </w:rPr>
            </w:pPr>
            <w:r>
              <w:rPr>
                <w:rFonts w:cs="Arial"/>
                <w:b/>
                <w:bCs/>
              </w:rPr>
              <w:t>Herramientas para la obtención y procesamiento del texto</w:t>
            </w:r>
          </w:p>
        </w:tc>
        <w:tc>
          <w:tcPr>
            <w:tcW w:w="2059" w:type="dxa"/>
            <w:tcBorders>
              <w:left w:val="nil"/>
              <w:bottom w:val="single" w:sz="4" w:space="0" w:color="auto"/>
              <w:right w:val="nil"/>
            </w:tcBorders>
            <w:vAlign w:val="center"/>
          </w:tcPr>
          <w:p w14:paraId="6E898B9F" w14:textId="455C635E" w:rsidR="0015661B" w:rsidRDefault="0015661B" w:rsidP="00DA65D4">
            <w:pPr>
              <w:spacing w:line="360" w:lineRule="auto"/>
              <w:ind w:firstLine="0"/>
              <w:jc w:val="center"/>
              <w:rPr>
                <w:rFonts w:cs="Arial"/>
                <w:b/>
                <w:bCs/>
              </w:rPr>
            </w:pPr>
            <w:r>
              <w:rPr>
                <w:rFonts w:cs="Arial"/>
                <w:b/>
                <w:bCs/>
              </w:rPr>
              <w:t>Algoritmos para la clasificación</w:t>
            </w:r>
          </w:p>
        </w:tc>
        <w:tc>
          <w:tcPr>
            <w:tcW w:w="2231" w:type="dxa"/>
            <w:tcBorders>
              <w:left w:val="nil"/>
              <w:bottom w:val="single" w:sz="4" w:space="0" w:color="auto"/>
              <w:right w:val="nil"/>
            </w:tcBorders>
            <w:vAlign w:val="center"/>
          </w:tcPr>
          <w:p w14:paraId="2DBE3F8F" w14:textId="045CE2F2" w:rsidR="0015661B" w:rsidRPr="00407B71" w:rsidRDefault="0015661B" w:rsidP="00DA65D4">
            <w:pPr>
              <w:spacing w:line="360" w:lineRule="auto"/>
              <w:ind w:firstLine="0"/>
              <w:jc w:val="center"/>
              <w:rPr>
                <w:rFonts w:cs="Arial"/>
                <w:lang w:val="en-US"/>
              </w:rPr>
            </w:pPr>
            <w:r>
              <w:rPr>
                <w:rFonts w:cs="Arial"/>
                <w:b/>
                <w:bCs/>
              </w:rPr>
              <w:t>Resultados</w:t>
            </w:r>
          </w:p>
        </w:tc>
        <w:tc>
          <w:tcPr>
            <w:tcW w:w="2216" w:type="dxa"/>
            <w:tcBorders>
              <w:left w:val="nil"/>
              <w:bottom w:val="single" w:sz="4" w:space="0" w:color="auto"/>
              <w:right w:val="nil"/>
            </w:tcBorders>
            <w:vAlign w:val="center"/>
          </w:tcPr>
          <w:p w14:paraId="769920E5" w14:textId="7A7B1090" w:rsidR="0015661B" w:rsidRDefault="0015661B" w:rsidP="00DA65D4">
            <w:pPr>
              <w:spacing w:line="360" w:lineRule="auto"/>
              <w:ind w:firstLine="0"/>
              <w:jc w:val="center"/>
              <w:rPr>
                <w:rFonts w:cs="Arial"/>
              </w:rPr>
            </w:pPr>
            <w:r>
              <w:rPr>
                <w:rFonts w:cs="Arial"/>
                <w:b/>
                <w:bCs/>
              </w:rPr>
              <w:t>Inconvenientes</w:t>
            </w:r>
          </w:p>
        </w:tc>
      </w:tr>
      <w:tr w:rsidR="0015661B" w14:paraId="46D1F69B" w14:textId="77777777" w:rsidTr="00226D95">
        <w:trPr>
          <w:trHeight w:val="2478"/>
          <w:jc w:val="center"/>
        </w:trPr>
        <w:tc>
          <w:tcPr>
            <w:tcW w:w="1398" w:type="dxa"/>
            <w:tcBorders>
              <w:left w:val="nil"/>
              <w:bottom w:val="single" w:sz="4" w:space="0" w:color="auto"/>
              <w:right w:val="nil"/>
            </w:tcBorders>
            <w:vAlign w:val="center"/>
          </w:tcPr>
          <w:p w14:paraId="3CB6BDD9" w14:textId="174B3EC3" w:rsidR="0015661B" w:rsidRDefault="0015661B" w:rsidP="0015661B">
            <w:pPr>
              <w:spacing w:line="360" w:lineRule="auto"/>
              <w:ind w:firstLine="0"/>
              <w:jc w:val="center"/>
              <w:rPr>
                <w:rFonts w:cs="Arial"/>
                <w:b/>
                <w:bCs/>
              </w:rPr>
            </w:pPr>
            <w:r>
              <w:rPr>
                <w:rFonts w:cs="Arial"/>
                <w:b/>
                <w:bCs/>
              </w:rPr>
              <w:t>TR02</w:t>
            </w:r>
          </w:p>
        </w:tc>
        <w:tc>
          <w:tcPr>
            <w:tcW w:w="2499" w:type="dxa"/>
            <w:tcBorders>
              <w:left w:val="nil"/>
              <w:bottom w:val="single" w:sz="4" w:space="0" w:color="auto"/>
              <w:right w:val="nil"/>
            </w:tcBorders>
            <w:vAlign w:val="center"/>
          </w:tcPr>
          <w:p w14:paraId="499E04F9" w14:textId="37EEB0DF" w:rsidR="0015661B" w:rsidRPr="00993777" w:rsidRDefault="0015661B" w:rsidP="00DA65D4">
            <w:pPr>
              <w:spacing w:line="360" w:lineRule="auto"/>
              <w:ind w:firstLine="0"/>
              <w:jc w:val="left"/>
              <w:rPr>
                <w:rFonts w:cs="Arial"/>
                <w:b/>
                <w:bCs/>
              </w:rPr>
            </w:pPr>
            <w:r w:rsidRPr="00993777">
              <w:rPr>
                <w:rFonts w:cs="Arial"/>
              </w:rPr>
              <w:t>Identificar el sentimiento sobre las ofertas de #BlackFriday</w:t>
            </w:r>
            <w:r>
              <w:rPr>
                <w:rFonts w:cs="Arial"/>
              </w:rPr>
              <w:t>.</w:t>
            </w:r>
          </w:p>
        </w:tc>
        <w:tc>
          <w:tcPr>
            <w:tcW w:w="2574" w:type="dxa"/>
            <w:tcBorders>
              <w:left w:val="nil"/>
              <w:bottom w:val="single" w:sz="4" w:space="0" w:color="auto"/>
              <w:right w:val="nil"/>
            </w:tcBorders>
            <w:vAlign w:val="center"/>
          </w:tcPr>
          <w:p w14:paraId="066BADB5" w14:textId="27AC67CF" w:rsidR="0015661B" w:rsidRPr="00D859C8" w:rsidRDefault="0015661B" w:rsidP="00DA65D4">
            <w:pPr>
              <w:spacing w:line="360" w:lineRule="auto"/>
              <w:ind w:firstLine="0"/>
              <w:jc w:val="left"/>
              <w:rPr>
                <w:rFonts w:cs="Arial"/>
              </w:rPr>
            </w:pPr>
            <w:r w:rsidRPr="00D859C8">
              <w:rPr>
                <w:rFonts w:cs="Arial"/>
              </w:rPr>
              <w:t>Twitter</w:t>
            </w:r>
            <w:r w:rsidR="001E5225">
              <w:rPr>
                <w:rFonts w:cs="Arial"/>
              </w:rPr>
              <w:t xml:space="preserve"> </w:t>
            </w:r>
            <w:r w:rsidRPr="00D859C8">
              <w:rPr>
                <w:rFonts w:cs="Arial"/>
              </w:rPr>
              <w:t>API</w:t>
            </w:r>
            <w:r>
              <w:rPr>
                <w:rFonts w:cs="Arial"/>
              </w:rPr>
              <w:t>.</w:t>
            </w:r>
          </w:p>
          <w:p w14:paraId="4E31A7D0" w14:textId="353D4FD1" w:rsidR="0015661B" w:rsidRPr="00D859C8" w:rsidRDefault="0015661B" w:rsidP="00DA65D4">
            <w:pPr>
              <w:spacing w:line="360" w:lineRule="auto"/>
              <w:ind w:firstLine="0"/>
              <w:jc w:val="left"/>
              <w:rPr>
                <w:rFonts w:cs="Arial"/>
              </w:rPr>
            </w:pPr>
            <w:proofErr w:type="spellStart"/>
            <w:r w:rsidRPr="00D859C8">
              <w:rPr>
                <w:rFonts w:cs="Arial"/>
              </w:rPr>
              <w:t>MonkeyLearn</w:t>
            </w:r>
            <w:proofErr w:type="spellEnd"/>
            <w:r>
              <w:rPr>
                <w:rFonts w:cs="Arial"/>
              </w:rPr>
              <w:t>.</w:t>
            </w:r>
          </w:p>
        </w:tc>
        <w:tc>
          <w:tcPr>
            <w:tcW w:w="2059" w:type="dxa"/>
            <w:tcBorders>
              <w:left w:val="nil"/>
              <w:bottom w:val="single" w:sz="4" w:space="0" w:color="auto"/>
              <w:right w:val="nil"/>
            </w:tcBorders>
            <w:vAlign w:val="center"/>
          </w:tcPr>
          <w:p w14:paraId="61FFAADB" w14:textId="6C8E79CA" w:rsidR="0015661B" w:rsidRPr="00E25C8B" w:rsidRDefault="00E25C8B" w:rsidP="00DA65D4">
            <w:pPr>
              <w:spacing w:line="360" w:lineRule="auto"/>
              <w:ind w:firstLine="0"/>
              <w:jc w:val="left"/>
              <w:rPr>
                <w:rFonts w:cs="Arial"/>
              </w:rPr>
            </w:pPr>
            <w:r>
              <w:rPr>
                <w:rFonts w:cs="Arial"/>
              </w:rPr>
              <w:t>No mencionan</w:t>
            </w:r>
          </w:p>
        </w:tc>
        <w:tc>
          <w:tcPr>
            <w:tcW w:w="2231" w:type="dxa"/>
            <w:tcBorders>
              <w:left w:val="nil"/>
              <w:bottom w:val="single" w:sz="4" w:space="0" w:color="auto"/>
              <w:right w:val="nil"/>
            </w:tcBorders>
            <w:vAlign w:val="center"/>
          </w:tcPr>
          <w:p w14:paraId="71993FE7" w14:textId="116D0BCA" w:rsidR="0015661B" w:rsidRPr="00407B71" w:rsidRDefault="0015661B" w:rsidP="00DA65D4">
            <w:pPr>
              <w:spacing w:line="360" w:lineRule="auto"/>
              <w:ind w:firstLine="0"/>
              <w:jc w:val="left"/>
              <w:rPr>
                <w:rFonts w:cs="Arial"/>
                <w:lang w:val="en-US"/>
              </w:rPr>
            </w:pPr>
            <w:r w:rsidRPr="00407B71">
              <w:rPr>
                <w:rFonts w:cs="Arial"/>
                <w:lang w:val="en-US"/>
              </w:rPr>
              <w:t xml:space="preserve">Tweets </w:t>
            </w:r>
            <w:proofErr w:type="spellStart"/>
            <w:r w:rsidRPr="00125903">
              <w:rPr>
                <w:rFonts w:cs="Arial"/>
                <w:lang w:val="en-US"/>
              </w:rPr>
              <w:t>positivos</w:t>
            </w:r>
            <w:proofErr w:type="spellEnd"/>
            <w:r w:rsidRPr="00407B71">
              <w:rPr>
                <w:rFonts w:cs="Arial"/>
                <w:lang w:val="en-US"/>
              </w:rPr>
              <w:t>: 32,1%.</w:t>
            </w:r>
          </w:p>
          <w:p w14:paraId="60880C86" w14:textId="25C29593" w:rsidR="0015661B" w:rsidRPr="00407B71" w:rsidRDefault="0015661B" w:rsidP="00DA65D4">
            <w:pPr>
              <w:spacing w:line="360" w:lineRule="auto"/>
              <w:ind w:firstLine="0"/>
              <w:jc w:val="left"/>
              <w:rPr>
                <w:rFonts w:cs="Arial"/>
                <w:lang w:val="en-US"/>
              </w:rPr>
            </w:pPr>
            <w:r w:rsidRPr="00407B71">
              <w:rPr>
                <w:rFonts w:cs="Arial"/>
                <w:lang w:val="en-US"/>
              </w:rPr>
              <w:t xml:space="preserve">Tweets </w:t>
            </w:r>
            <w:proofErr w:type="spellStart"/>
            <w:r w:rsidRPr="00125903">
              <w:rPr>
                <w:rFonts w:cs="Arial"/>
                <w:lang w:val="en-US"/>
              </w:rPr>
              <w:t>negativos</w:t>
            </w:r>
            <w:proofErr w:type="spellEnd"/>
            <w:r w:rsidRPr="00407B71">
              <w:rPr>
                <w:rFonts w:cs="Arial"/>
                <w:lang w:val="en-US"/>
              </w:rPr>
              <w:t>: 7,7%.</w:t>
            </w:r>
          </w:p>
          <w:p w14:paraId="284A7AA9" w14:textId="45F140E2" w:rsidR="0015661B" w:rsidRPr="00407B71" w:rsidRDefault="0015661B" w:rsidP="00DA65D4">
            <w:pPr>
              <w:spacing w:line="360" w:lineRule="auto"/>
              <w:ind w:firstLine="0"/>
              <w:jc w:val="left"/>
              <w:rPr>
                <w:rFonts w:cs="Arial"/>
                <w:lang w:val="en-US"/>
              </w:rPr>
            </w:pPr>
            <w:r w:rsidRPr="00407B71">
              <w:rPr>
                <w:rFonts w:cs="Arial"/>
                <w:lang w:val="en-US"/>
              </w:rPr>
              <w:t xml:space="preserve">Tweets </w:t>
            </w:r>
            <w:proofErr w:type="spellStart"/>
            <w:r w:rsidRPr="00125903">
              <w:rPr>
                <w:rFonts w:cs="Arial"/>
                <w:lang w:val="en-US"/>
              </w:rPr>
              <w:t>neutros</w:t>
            </w:r>
            <w:proofErr w:type="spellEnd"/>
            <w:r w:rsidRPr="00407B71">
              <w:rPr>
                <w:rFonts w:cs="Arial"/>
                <w:lang w:val="en-US"/>
              </w:rPr>
              <w:t>: 60,2%.</w:t>
            </w:r>
          </w:p>
        </w:tc>
        <w:tc>
          <w:tcPr>
            <w:tcW w:w="2216" w:type="dxa"/>
            <w:tcBorders>
              <w:left w:val="nil"/>
              <w:bottom w:val="single" w:sz="4" w:space="0" w:color="auto"/>
              <w:right w:val="nil"/>
            </w:tcBorders>
            <w:vAlign w:val="center"/>
          </w:tcPr>
          <w:p w14:paraId="4C507CD6" w14:textId="10CA6318" w:rsidR="0015661B" w:rsidRPr="000728AF" w:rsidRDefault="0015661B" w:rsidP="00DA65D4">
            <w:pPr>
              <w:spacing w:line="360" w:lineRule="auto"/>
              <w:ind w:firstLine="0"/>
              <w:jc w:val="left"/>
              <w:rPr>
                <w:rFonts w:cs="Arial"/>
              </w:rPr>
            </w:pPr>
            <w:r>
              <w:rPr>
                <w:rFonts w:cs="Arial"/>
              </w:rPr>
              <w:t xml:space="preserve">El tamaño de la muestra y el número limitado de empresas que utilizan el </w:t>
            </w:r>
            <w:r w:rsidRPr="005715A5">
              <w:rPr>
                <w:rFonts w:cs="Arial"/>
              </w:rPr>
              <w:t>hashtag</w:t>
            </w:r>
            <w:r>
              <w:rPr>
                <w:rFonts w:cs="Arial"/>
              </w:rPr>
              <w:t xml:space="preserve"> #BlackFriday.</w:t>
            </w:r>
          </w:p>
        </w:tc>
      </w:tr>
      <w:tr w:rsidR="0015661B" w14:paraId="4F90FFD5" w14:textId="77777777" w:rsidTr="00226D95">
        <w:trPr>
          <w:trHeight w:val="493"/>
          <w:jc w:val="center"/>
        </w:trPr>
        <w:tc>
          <w:tcPr>
            <w:tcW w:w="1398" w:type="dxa"/>
            <w:tcBorders>
              <w:left w:val="nil"/>
              <w:bottom w:val="single" w:sz="4" w:space="0" w:color="auto"/>
              <w:right w:val="nil"/>
            </w:tcBorders>
            <w:vAlign w:val="center"/>
          </w:tcPr>
          <w:p w14:paraId="7FEE827A" w14:textId="5FDBE421" w:rsidR="0015661B" w:rsidRDefault="0015661B" w:rsidP="0015661B">
            <w:pPr>
              <w:spacing w:line="360" w:lineRule="auto"/>
              <w:ind w:firstLine="0"/>
              <w:jc w:val="center"/>
              <w:rPr>
                <w:rFonts w:cs="Arial"/>
                <w:b/>
                <w:bCs/>
              </w:rPr>
            </w:pPr>
            <w:r>
              <w:rPr>
                <w:rFonts w:cs="Arial"/>
                <w:b/>
                <w:bCs/>
              </w:rPr>
              <w:t>TR03</w:t>
            </w:r>
          </w:p>
        </w:tc>
        <w:tc>
          <w:tcPr>
            <w:tcW w:w="2499" w:type="dxa"/>
            <w:tcBorders>
              <w:left w:val="nil"/>
              <w:bottom w:val="single" w:sz="4" w:space="0" w:color="auto"/>
              <w:right w:val="nil"/>
            </w:tcBorders>
            <w:vAlign w:val="center"/>
          </w:tcPr>
          <w:p w14:paraId="7C109148" w14:textId="47B4EBAD" w:rsidR="0015661B" w:rsidRPr="00993777" w:rsidRDefault="0015661B" w:rsidP="00DA65D4">
            <w:pPr>
              <w:spacing w:line="360" w:lineRule="auto"/>
              <w:ind w:firstLine="0"/>
              <w:jc w:val="left"/>
              <w:rPr>
                <w:rFonts w:cs="Arial"/>
              </w:rPr>
            </w:pPr>
            <w:r w:rsidRPr="00993777">
              <w:rPr>
                <w:rFonts w:cs="Arial"/>
              </w:rPr>
              <w:t>Conocer cuál es la percepción y nuevos conceptos en la actualidad acerca de la maternidad en Perú.</w:t>
            </w:r>
          </w:p>
        </w:tc>
        <w:tc>
          <w:tcPr>
            <w:tcW w:w="2574" w:type="dxa"/>
            <w:tcBorders>
              <w:left w:val="nil"/>
              <w:bottom w:val="single" w:sz="4" w:space="0" w:color="auto"/>
              <w:right w:val="nil"/>
            </w:tcBorders>
            <w:vAlign w:val="center"/>
          </w:tcPr>
          <w:p w14:paraId="22A266E0" w14:textId="4E9AE768" w:rsidR="0015661B" w:rsidRPr="001E5225" w:rsidRDefault="0015661B" w:rsidP="00DA65D4">
            <w:pPr>
              <w:spacing w:line="360" w:lineRule="auto"/>
              <w:ind w:firstLine="0"/>
              <w:jc w:val="left"/>
              <w:rPr>
                <w:rFonts w:cs="Arial"/>
                <w:b/>
                <w:bCs/>
                <w:lang w:val="en-US"/>
              </w:rPr>
            </w:pPr>
            <w:r w:rsidRPr="001E5225">
              <w:rPr>
                <w:rFonts w:cs="Arial"/>
                <w:lang w:val="en-US"/>
              </w:rPr>
              <w:t>Facebook</w:t>
            </w:r>
            <w:r w:rsidR="001E5225">
              <w:rPr>
                <w:rFonts w:cs="Arial"/>
                <w:lang w:val="en-US"/>
              </w:rPr>
              <w:t xml:space="preserve"> </w:t>
            </w:r>
            <w:r w:rsidRPr="001E5225">
              <w:rPr>
                <w:rFonts w:cs="Arial"/>
                <w:lang w:val="en-US"/>
              </w:rPr>
              <w:t>API.</w:t>
            </w:r>
          </w:p>
        </w:tc>
        <w:tc>
          <w:tcPr>
            <w:tcW w:w="2059" w:type="dxa"/>
            <w:tcBorders>
              <w:left w:val="nil"/>
              <w:bottom w:val="single" w:sz="4" w:space="0" w:color="auto"/>
              <w:right w:val="nil"/>
            </w:tcBorders>
            <w:vAlign w:val="center"/>
          </w:tcPr>
          <w:p w14:paraId="4B51729F" w14:textId="46A1D7AB" w:rsidR="0015661B" w:rsidRPr="001E5225" w:rsidRDefault="0015661B" w:rsidP="00DA65D4">
            <w:pPr>
              <w:spacing w:line="360" w:lineRule="auto"/>
              <w:ind w:firstLine="0"/>
              <w:jc w:val="left"/>
              <w:rPr>
                <w:rFonts w:cs="Arial"/>
                <w:lang w:val="en-US"/>
              </w:rPr>
            </w:pPr>
            <w:r w:rsidRPr="001E5225">
              <w:rPr>
                <w:rFonts w:cs="Arial"/>
                <w:lang w:val="en-US"/>
              </w:rPr>
              <w:t>Conditional Random Fields.</w:t>
            </w:r>
          </w:p>
        </w:tc>
        <w:tc>
          <w:tcPr>
            <w:tcW w:w="2231" w:type="dxa"/>
            <w:tcBorders>
              <w:left w:val="nil"/>
              <w:bottom w:val="single" w:sz="4" w:space="0" w:color="auto"/>
              <w:right w:val="nil"/>
            </w:tcBorders>
            <w:vAlign w:val="center"/>
          </w:tcPr>
          <w:p w14:paraId="19A37AAF" w14:textId="7073D75A" w:rsidR="0015661B" w:rsidRPr="00D859C8" w:rsidRDefault="0015661B" w:rsidP="00DA65D4">
            <w:pPr>
              <w:spacing w:line="360" w:lineRule="auto"/>
              <w:ind w:firstLine="0"/>
              <w:jc w:val="left"/>
              <w:rPr>
                <w:rFonts w:cs="Arial"/>
              </w:rPr>
            </w:pPr>
            <w:r w:rsidRPr="00D859C8">
              <w:rPr>
                <w:rFonts w:cs="Arial"/>
              </w:rPr>
              <w:t xml:space="preserve">Comentarios con </w:t>
            </w:r>
            <w:r w:rsidRPr="00D859C8">
              <w:rPr>
                <w:rFonts w:cs="Arial"/>
                <w:color w:val="000000"/>
                <w:sz w:val="21"/>
                <w:szCs w:val="21"/>
              </w:rPr>
              <w:t>sentimientos positivos hacia la maternidad y a la imagen de madre</w:t>
            </w:r>
            <w:r w:rsidRPr="00D859C8">
              <w:rPr>
                <w:rFonts w:cs="Arial"/>
              </w:rPr>
              <w:t>: 72,16%.</w:t>
            </w:r>
          </w:p>
          <w:p w14:paraId="1B7F5CD9" w14:textId="420D607F" w:rsidR="0015661B" w:rsidRPr="00D859C8" w:rsidRDefault="0015661B" w:rsidP="00DA65D4">
            <w:pPr>
              <w:spacing w:line="360" w:lineRule="auto"/>
              <w:ind w:firstLine="0"/>
              <w:jc w:val="left"/>
              <w:rPr>
                <w:rFonts w:cs="Arial"/>
              </w:rPr>
            </w:pPr>
            <w:r w:rsidRPr="00D859C8">
              <w:rPr>
                <w:rFonts w:cs="Arial"/>
              </w:rPr>
              <w:t>Comentarios negativos: 27,84%.</w:t>
            </w:r>
          </w:p>
          <w:p w14:paraId="0EA71009" w14:textId="2FA657B4" w:rsidR="0015661B" w:rsidRPr="00993777" w:rsidRDefault="0015661B" w:rsidP="00DA65D4">
            <w:pPr>
              <w:spacing w:line="360" w:lineRule="auto"/>
              <w:jc w:val="left"/>
              <w:rPr>
                <w:rFonts w:cs="Arial"/>
              </w:rPr>
            </w:pPr>
          </w:p>
        </w:tc>
        <w:tc>
          <w:tcPr>
            <w:tcW w:w="2216" w:type="dxa"/>
            <w:tcBorders>
              <w:left w:val="nil"/>
              <w:bottom w:val="single" w:sz="4" w:space="0" w:color="auto"/>
              <w:right w:val="nil"/>
            </w:tcBorders>
            <w:vAlign w:val="center"/>
          </w:tcPr>
          <w:p w14:paraId="3A1EEDAE" w14:textId="7A892855" w:rsidR="0015661B" w:rsidRPr="00481D8A" w:rsidRDefault="0015661B" w:rsidP="00DA65D4">
            <w:pPr>
              <w:spacing w:line="360" w:lineRule="auto"/>
              <w:ind w:firstLine="0"/>
              <w:jc w:val="left"/>
              <w:rPr>
                <w:rFonts w:cs="Arial"/>
              </w:rPr>
            </w:pPr>
            <w:r>
              <w:rPr>
                <w:rFonts w:cs="Arial"/>
              </w:rPr>
              <w:t>El proceso de extraer el corpus lo tuvieron que realizar dos veces ya que la primera vez se encontró que la mayoría de los resultados no correspondían al concepto “madre”.</w:t>
            </w:r>
          </w:p>
        </w:tc>
      </w:tr>
      <w:tr w:rsidR="001E5225" w14:paraId="3C7B29BF" w14:textId="77777777" w:rsidTr="00226D95">
        <w:trPr>
          <w:trHeight w:val="1550"/>
          <w:jc w:val="center"/>
        </w:trPr>
        <w:tc>
          <w:tcPr>
            <w:tcW w:w="1398" w:type="dxa"/>
            <w:tcBorders>
              <w:left w:val="nil"/>
              <w:bottom w:val="single" w:sz="4" w:space="0" w:color="auto"/>
              <w:right w:val="nil"/>
            </w:tcBorders>
            <w:vAlign w:val="center"/>
          </w:tcPr>
          <w:p w14:paraId="0D871137" w14:textId="77777777" w:rsidR="001E5225" w:rsidRDefault="001E5225" w:rsidP="001E5225">
            <w:pPr>
              <w:spacing w:line="360" w:lineRule="auto"/>
              <w:ind w:firstLine="0"/>
              <w:jc w:val="center"/>
              <w:rPr>
                <w:rFonts w:cs="Arial"/>
                <w:b/>
                <w:bCs/>
              </w:rPr>
            </w:pPr>
          </w:p>
        </w:tc>
        <w:tc>
          <w:tcPr>
            <w:tcW w:w="2499" w:type="dxa"/>
            <w:tcBorders>
              <w:left w:val="nil"/>
              <w:bottom w:val="single" w:sz="4" w:space="0" w:color="auto"/>
              <w:right w:val="nil"/>
            </w:tcBorders>
            <w:vAlign w:val="center"/>
          </w:tcPr>
          <w:p w14:paraId="11AC3131" w14:textId="77777777" w:rsidR="001E5225" w:rsidRPr="00993777" w:rsidRDefault="001E5225" w:rsidP="00DA65D4">
            <w:pPr>
              <w:spacing w:line="360" w:lineRule="auto"/>
              <w:ind w:firstLine="0"/>
              <w:jc w:val="center"/>
              <w:rPr>
                <w:rFonts w:cs="Arial"/>
              </w:rPr>
            </w:pPr>
            <w:r>
              <w:rPr>
                <w:rFonts w:cs="Arial"/>
                <w:b/>
                <w:bCs/>
              </w:rPr>
              <w:t>Objetivos</w:t>
            </w:r>
          </w:p>
        </w:tc>
        <w:tc>
          <w:tcPr>
            <w:tcW w:w="2574" w:type="dxa"/>
            <w:tcBorders>
              <w:left w:val="nil"/>
              <w:bottom w:val="single" w:sz="4" w:space="0" w:color="auto"/>
              <w:right w:val="nil"/>
            </w:tcBorders>
            <w:vAlign w:val="center"/>
          </w:tcPr>
          <w:p w14:paraId="15E7DFD9" w14:textId="77777777" w:rsidR="001E5225" w:rsidRPr="00D859C8" w:rsidRDefault="001E5225" w:rsidP="00DA65D4">
            <w:pPr>
              <w:spacing w:line="360" w:lineRule="auto"/>
              <w:ind w:firstLine="0"/>
              <w:jc w:val="center"/>
              <w:rPr>
                <w:rFonts w:cs="Arial"/>
              </w:rPr>
            </w:pPr>
            <w:r>
              <w:rPr>
                <w:rFonts w:cs="Arial"/>
                <w:b/>
                <w:bCs/>
              </w:rPr>
              <w:t>Herramientas para la obtención y procesamiento del texto</w:t>
            </w:r>
          </w:p>
        </w:tc>
        <w:tc>
          <w:tcPr>
            <w:tcW w:w="2059" w:type="dxa"/>
            <w:tcBorders>
              <w:left w:val="nil"/>
              <w:bottom w:val="single" w:sz="4" w:space="0" w:color="auto"/>
              <w:right w:val="nil"/>
            </w:tcBorders>
            <w:vAlign w:val="center"/>
          </w:tcPr>
          <w:p w14:paraId="7B834066" w14:textId="77777777" w:rsidR="001E5225" w:rsidRDefault="001E5225" w:rsidP="00DA65D4">
            <w:pPr>
              <w:spacing w:line="360" w:lineRule="auto"/>
              <w:ind w:firstLine="0"/>
              <w:jc w:val="center"/>
              <w:rPr>
                <w:rFonts w:cs="Arial"/>
                <w:b/>
                <w:bCs/>
              </w:rPr>
            </w:pPr>
            <w:r>
              <w:rPr>
                <w:rFonts w:cs="Arial"/>
                <w:b/>
                <w:bCs/>
              </w:rPr>
              <w:t>Algoritmos para la clasificación</w:t>
            </w:r>
          </w:p>
        </w:tc>
        <w:tc>
          <w:tcPr>
            <w:tcW w:w="2231" w:type="dxa"/>
            <w:tcBorders>
              <w:left w:val="nil"/>
              <w:bottom w:val="single" w:sz="4" w:space="0" w:color="auto"/>
              <w:right w:val="nil"/>
            </w:tcBorders>
            <w:vAlign w:val="center"/>
          </w:tcPr>
          <w:p w14:paraId="754A8E93" w14:textId="77777777" w:rsidR="001E5225" w:rsidRPr="00407B71" w:rsidRDefault="001E5225" w:rsidP="00DA65D4">
            <w:pPr>
              <w:spacing w:line="360" w:lineRule="auto"/>
              <w:ind w:firstLine="0"/>
              <w:jc w:val="center"/>
              <w:rPr>
                <w:rFonts w:cs="Arial"/>
                <w:lang w:val="en-US"/>
              </w:rPr>
            </w:pPr>
            <w:r>
              <w:rPr>
                <w:rFonts w:cs="Arial"/>
                <w:b/>
                <w:bCs/>
              </w:rPr>
              <w:t>Resultados</w:t>
            </w:r>
          </w:p>
        </w:tc>
        <w:tc>
          <w:tcPr>
            <w:tcW w:w="2216" w:type="dxa"/>
            <w:tcBorders>
              <w:left w:val="nil"/>
              <w:bottom w:val="single" w:sz="4" w:space="0" w:color="auto"/>
              <w:right w:val="nil"/>
            </w:tcBorders>
            <w:vAlign w:val="center"/>
          </w:tcPr>
          <w:p w14:paraId="484C919E" w14:textId="77777777" w:rsidR="001E5225" w:rsidRDefault="001E5225" w:rsidP="00DA65D4">
            <w:pPr>
              <w:spacing w:line="360" w:lineRule="auto"/>
              <w:ind w:firstLine="0"/>
              <w:jc w:val="center"/>
              <w:rPr>
                <w:rFonts w:cs="Arial"/>
              </w:rPr>
            </w:pPr>
            <w:r>
              <w:rPr>
                <w:rFonts w:cs="Arial"/>
                <w:b/>
                <w:bCs/>
              </w:rPr>
              <w:t>Inconvenientes</w:t>
            </w:r>
          </w:p>
        </w:tc>
      </w:tr>
      <w:tr w:rsidR="0015661B" w14:paraId="671E9F01" w14:textId="77777777" w:rsidTr="00226D95">
        <w:trPr>
          <w:trHeight w:val="841"/>
          <w:jc w:val="center"/>
        </w:trPr>
        <w:tc>
          <w:tcPr>
            <w:tcW w:w="1398" w:type="dxa"/>
            <w:tcBorders>
              <w:left w:val="nil"/>
              <w:right w:val="nil"/>
            </w:tcBorders>
            <w:vAlign w:val="center"/>
          </w:tcPr>
          <w:p w14:paraId="08B35D22" w14:textId="100A56C0" w:rsidR="0015661B" w:rsidRDefault="0015661B" w:rsidP="0015661B">
            <w:pPr>
              <w:spacing w:line="360" w:lineRule="auto"/>
              <w:ind w:firstLine="0"/>
              <w:jc w:val="center"/>
              <w:rPr>
                <w:rFonts w:cs="Arial"/>
                <w:b/>
                <w:bCs/>
              </w:rPr>
            </w:pPr>
            <w:r>
              <w:rPr>
                <w:rFonts w:cs="Arial"/>
                <w:b/>
                <w:bCs/>
              </w:rPr>
              <w:t>TR04</w:t>
            </w:r>
          </w:p>
        </w:tc>
        <w:tc>
          <w:tcPr>
            <w:tcW w:w="2499" w:type="dxa"/>
            <w:tcBorders>
              <w:left w:val="nil"/>
              <w:right w:val="nil"/>
            </w:tcBorders>
            <w:vAlign w:val="center"/>
          </w:tcPr>
          <w:p w14:paraId="64089127" w14:textId="0FA89623" w:rsidR="0015661B" w:rsidRPr="00993777" w:rsidRDefault="0015661B" w:rsidP="00DA65D4">
            <w:pPr>
              <w:spacing w:line="360" w:lineRule="auto"/>
              <w:ind w:firstLine="0"/>
              <w:jc w:val="left"/>
              <w:rPr>
                <w:rFonts w:cs="Arial"/>
                <w:b/>
                <w:bCs/>
              </w:rPr>
            </w:pPr>
            <w:r w:rsidRPr="00993777">
              <w:rPr>
                <w:rFonts w:cs="Arial"/>
              </w:rPr>
              <w:t>Analizar la polaridad de comentarios publicados en fotos de cuentas infantiles gestionadas por padres en la red social Instagram.</w:t>
            </w:r>
          </w:p>
        </w:tc>
        <w:tc>
          <w:tcPr>
            <w:tcW w:w="2574" w:type="dxa"/>
            <w:tcBorders>
              <w:left w:val="nil"/>
              <w:right w:val="nil"/>
            </w:tcBorders>
            <w:vAlign w:val="center"/>
          </w:tcPr>
          <w:p w14:paraId="37B58106" w14:textId="05DFD26C" w:rsidR="0015661B" w:rsidRPr="00A13F02" w:rsidRDefault="0015661B" w:rsidP="00DA65D4">
            <w:pPr>
              <w:spacing w:line="360" w:lineRule="auto"/>
              <w:ind w:firstLine="0"/>
              <w:jc w:val="left"/>
              <w:rPr>
                <w:rFonts w:cs="Arial"/>
              </w:rPr>
            </w:pPr>
            <w:proofErr w:type="spellStart"/>
            <w:r w:rsidRPr="00A13F02">
              <w:rPr>
                <w:rFonts w:cs="Arial"/>
              </w:rPr>
              <w:t>TextBlob</w:t>
            </w:r>
            <w:proofErr w:type="spellEnd"/>
            <w:r>
              <w:rPr>
                <w:rFonts w:cs="Arial"/>
              </w:rPr>
              <w:t>.</w:t>
            </w:r>
          </w:p>
        </w:tc>
        <w:tc>
          <w:tcPr>
            <w:tcW w:w="2059" w:type="dxa"/>
            <w:tcBorders>
              <w:left w:val="nil"/>
              <w:right w:val="nil"/>
            </w:tcBorders>
            <w:vAlign w:val="center"/>
          </w:tcPr>
          <w:p w14:paraId="4923A6AF" w14:textId="1817A092" w:rsidR="0015661B" w:rsidRPr="00A50F50" w:rsidRDefault="00E25C8B" w:rsidP="00DA65D4">
            <w:pPr>
              <w:spacing w:line="360" w:lineRule="auto"/>
              <w:ind w:firstLine="0"/>
              <w:jc w:val="left"/>
              <w:rPr>
                <w:rFonts w:cs="Arial"/>
              </w:rPr>
            </w:pPr>
            <w:r>
              <w:rPr>
                <w:rFonts w:cs="Arial"/>
              </w:rPr>
              <w:t>No mencionan</w:t>
            </w:r>
          </w:p>
        </w:tc>
        <w:tc>
          <w:tcPr>
            <w:tcW w:w="2231" w:type="dxa"/>
            <w:tcBorders>
              <w:left w:val="nil"/>
              <w:right w:val="nil"/>
            </w:tcBorders>
            <w:vAlign w:val="center"/>
          </w:tcPr>
          <w:p w14:paraId="17BA1B90" w14:textId="527C56C2" w:rsidR="0015661B" w:rsidRPr="00F20FDB" w:rsidRDefault="0015661B" w:rsidP="00DA65D4">
            <w:pPr>
              <w:spacing w:line="360" w:lineRule="auto"/>
              <w:ind w:firstLine="0"/>
              <w:jc w:val="left"/>
              <w:rPr>
                <w:rFonts w:cs="Arial"/>
              </w:rPr>
            </w:pPr>
            <w:r w:rsidRPr="00F20FDB">
              <w:rPr>
                <w:rFonts w:cs="Arial"/>
              </w:rPr>
              <w:t>Entradas positivas: 75,81%.</w:t>
            </w:r>
          </w:p>
          <w:p w14:paraId="3C05B4B9" w14:textId="383B36EF" w:rsidR="0015661B" w:rsidRPr="00F20FDB" w:rsidRDefault="0015661B" w:rsidP="00DA65D4">
            <w:pPr>
              <w:spacing w:line="360" w:lineRule="auto"/>
              <w:ind w:firstLine="0"/>
              <w:jc w:val="left"/>
              <w:rPr>
                <w:rFonts w:cs="Arial"/>
              </w:rPr>
            </w:pPr>
            <w:r w:rsidRPr="00F20FDB">
              <w:rPr>
                <w:rFonts w:cs="Arial"/>
              </w:rPr>
              <w:t>Entradas negativas: 14,66%.</w:t>
            </w:r>
          </w:p>
          <w:p w14:paraId="77BE69CD" w14:textId="57A66A69" w:rsidR="0015661B" w:rsidRPr="00F20FDB" w:rsidRDefault="0015661B" w:rsidP="00DA65D4">
            <w:pPr>
              <w:spacing w:line="360" w:lineRule="auto"/>
              <w:ind w:firstLine="0"/>
              <w:jc w:val="left"/>
              <w:rPr>
                <w:rFonts w:cs="Arial"/>
              </w:rPr>
            </w:pPr>
            <w:r w:rsidRPr="00F20FDB">
              <w:rPr>
                <w:rFonts w:cs="Arial"/>
              </w:rPr>
              <w:t>Entradas neutras: 9,4%</w:t>
            </w:r>
          </w:p>
        </w:tc>
        <w:tc>
          <w:tcPr>
            <w:tcW w:w="2216" w:type="dxa"/>
            <w:tcBorders>
              <w:left w:val="nil"/>
              <w:right w:val="nil"/>
            </w:tcBorders>
            <w:vAlign w:val="center"/>
          </w:tcPr>
          <w:p w14:paraId="5EEDE2B2" w14:textId="6886AE76" w:rsidR="0015661B" w:rsidRPr="00A50F50" w:rsidRDefault="0015661B" w:rsidP="00DA65D4">
            <w:pPr>
              <w:spacing w:line="360" w:lineRule="auto"/>
              <w:ind w:firstLine="0"/>
              <w:jc w:val="left"/>
              <w:rPr>
                <w:rFonts w:cs="Arial"/>
              </w:rPr>
            </w:pPr>
            <w:r>
              <w:rPr>
                <w:rFonts w:cs="Arial"/>
              </w:rPr>
              <w:t>Corpus textual limitado.</w:t>
            </w:r>
          </w:p>
        </w:tc>
      </w:tr>
    </w:tbl>
    <w:p w14:paraId="279A6CAB" w14:textId="77777777" w:rsidR="00E25C8B" w:rsidRDefault="00E01FFA" w:rsidP="00226D95">
      <w:pPr>
        <w:ind w:firstLine="567"/>
        <w:rPr>
          <w:rFonts w:cs="Arial"/>
          <w:sz w:val="20"/>
          <w:szCs w:val="20"/>
        </w:rPr>
        <w:sectPr w:rsidR="00E25C8B" w:rsidSect="00226D95">
          <w:pgSz w:w="16838" w:h="11906" w:orient="landscape" w:code="9"/>
          <w:pgMar w:top="1440" w:right="1440" w:bottom="1440" w:left="1440" w:header="720" w:footer="720" w:gutter="0"/>
          <w:cols w:space="720"/>
          <w:docGrid w:linePitch="360"/>
        </w:sectPr>
      </w:pPr>
      <w:r w:rsidRPr="00A373E6">
        <w:rPr>
          <w:rFonts w:cs="Arial"/>
          <w:i/>
          <w:iCs/>
          <w:sz w:val="20"/>
          <w:szCs w:val="20"/>
        </w:rPr>
        <w:t xml:space="preserve">Nota. </w:t>
      </w:r>
      <w:r w:rsidRPr="00A373E6">
        <w:rPr>
          <w:rFonts w:cs="Arial"/>
          <w:sz w:val="20"/>
          <w:szCs w:val="20"/>
        </w:rPr>
        <w:t xml:space="preserve">Tabla comparativa de los </w:t>
      </w:r>
      <w:r w:rsidR="009631CC" w:rsidRPr="00A373E6">
        <w:rPr>
          <w:rFonts w:cs="Arial"/>
          <w:sz w:val="20"/>
          <w:szCs w:val="20"/>
        </w:rPr>
        <w:t>trabajos relacionados.</w:t>
      </w:r>
    </w:p>
    <w:p w14:paraId="17984991" w14:textId="77777777" w:rsidR="00E25C8B" w:rsidRPr="00E25C8B" w:rsidRDefault="00E25C8B" w:rsidP="00E25C8B">
      <w:pPr>
        <w:keepNext/>
        <w:keepLines/>
        <w:ind w:firstLine="0"/>
        <w:jc w:val="center"/>
        <w:outlineLvl w:val="0"/>
        <w:rPr>
          <w:rFonts w:eastAsiaTheme="majorEastAsia" w:cs="Arial"/>
          <w:b/>
          <w:bCs/>
          <w:caps/>
          <w:lang w:val="es-ES"/>
        </w:rPr>
      </w:pPr>
      <w:r w:rsidRPr="00E25C8B">
        <w:rPr>
          <w:rFonts w:eastAsiaTheme="majorEastAsia" w:cs="Arial"/>
          <w:b/>
          <w:bCs/>
          <w:lang w:val="es-ES"/>
        </w:rPr>
        <w:lastRenderedPageBreak/>
        <w:t>Capítulo tres</w:t>
      </w:r>
    </w:p>
    <w:p w14:paraId="484AF446" w14:textId="77777777" w:rsidR="00E25C8B" w:rsidRPr="00E25C8B" w:rsidRDefault="00E25C8B" w:rsidP="00E25C8B">
      <w:pPr>
        <w:keepNext/>
        <w:keepLines/>
        <w:ind w:firstLine="0"/>
        <w:jc w:val="center"/>
        <w:outlineLvl w:val="0"/>
        <w:rPr>
          <w:rFonts w:eastAsiaTheme="majorEastAsia" w:cs="Arial"/>
          <w:b/>
          <w:bCs/>
          <w:lang w:val="es-ES"/>
        </w:rPr>
      </w:pPr>
      <w:r w:rsidRPr="00E25C8B">
        <w:rPr>
          <w:rFonts w:eastAsiaTheme="majorEastAsia" w:cs="Arial"/>
          <w:b/>
          <w:bCs/>
          <w:lang w:val="es-ES"/>
        </w:rPr>
        <w:t>Metodología de desarrollo</w:t>
      </w:r>
    </w:p>
    <w:p w14:paraId="6025EFE1" w14:textId="02216E4B" w:rsidR="004F3ED5" w:rsidRPr="004F3ED5" w:rsidRDefault="00CC4EAC" w:rsidP="00320BF6">
      <w:pPr>
        <w:spacing w:before="240"/>
        <w:ind w:firstLine="0"/>
        <w:rPr>
          <w:lang w:val="es-ES"/>
        </w:rPr>
      </w:pPr>
      <w:r w:rsidRPr="00226D95">
        <w:rPr>
          <w:lang w:val="es-ES"/>
        </w:rPr>
        <w:t>En el presente capítulo se define la metodología con la cual se va</w:t>
      </w:r>
      <w:r w:rsidR="00707ECD" w:rsidRPr="00226D95">
        <w:rPr>
          <w:lang w:val="es-ES"/>
        </w:rPr>
        <w:t xml:space="preserve">n a resolver los objetivos planteados en esta investigación. </w:t>
      </w:r>
      <w:r w:rsidR="00721E98" w:rsidRPr="00226D95">
        <w:rPr>
          <w:lang w:val="es-ES"/>
        </w:rPr>
        <w:t>En la sección 3.1. se plantean las fases de la metodología</w:t>
      </w:r>
      <w:commentRangeStart w:id="66"/>
      <w:r w:rsidR="00721E98" w:rsidRPr="00226D95">
        <w:rPr>
          <w:lang w:val="es-ES"/>
        </w:rPr>
        <w:t>......</w:t>
      </w:r>
      <w:commentRangeEnd w:id="66"/>
      <w:r w:rsidR="00226D95">
        <w:rPr>
          <w:rStyle w:val="Refdecomentario"/>
        </w:rPr>
        <w:commentReference w:id="66"/>
      </w:r>
    </w:p>
    <w:p w14:paraId="21152D27" w14:textId="6A5C640E" w:rsidR="00D40320" w:rsidRDefault="005B632D" w:rsidP="00495D1B">
      <w:pPr>
        <w:pStyle w:val="Ttulo2"/>
        <w:numPr>
          <w:ilvl w:val="1"/>
          <w:numId w:val="8"/>
        </w:numPr>
        <w:ind w:left="0" w:firstLine="0"/>
        <w:rPr>
          <w:rFonts w:ascii="Arial" w:hAnsi="Arial" w:cs="Arial"/>
          <w:b/>
          <w:color w:val="auto"/>
          <w:sz w:val="22"/>
          <w:szCs w:val="22"/>
          <w:lang w:val="es-ES"/>
        </w:rPr>
      </w:pPr>
      <w:r w:rsidRPr="00526286">
        <w:rPr>
          <w:rFonts w:ascii="Arial" w:hAnsi="Arial" w:cs="Arial"/>
          <w:b/>
          <w:color w:val="auto"/>
          <w:sz w:val="22"/>
          <w:szCs w:val="22"/>
          <w:lang w:val="es-ES"/>
        </w:rPr>
        <w:t>Metodologías para la minería de texto</w:t>
      </w:r>
    </w:p>
    <w:p w14:paraId="725E0C21" w14:textId="136EAFD4" w:rsidR="00A41434" w:rsidRDefault="009A4332" w:rsidP="00C87843">
      <w:pPr>
        <w:ind w:firstLine="696"/>
        <w:rPr>
          <w:rFonts w:cs="Arial"/>
        </w:rPr>
      </w:pPr>
      <w:r>
        <w:rPr>
          <w:rFonts w:cs="Arial"/>
        </w:rPr>
        <w:t xml:space="preserve">No existe </w:t>
      </w:r>
      <w:r w:rsidR="005B05AD">
        <w:rPr>
          <w:rFonts w:cs="Arial"/>
        </w:rPr>
        <w:t>un</w:t>
      </w:r>
      <w:r w:rsidR="001A1AA9">
        <w:rPr>
          <w:rFonts w:cs="Arial"/>
        </w:rPr>
        <w:t xml:space="preserve"> estándar metodológico </w:t>
      </w:r>
      <w:r w:rsidR="005B05AD">
        <w:rPr>
          <w:rFonts w:cs="Arial"/>
        </w:rPr>
        <w:t xml:space="preserve">para resolver </w:t>
      </w:r>
      <w:r w:rsidR="00991877">
        <w:rPr>
          <w:rFonts w:cs="Arial"/>
        </w:rPr>
        <w:t>problemas de minería de texto</w:t>
      </w:r>
      <w:r w:rsidR="007B7FA2">
        <w:rPr>
          <w:rFonts w:cs="Arial"/>
        </w:rPr>
        <w:t>s</w:t>
      </w:r>
      <w:r w:rsidR="00E27F7D">
        <w:rPr>
          <w:rFonts w:cs="Arial"/>
        </w:rPr>
        <w:t xml:space="preserve">. </w:t>
      </w:r>
      <w:r w:rsidR="00153DCE">
        <w:rPr>
          <w:rFonts w:cs="Arial"/>
        </w:rPr>
        <w:t>Sin embargo, investigadores como</w:t>
      </w:r>
      <w:r w:rsidR="002458F3">
        <w:rPr>
          <w:rFonts w:cs="Arial"/>
        </w:rPr>
        <w:t xml:space="preserve"> </w:t>
      </w:r>
      <w:proofErr w:type="spellStart"/>
      <w:r w:rsidR="002458F3" w:rsidRPr="002458F3">
        <w:rPr>
          <w:rFonts w:cs="Arial"/>
        </w:rPr>
        <w:t>Verma</w:t>
      </w:r>
      <w:proofErr w:type="spellEnd"/>
      <w:r w:rsidR="002458F3" w:rsidRPr="002458F3">
        <w:rPr>
          <w:rFonts w:cs="Arial"/>
        </w:rPr>
        <w:t xml:space="preserve">, </w:t>
      </w:r>
      <w:proofErr w:type="spellStart"/>
      <w:r w:rsidR="002458F3" w:rsidRPr="002458F3">
        <w:rPr>
          <w:rFonts w:cs="Arial"/>
        </w:rPr>
        <w:t>Ranjan</w:t>
      </w:r>
      <w:proofErr w:type="spellEnd"/>
      <w:r w:rsidR="002458F3" w:rsidRPr="002458F3">
        <w:rPr>
          <w:rFonts w:cs="Arial"/>
        </w:rPr>
        <w:t xml:space="preserve"> &amp; Mishra (2015)</w:t>
      </w:r>
      <w:r w:rsidR="0068159F">
        <w:rPr>
          <w:rFonts w:cs="Arial"/>
        </w:rPr>
        <w:t xml:space="preserve"> citados en </w:t>
      </w:r>
      <w:r w:rsidR="0068159F">
        <w:rPr>
          <w:rFonts w:cs="Arial"/>
        </w:rPr>
        <w:fldChar w:fldCharType="begin" w:fldLock="1"/>
      </w:r>
      <w:r w:rsidR="00B464E5">
        <w:rPr>
          <w:rFonts w:cs="Arial"/>
        </w:rPr>
        <w:instrText>ADDIN CSL_CITATION {"citationItems":[{"id":"ITEM-1","itemData":{"DOI":"doi.org/10.5195/biblios.2016.309","ISSN":"15624730","abstract":"Objective: Develop an automated classifier for the classification of bibliographic material by means of the text mining. Methodology: The text mining is used for the development of the classifier, based on a method of type supervised, conformed by two phases; learning and recognition, in the learning phase, the classifier learns patterns across the analysis of bibliographical records, of the classification Z, belonging to library science, information sciences and information resources, recovered from the database LIBRUNAM, in this phase is obtained the classifier capable of recognizing different subclasses (LC). In the recognition phase the classifier is validated and evaluates across classification tests, for this end bibliographical records of the classification Z are taken randomly, classified by a cataloguer and processed by the automated classifier, in order to obtain the precision of the automated classifier. Results: The application of the text mining achieved the development of the automated classifier, through the method classifying documents supervised type. The precision of the classifier was calculated doing the comparison among the assigned topics manually and automated obtaining 75.70% of precision. Conclusions: The application of text mining facilitated the creation of automated classifier, allowing to obtain useful technology for the classification of bibliographical material with the aim of improving and speed up the process of organizing digital documents.","author":[{"dropping-particle":"","family":"Barrera","given":"Marcial Contreras","non-dropping-particle":"","parse-names":false,"suffix":""}],"container-title":"Biblios","id":"ITEM-1","issue":"64","issued":{"date-parts":[["2016"]]},"page":"33-43","title":"Minería de texto en la clasificación de material bibliográfico","type":"article-journal"},"uris":["http://www.mendeley.com/documents/?uuid=e86cf462-5961-4797-aa0e-63a30ea88f3e"]}],"mendeley":{"formattedCitation":"(Barrera, 2016)","manualFormatting":"Barrera, (2016)","plainTextFormattedCitation":"(Barrera, 2016)","previouslyFormattedCitation":"(Barrera, 2016)"},"properties":{"noteIndex":0},"schema":"https://github.com/citation-style-language/schema/raw/master/csl-citation.json"}</w:instrText>
      </w:r>
      <w:r w:rsidR="0068159F">
        <w:rPr>
          <w:rFonts w:cs="Arial"/>
        </w:rPr>
        <w:fldChar w:fldCharType="separate"/>
      </w:r>
      <w:r w:rsidR="0068159F" w:rsidRPr="0068159F">
        <w:rPr>
          <w:rFonts w:cs="Arial"/>
          <w:noProof/>
        </w:rPr>
        <w:t xml:space="preserve">Barrera, </w:t>
      </w:r>
      <w:r w:rsidR="0068159F">
        <w:rPr>
          <w:rFonts w:cs="Arial"/>
          <w:noProof/>
        </w:rPr>
        <w:t>(</w:t>
      </w:r>
      <w:r w:rsidR="0068159F" w:rsidRPr="0068159F">
        <w:rPr>
          <w:rFonts w:cs="Arial"/>
          <w:noProof/>
        </w:rPr>
        <w:t>2016)</w:t>
      </w:r>
      <w:r w:rsidR="0068159F">
        <w:rPr>
          <w:rFonts w:cs="Arial"/>
        </w:rPr>
        <w:fldChar w:fldCharType="end"/>
      </w:r>
      <w:r w:rsidR="00E26AE1">
        <w:rPr>
          <w:rFonts w:cs="Arial"/>
        </w:rPr>
        <w:t>,</w:t>
      </w:r>
      <w:r w:rsidR="0068159F">
        <w:rPr>
          <w:rFonts w:cs="Arial"/>
        </w:rPr>
        <w:t xml:space="preserve"> </w:t>
      </w:r>
      <w:r w:rsidR="003E1C04">
        <w:rPr>
          <w:rFonts w:cs="Arial"/>
        </w:rPr>
        <w:t>proponen una m</w:t>
      </w:r>
      <w:r w:rsidR="0094110E">
        <w:rPr>
          <w:rFonts w:cs="Arial"/>
        </w:rPr>
        <w:t xml:space="preserve">etodología general </w:t>
      </w:r>
      <w:r w:rsidR="002672F5">
        <w:rPr>
          <w:rFonts w:cs="Arial"/>
        </w:rPr>
        <w:t xml:space="preserve">que </w:t>
      </w:r>
      <w:r w:rsidR="0094110E">
        <w:rPr>
          <w:rFonts w:cs="Arial"/>
        </w:rPr>
        <w:t xml:space="preserve">contempla dos fases; </w:t>
      </w:r>
      <w:r w:rsidR="001B19BE">
        <w:rPr>
          <w:rFonts w:cs="Arial"/>
        </w:rPr>
        <w:t xml:space="preserve">la fase de refinación del texto en donde se transforman los documentos </w:t>
      </w:r>
      <w:r w:rsidR="00A87E2E">
        <w:rPr>
          <w:rFonts w:cs="Arial"/>
        </w:rPr>
        <w:t xml:space="preserve">y se los representa en estructuras de datos; y otra fase de destilación del </w:t>
      </w:r>
      <w:r w:rsidR="00B940BB">
        <w:rPr>
          <w:rFonts w:cs="Arial"/>
        </w:rPr>
        <w:t xml:space="preserve">conocimiento, en donde a partir de las estructuras de datos generadas en la primera fase, </w:t>
      </w:r>
      <w:r w:rsidR="008E234E">
        <w:rPr>
          <w:rFonts w:cs="Arial"/>
        </w:rPr>
        <w:t xml:space="preserve">se identifican </w:t>
      </w:r>
      <w:r w:rsidR="00874011">
        <w:rPr>
          <w:rFonts w:cs="Arial"/>
        </w:rPr>
        <w:t xml:space="preserve">los </w:t>
      </w:r>
      <w:r w:rsidR="009476B8">
        <w:rPr>
          <w:rFonts w:cs="Arial"/>
        </w:rPr>
        <w:t xml:space="preserve">patrones </w:t>
      </w:r>
      <w:r w:rsidR="00874011">
        <w:rPr>
          <w:rFonts w:cs="Arial"/>
        </w:rPr>
        <w:t xml:space="preserve">que servirán de </w:t>
      </w:r>
      <w:r w:rsidR="009476B8">
        <w:rPr>
          <w:rFonts w:cs="Arial"/>
        </w:rPr>
        <w:t xml:space="preserve">base de </w:t>
      </w:r>
      <w:r w:rsidR="00874011">
        <w:rPr>
          <w:rFonts w:cs="Arial"/>
        </w:rPr>
        <w:t xml:space="preserve">conocimiento. </w:t>
      </w:r>
    </w:p>
    <w:p w14:paraId="4316C916" w14:textId="211D10D3" w:rsidR="002672F5" w:rsidRDefault="00A41434" w:rsidP="00C87843">
      <w:pPr>
        <w:ind w:firstLine="0"/>
        <w:rPr>
          <w:rFonts w:cs="Arial"/>
        </w:rPr>
      </w:pPr>
      <w:r>
        <w:rPr>
          <w:rFonts w:cs="Arial"/>
        </w:rPr>
        <w:tab/>
      </w:r>
      <w:r w:rsidR="00722B4A">
        <w:rPr>
          <w:rFonts w:cs="Arial"/>
        </w:rPr>
        <w:t xml:space="preserve"> </w:t>
      </w:r>
      <w:r w:rsidR="00E73BE0">
        <w:rPr>
          <w:rFonts w:cs="Arial"/>
        </w:rPr>
        <w:t xml:space="preserve">Por otro lado, </w:t>
      </w:r>
      <w:proofErr w:type="spellStart"/>
      <w:r w:rsidR="00E73BE0" w:rsidRPr="00E73BE0">
        <w:rPr>
          <w:rFonts w:cs="Arial"/>
        </w:rPr>
        <w:t>M.Sukanya</w:t>
      </w:r>
      <w:proofErr w:type="spellEnd"/>
      <w:r w:rsidR="00E73BE0" w:rsidRPr="00E73BE0">
        <w:rPr>
          <w:rFonts w:cs="Arial"/>
        </w:rPr>
        <w:t xml:space="preserve"> (2012),</w:t>
      </w:r>
      <w:r w:rsidR="00E73BE0">
        <w:rPr>
          <w:rFonts w:cs="Arial"/>
        </w:rPr>
        <w:t xml:space="preserve"> citado en el mismo estudi</w:t>
      </w:r>
      <w:r w:rsidR="00B464E5">
        <w:rPr>
          <w:rFonts w:cs="Arial"/>
        </w:rPr>
        <w:t xml:space="preserve">o de </w:t>
      </w:r>
      <w:r w:rsidR="00B464E5">
        <w:rPr>
          <w:rFonts w:cs="Arial"/>
        </w:rPr>
        <w:fldChar w:fldCharType="begin" w:fldLock="1"/>
      </w:r>
      <w:r w:rsidR="007041FB">
        <w:rPr>
          <w:rFonts w:cs="Arial"/>
        </w:rPr>
        <w:instrText>ADDIN CSL_CITATION {"citationItems":[{"id":"ITEM-1","itemData":{"DOI":"doi.org/10.5195/biblios.2016.309","ISSN":"15624730","abstract":"Objective: Develop an automated classifier for the classification of bibliographic material by means of the text mining. Methodology: The text mining is used for the development of the classifier, based on a method of type supervised, conformed by two phases; learning and recognition, in the learning phase, the classifier learns patterns across the analysis of bibliographical records, of the classification Z, belonging to library science, information sciences and information resources, recovered from the database LIBRUNAM, in this phase is obtained the classifier capable of recognizing different subclasses (LC). In the recognition phase the classifier is validated and evaluates across classification tests, for this end bibliographical records of the classification Z are taken randomly, classified by a cataloguer and processed by the automated classifier, in order to obtain the precision of the automated classifier. Results: The application of the text mining achieved the development of the automated classifier, through the method classifying documents supervised type. The precision of the classifier was calculated doing the comparison among the assigned topics manually and automated obtaining 75.70% of precision. Conclusions: The application of text mining facilitated the creation of automated classifier, allowing to obtain useful technology for the classification of bibliographical material with the aim of improving and speed up the process of organizing digital documents.","author":[{"dropping-particle":"","family":"Barrera","given":"Marcial Contreras","non-dropping-particle":"","parse-names":false,"suffix":""}],"container-title":"Biblios","id":"ITEM-1","issue":"64","issued":{"date-parts":[["2016"]]},"page":"33-43","title":"Minería de texto en la clasificación de material bibliográfico","type":"article-journal"},"uris":["http://www.mendeley.com/documents/?uuid=e86cf462-5961-4797-aa0e-63a30ea88f3e"]}],"mendeley":{"formattedCitation":"(Barrera, 2016)","manualFormatting":"Barrera, (2016)","plainTextFormattedCitation":"(Barrera, 2016)","previouslyFormattedCitation":"(Barrera, 2016)"},"properties":{"noteIndex":0},"schema":"https://github.com/citation-style-language/schema/raw/master/csl-citation.json"}</w:instrText>
      </w:r>
      <w:r w:rsidR="00B464E5">
        <w:rPr>
          <w:rFonts w:cs="Arial"/>
        </w:rPr>
        <w:fldChar w:fldCharType="separate"/>
      </w:r>
      <w:r w:rsidR="00B464E5" w:rsidRPr="00B464E5">
        <w:rPr>
          <w:rFonts w:cs="Arial"/>
          <w:noProof/>
        </w:rPr>
        <w:t xml:space="preserve">Barrera, </w:t>
      </w:r>
      <w:r w:rsidR="00B464E5">
        <w:rPr>
          <w:rFonts w:cs="Arial"/>
          <w:noProof/>
        </w:rPr>
        <w:t>(</w:t>
      </w:r>
      <w:r w:rsidR="00B464E5" w:rsidRPr="00B464E5">
        <w:rPr>
          <w:rFonts w:cs="Arial"/>
          <w:noProof/>
        </w:rPr>
        <w:t>2016)</w:t>
      </w:r>
      <w:r w:rsidR="00B464E5">
        <w:rPr>
          <w:rFonts w:cs="Arial"/>
        </w:rPr>
        <w:fldChar w:fldCharType="end"/>
      </w:r>
      <w:r w:rsidR="00B464E5">
        <w:rPr>
          <w:rFonts w:cs="Arial"/>
        </w:rPr>
        <w:t xml:space="preserve">, </w:t>
      </w:r>
      <w:r w:rsidR="0036262B">
        <w:rPr>
          <w:rFonts w:cs="Arial"/>
        </w:rPr>
        <w:t xml:space="preserve">propone una metodología más específica </w:t>
      </w:r>
      <w:r w:rsidR="00407B39">
        <w:rPr>
          <w:rFonts w:cs="Arial"/>
        </w:rPr>
        <w:t>en la cual e</w:t>
      </w:r>
      <w:r w:rsidR="002672F5">
        <w:rPr>
          <w:rFonts w:cs="Arial"/>
        </w:rPr>
        <w:t>l</w:t>
      </w:r>
      <w:r w:rsidR="00407B39">
        <w:rPr>
          <w:rFonts w:cs="Arial"/>
        </w:rPr>
        <w:t xml:space="preserve"> proceso para la resolución de </w:t>
      </w:r>
      <w:r w:rsidR="0043070A">
        <w:rPr>
          <w:rFonts w:cs="Arial"/>
        </w:rPr>
        <w:t>problemas</w:t>
      </w:r>
      <w:r w:rsidR="00407B39">
        <w:rPr>
          <w:rFonts w:cs="Arial"/>
        </w:rPr>
        <w:t xml:space="preserve"> de minería de texto consta de varias </w:t>
      </w:r>
      <w:r w:rsidR="0043070A">
        <w:rPr>
          <w:rFonts w:cs="Arial"/>
        </w:rPr>
        <w:t>fases</w:t>
      </w:r>
      <w:r w:rsidR="009476B8">
        <w:rPr>
          <w:rFonts w:cs="Arial"/>
        </w:rPr>
        <w:t>. E</w:t>
      </w:r>
      <w:r w:rsidR="0043070A">
        <w:rPr>
          <w:rFonts w:cs="Arial"/>
        </w:rPr>
        <w:t>n la primera fase se define el propósito de la minería de text</w:t>
      </w:r>
      <w:r w:rsidR="001D5685">
        <w:rPr>
          <w:rFonts w:cs="Arial"/>
        </w:rPr>
        <w:t>o</w:t>
      </w:r>
      <w:r w:rsidR="009476B8">
        <w:rPr>
          <w:rFonts w:cs="Arial"/>
        </w:rPr>
        <w:t>. E</w:t>
      </w:r>
      <w:r w:rsidR="001D5685">
        <w:rPr>
          <w:rFonts w:cs="Arial"/>
        </w:rPr>
        <w:t>n la segunda</w:t>
      </w:r>
      <w:r w:rsidR="00436D13">
        <w:rPr>
          <w:rFonts w:cs="Arial"/>
        </w:rPr>
        <w:t xml:space="preserve"> fase se realiza el proceso de recuperación </w:t>
      </w:r>
      <w:r w:rsidR="00EB7D0A">
        <w:rPr>
          <w:rFonts w:cs="Arial"/>
        </w:rPr>
        <w:t>de la información. En la tercera fase se realiza el preprocesamiento de los datos</w:t>
      </w:r>
      <w:r w:rsidR="00151C45">
        <w:rPr>
          <w:rFonts w:cs="Arial"/>
        </w:rPr>
        <w:t xml:space="preserve">. En la cuarta fase </w:t>
      </w:r>
      <w:r w:rsidR="00AE6E4B">
        <w:rPr>
          <w:rFonts w:cs="Arial"/>
        </w:rPr>
        <w:t>se procede con la extracción de relaciones o patrones</w:t>
      </w:r>
      <w:r w:rsidR="00D5425A">
        <w:rPr>
          <w:rFonts w:cs="Arial"/>
        </w:rPr>
        <w:t>. Finalmente</w:t>
      </w:r>
      <w:r w:rsidR="009476B8">
        <w:rPr>
          <w:rFonts w:cs="Arial"/>
        </w:rPr>
        <w:t>,</w:t>
      </w:r>
      <w:r w:rsidR="00D5425A">
        <w:rPr>
          <w:rFonts w:cs="Arial"/>
        </w:rPr>
        <w:t xml:space="preserve"> como último paso se presentan los resultados </w:t>
      </w:r>
      <w:r w:rsidR="004E55F2">
        <w:rPr>
          <w:rFonts w:cs="Arial"/>
        </w:rPr>
        <w:t>para su posterior interpretación</w:t>
      </w:r>
      <w:r w:rsidR="002672F5">
        <w:rPr>
          <w:rFonts w:cs="Arial"/>
        </w:rPr>
        <w:t>.</w:t>
      </w:r>
    </w:p>
    <w:p w14:paraId="23AB2E37" w14:textId="583B0AA3" w:rsidR="009519F6" w:rsidRDefault="002D0CDC" w:rsidP="009519F6">
      <w:pPr>
        <w:ind w:firstLine="0"/>
        <w:rPr>
          <w:rFonts w:cs="Arial"/>
        </w:rPr>
      </w:pPr>
      <w:r>
        <w:rPr>
          <w:rFonts w:cs="Arial"/>
        </w:rPr>
        <w:tab/>
      </w:r>
      <w:r w:rsidR="00864CEF">
        <w:rPr>
          <w:rFonts w:cs="Arial"/>
        </w:rPr>
        <w:t xml:space="preserve">Para </w:t>
      </w:r>
      <w:r w:rsidR="006166A7">
        <w:rPr>
          <w:rFonts w:cs="Arial"/>
        </w:rPr>
        <w:t>esta investigación</w:t>
      </w:r>
      <w:r w:rsidR="00864CEF">
        <w:rPr>
          <w:rFonts w:cs="Arial"/>
        </w:rPr>
        <w:t xml:space="preserve"> se seleccion</w:t>
      </w:r>
      <w:r w:rsidR="009476B8">
        <w:rPr>
          <w:rFonts w:cs="Arial"/>
        </w:rPr>
        <w:t>a</w:t>
      </w:r>
      <w:r w:rsidR="00864CEF">
        <w:rPr>
          <w:rFonts w:cs="Arial"/>
        </w:rPr>
        <w:t xml:space="preserve"> </w:t>
      </w:r>
      <w:r w:rsidR="006166A7">
        <w:rPr>
          <w:rFonts w:cs="Arial"/>
        </w:rPr>
        <w:t xml:space="preserve">la metodología propuesta por M. </w:t>
      </w:r>
      <w:proofErr w:type="spellStart"/>
      <w:r w:rsidR="006166A7">
        <w:rPr>
          <w:rFonts w:cs="Arial"/>
        </w:rPr>
        <w:t>Sukanya</w:t>
      </w:r>
      <w:proofErr w:type="spellEnd"/>
      <w:r w:rsidR="006166A7">
        <w:rPr>
          <w:rFonts w:cs="Arial"/>
        </w:rPr>
        <w:t>, es decir</w:t>
      </w:r>
      <w:r w:rsidR="00BC5B90">
        <w:rPr>
          <w:rFonts w:cs="Arial"/>
        </w:rPr>
        <w:t>,</w:t>
      </w:r>
      <w:r w:rsidR="006166A7">
        <w:rPr>
          <w:rFonts w:cs="Arial"/>
        </w:rPr>
        <w:t xml:space="preserve"> la metodología </w:t>
      </w:r>
      <w:r w:rsidR="001C641C">
        <w:rPr>
          <w:rFonts w:cs="Arial"/>
        </w:rPr>
        <w:t xml:space="preserve">más específica. </w:t>
      </w:r>
      <w:r w:rsidR="00E76598">
        <w:rPr>
          <w:rFonts w:cs="Arial"/>
        </w:rPr>
        <w:t>Se hizo esta</w:t>
      </w:r>
      <w:r w:rsidR="001C641C">
        <w:rPr>
          <w:rFonts w:cs="Arial"/>
        </w:rPr>
        <w:t xml:space="preserve"> elección</w:t>
      </w:r>
      <w:r w:rsidR="006F4E22">
        <w:rPr>
          <w:rFonts w:cs="Arial"/>
        </w:rPr>
        <w:t xml:space="preserve"> principalmente porque</w:t>
      </w:r>
      <w:r w:rsidR="001C641C">
        <w:rPr>
          <w:rFonts w:cs="Arial"/>
        </w:rPr>
        <w:t xml:space="preserve"> al dividir el problema en un conjunto de pasos más grande, se tiene un mejor control </w:t>
      </w:r>
      <w:r w:rsidR="009C260A">
        <w:rPr>
          <w:rFonts w:cs="Arial"/>
        </w:rPr>
        <w:t xml:space="preserve">del proceso </w:t>
      </w:r>
      <w:r w:rsidR="00B76B38">
        <w:rPr>
          <w:rFonts w:cs="Arial"/>
        </w:rPr>
        <w:t>de desarrollo</w:t>
      </w:r>
      <w:r w:rsidR="00577FC2">
        <w:rPr>
          <w:rFonts w:cs="Arial"/>
        </w:rPr>
        <w:t xml:space="preserve"> lo que facilita </w:t>
      </w:r>
      <w:r w:rsidR="006F4E22">
        <w:rPr>
          <w:rFonts w:cs="Arial"/>
        </w:rPr>
        <w:t>la obtención de resultados.</w:t>
      </w:r>
      <w:r w:rsidR="009519F6">
        <w:rPr>
          <w:rFonts w:cs="Arial"/>
        </w:rPr>
        <w:t xml:space="preserve"> </w:t>
      </w:r>
      <w:r w:rsidR="001A6772">
        <w:rPr>
          <w:rFonts w:cs="Arial"/>
        </w:rPr>
        <w:t>En la figura 15 se muestra un diagrama de la metodología a</w:t>
      </w:r>
      <w:r w:rsidR="00D33ACD">
        <w:rPr>
          <w:rFonts w:cs="Arial"/>
        </w:rPr>
        <w:t>daptada al contexto de esta investigación.</w:t>
      </w:r>
    </w:p>
    <w:p w14:paraId="53388440" w14:textId="3A367426" w:rsidR="007C5249" w:rsidRDefault="007C5249" w:rsidP="009519F6">
      <w:pPr>
        <w:ind w:firstLine="0"/>
        <w:rPr>
          <w:rFonts w:cs="Arial"/>
        </w:rPr>
      </w:pPr>
    </w:p>
    <w:p w14:paraId="5612BB08" w14:textId="77777777" w:rsidR="007C5249" w:rsidRDefault="007C5249" w:rsidP="009519F6">
      <w:pPr>
        <w:ind w:firstLine="0"/>
        <w:rPr>
          <w:rFonts w:cs="Arial"/>
        </w:rPr>
      </w:pPr>
    </w:p>
    <w:p w14:paraId="45480A84" w14:textId="244DBD97" w:rsidR="003805F1" w:rsidRPr="009519F6" w:rsidRDefault="00D33ACD" w:rsidP="00DA65D4">
      <w:pPr>
        <w:ind w:firstLine="0"/>
        <w:jc w:val="left"/>
        <w:rPr>
          <w:b/>
          <w:bCs/>
          <w:i/>
          <w:iCs/>
          <w:sz w:val="20"/>
          <w:szCs w:val="20"/>
        </w:rPr>
      </w:pPr>
      <w:r>
        <w:rPr>
          <w:b/>
          <w:bCs/>
          <w:i/>
          <w:iCs/>
          <w:sz w:val="20"/>
          <w:szCs w:val="20"/>
        </w:rPr>
        <w:br w:type="page"/>
      </w:r>
      <w:r w:rsidR="003805F1" w:rsidRPr="009519F6">
        <w:rPr>
          <w:b/>
          <w:bCs/>
          <w:i/>
          <w:iCs/>
          <w:sz w:val="20"/>
          <w:szCs w:val="20"/>
        </w:rPr>
        <w:lastRenderedPageBreak/>
        <w:t xml:space="preserve">Figura </w:t>
      </w:r>
      <w:r w:rsidR="003805F1" w:rsidRPr="009519F6">
        <w:rPr>
          <w:b/>
          <w:bCs/>
          <w:i/>
          <w:iCs/>
          <w:sz w:val="20"/>
          <w:szCs w:val="20"/>
        </w:rPr>
        <w:fldChar w:fldCharType="begin"/>
      </w:r>
      <w:r w:rsidR="003805F1" w:rsidRPr="009519F6">
        <w:rPr>
          <w:b/>
          <w:bCs/>
          <w:i/>
          <w:iCs/>
          <w:sz w:val="20"/>
          <w:szCs w:val="20"/>
        </w:rPr>
        <w:instrText xml:space="preserve"> SEQ Figura \* ARABIC </w:instrText>
      </w:r>
      <w:r w:rsidR="003805F1" w:rsidRPr="009519F6">
        <w:rPr>
          <w:b/>
          <w:bCs/>
          <w:i/>
          <w:iCs/>
          <w:sz w:val="20"/>
          <w:szCs w:val="20"/>
        </w:rPr>
        <w:fldChar w:fldCharType="separate"/>
      </w:r>
      <w:r w:rsidR="00DA65D4">
        <w:rPr>
          <w:b/>
          <w:bCs/>
          <w:i/>
          <w:iCs/>
          <w:noProof/>
          <w:sz w:val="20"/>
          <w:szCs w:val="20"/>
        </w:rPr>
        <w:t>15</w:t>
      </w:r>
      <w:r w:rsidR="003805F1" w:rsidRPr="009519F6">
        <w:rPr>
          <w:b/>
          <w:bCs/>
          <w:i/>
          <w:iCs/>
          <w:sz w:val="20"/>
          <w:szCs w:val="20"/>
        </w:rPr>
        <w:fldChar w:fldCharType="end"/>
      </w:r>
      <w:r w:rsidR="009519F6">
        <w:rPr>
          <w:b/>
          <w:bCs/>
          <w:i/>
          <w:iCs/>
          <w:sz w:val="20"/>
          <w:szCs w:val="20"/>
        </w:rPr>
        <w:t>.</w:t>
      </w:r>
      <w:r w:rsidR="009519F6">
        <w:rPr>
          <w:b/>
          <w:bCs/>
          <w:i/>
          <w:iCs/>
          <w:sz w:val="20"/>
          <w:szCs w:val="20"/>
        </w:rPr>
        <w:br/>
      </w:r>
      <w:r w:rsidR="009519F6" w:rsidRPr="009519F6">
        <w:rPr>
          <w:sz w:val="20"/>
          <w:szCs w:val="20"/>
        </w:rPr>
        <w:t>Metodología de desarrollo</w:t>
      </w:r>
    </w:p>
    <w:p w14:paraId="625DBA58" w14:textId="3CEEA26F" w:rsidR="00D772FB" w:rsidRDefault="00D33ACD" w:rsidP="006A6C5F">
      <w:pPr>
        <w:ind w:firstLine="0"/>
        <w:rPr>
          <w:rFonts w:cs="Arial"/>
        </w:rPr>
      </w:pPr>
      <w:r>
        <w:rPr>
          <w:noProof/>
          <w:lang w:val="es-ES"/>
        </w:rPr>
        <mc:AlternateContent>
          <mc:Choice Requires="wps">
            <w:drawing>
              <wp:anchor distT="0" distB="0" distL="114300" distR="114300" simplePos="0" relativeHeight="251753487" behindDoc="0" locked="0" layoutInCell="1" allowOverlap="1" wp14:anchorId="02A6CE68" wp14:editId="43139D2C">
                <wp:simplePos x="0" y="0"/>
                <wp:positionH relativeFrom="column">
                  <wp:posOffset>0</wp:posOffset>
                </wp:positionH>
                <wp:positionV relativeFrom="paragraph">
                  <wp:posOffset>3007995</wp:posOffset>
                </wp:positionV>
                <wp:extent cx="5730240" cy="594360"/>
                <wp:effectExtent l="0" t="0" r="3810" b="0"/>
                <wp:wrapNone/>
                <wp:docPr id="338" name="Cuadro de texto 338"/>
                <wp:cNvGraphicFramePr/>
                <a:graphic xmlns:a="http://schemas.openxmlformats.org/drawingml/2006/main">
                  <a:graphicData uri="http://schemas.microsoft.com/office/word/2010/wordprocessingShape">
                    <wps:wsp>
                      <wps:cNvSpPr txBox="1"/>
                      <wps:spPr>
                        <a:xfrm>
                          <a:off x="0" y="0"/>
                          <a:ext cx="5730240" cy="594360"/>
                        </a:xfrm>
                        <a:prstGeom prst="rect">
                          <a:avLst/>
                        </a:prstGeom>
                        <a:solidFill>
                          <a:schemeClr val="lt1"/>
                        </a:solidFill>
                        <a:ln w="6350">
                          <a:noFill/>
                        </a:ln>
                      </wps:spPr>
                      <wps:txbx>
                        <w:txbxContent>
                          <w:p w14:paraId="29AE1657" w14:textId="0CEE3F5F" w:rsidR="00F367BC" w:rsidRPr="006A0C6A" w:rsidRDefault="00F367BC" w:rsidP="00637E90">
                            <w:pPr>
                              <w:ind w:firstLine="0"/>
                              <w:rPr>
                                <w:sz w:val="20"/>
                                <w:szCs w:val="20"/>
                              </w:rPr>
                            </w:pPr>
                            <w:r>
                              <w:rPr>
                                <w:i/>
                                <w:iCs/>
                                <w:sz w:val="20"/>
                                <w:szCs w:val="20"/>
                              </w:rPr>
                              <w:t xml:space="preserve">Nota. </w:t>
                            </w:r>
                            <w:r>
                              <w:rPr>
                                <w:sz w:val="20"/>
                                <w:szCs w:val="20"/>
                              </w:rPr>
                              <w:t xml:space="preserve">Esta figura resume el proceso metodológico que se va a seguir para desarrollar la aplicación del presente trabajo de titulación [Diagrama de flujo].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CE68" id="Cuadro de texto 338" o:spid="_x0000_s1299" type="#_x0000_t202" style="position:absolute;left:0;text-align:left;margin-left:0;margin-top:236.85pt;width:451.2pt;height:46.8pt;z-index:2517534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" fillcolor="white [3201]" stroked="f" strokeweight=".5pt">
                <v:textbox>
                  <w:txbxContent>
                    <w:p w14:paraId="29AE1657" w14:textId="0CEE3F5F" w:rsidR="00F367BC" w:rsidRPr="006A0C6A" w:rsidRDefault="00F367BC" w:rsidP="00637E90">
                      <w:pPr>
                        <w:ind w:firstLine="0"/>
                        <w:rPr>
                          <w:sz w:val="20"/>
                          <w:szCs w:val="20"/>
                        </w:rPr>
                      </w:pPr>
                      <w:r>
                        <w:rPr>
                          <w:i/>
                          <w:iCs/>
                          <w:sz w:val="20"/>
                          <w:szCs w:val="20"/>
                        </w:rPr>
                        <w:t xml:space="preserve">Nota. </w:t>
                      </w:r>
                      <w:r>
                        <w:rPr>
                          <w:sz w:val="20"/>
                          <w:szCs w:val="20"/>
                        </w:rPr>
                        <w:t xml:space="preserve">Esta figura resume el proceso metodológico que se va a seguir para desarrollar la aplicación del presente trabajo de titulación [Diagrama de flujo]. </w:t>
                      </w:r>
                    </w:p>
                  </w:txbxContent>
                </v:textbox>
              </v:shape>
            </w:pict>
          </mc:Fallback>
        </mc:AlternateContent>
      </w:r>
      <w:r w:rsidR="00D772FB">
        <w:rPr>
          <w:rFonts w:cs="Arial"/>
          <w:noProof/>
        </w:rPr>
        <mc:AlternateContent>
          <mc:Choice Requires="wpc">
            <w:drawing>
              <wp:inline distT="0" distB="0" distL="0" distR="0" wp14:anchorId="6EE6F1E6" wp14:editId="75865107">
                <wp:extent cx="5699760" cy="2940050"/>
                <wp:effectExtent l="0" t="0" r="15240" b="12700"/>
                <wp:docPr id="251" name="Lienzo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2"/>
                          </a:solidFill>
                        </a:ln>
                      </wpc:whole>
                      <wps:wsp>
                        <wps:cNvPr id="257" name="Cuadro de texto 257"/>
                        <wps:cNvSpPr txBox="1"/>
                        <wps:spPr>
                          <a:xfrm>
                            <a:off x="266700" y="80939"/>
                            <a:ext cx="1234440" cy="519135"/>
                          </a:xfrm>
                          <a:prstGeom prst="rect">
                            <a:avLst/>
                          </a:prstGeom>
                          <a:solidFill>
                            <a:schemeClr val="lt1"/>
                          </a:solidFill>
                          <a:ln w="6350">
                            <a:noFill/>
                          </a:ln>
                        </wps:spPr>
                        <wps:txbx>
                          <w:txbxContent>
                            <w:p w14:paraId="2CBCB963" w14:textId="4B43BC97" w:rsidR="00F367BC" w:rsidRPr="002F7CCD" w:rsidRDefault="00F367BC" w:rsidP="00F022FE">
                              <w:pPr>
                                <w:spacing w:line="360" w:lineRule="auto"/>
                                <w:ind w:firstLine="0"/>
                                <w:jc w:val="center"/>
                                <w:rPr>
                                  <w:sz w:val="20"/>
                                  <w:szCs w:val="20"/>
                                </w:rPr>
                              </w:pPr>
                              <w:r>
                                <w:rPr>
                                  <w:sz w:val="20"/>
                                  <w:szCs w:val="20"/>
                                </w:rPr>
                                <w:t>Propósito de la minería de 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Cuadro de texto 258"/>
                        <wps:cNvSpPr txBox="1"/>
                        <wps:spPr>
                          <a:xfrm>
                            <a:off x="373380" y="693419"/>
                            <a:ext cx="960120" cy="465161"/>
                          </a:xfrm>
                          <a:prstGeom prst="rect">
                            <a:avLst/>
                          </a:prstGeom>
                          <a:solidFill>
                            <a:schemeClr val="lt1"/>
                          </a:solidFill>
                          <a:ln w="6350">
                            <a:solidFill>
                              <a:prstClr val="black"/>
                            </a:solidFill>
                          </a:ln>
                        </wps:spPr>
                        <wps:txbx>
                          <w:txbxContent>
                            <w:p w14:paraId="3FD404F1" w14:textId="4AD83C9E" w:rsidR="00F367BC" w:rsidRPr="00021729" w:rsidRDefault="00F367BC" w:rsidP="00F022FE">
                              <w:pPr>
                                <w:spacing w:line="360" w:lineRule="auto"/>
                                <w:ind w:firstLine="0"/>
                                <w:jc w:val="center"/>
                                <w:rPr>
                                  <w:sz w:val="20"/>
                                  <w:szCs w:val="20"/>
                                </w:rPr>
                              </w:pPr>
                              <w:r>
                                <w:rPr>
                                  <w:sz w:val="20"/>
                                  <w:szCs w:val="20"/>
                                </w:rPr>
                                <w:t>Análisis de sentimientos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Cuadro de texto 257"/>
                        <wps:cNvSpPr txBox="1"/>
                        <wps:spPr>
                          <a:xfrm>
                            <a:off x="1866824" y="83480"/>
                            <a:ext cx="1234440" cy="434340"/>
                          </a:xfrm>
                          <a:prstGeom prst="rect">
                            <a:avLst/>
                          </a:prstGeom>
                          <a:solidFill>
                            <a:schemeClr val="lt1"/>
                          </a:solidFill>
                          <a:ln w="6350">
                            <a:noFill/>
                          </a:ln>
                        </wps:spPr>
                        <wps:txbx>
                          <w:txbxContent>
                            <w:p w14:paraId="043B3B16" w14:textId="202E6532" w:rsidR="00F367BC" w:rsidRDefault="00F367BC" w:rsidP="00F022FE">
                              <w:pPr>
                                <w:spacing w:line="360" w:lineRule="auto"/>
                                <w:ind w:firstLine="0"/>
                                <w:jc w:val="center"/>
                                <w:rPr>
                                  <w:rFonts w:eastAsia="Calibri"/>
                                  <w:sz w:val="20"/>
                                  <w:szCs w:val="20"/>
                                </w:rPr>
                              </w:pPr>
                              <w:r>
                                <w:rPr>
                                  <w:rFonts w:eastAsia="Calibri"/>
                                  <w:sz w:val="20"/>
                                  <w:szCs w:val="20"/>
                                </w:rPr>
                                <w:t>Recuperación de la información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Imagen 314"/>
                          <pic:cNvPicPr/>
                        </pic:nvPicPr>
                        <pic:blipFill>
                          <a:blip r:embed="rId52"/>
                          <a:stretch>
                            <a:fillRect/>
                          </a:stretch>
                        </pic:blipFill>
                        <pic:spPr>
                          <a:xfrm>
                            <a:off x="1796316" y="647700"/>
                            <a:ext cx="1328420" cy="693420"/>
                          </a:xfrm>
                          <a:prstGeom prst="rect">
                            <a:avLst/>
                          </a:prstGeom>
                        </pic:spPr>
                      </pic:pic>
                      <wps:wsp>
                        <wps:cNvPr id="315" name="Cuadro de texto 257"/>
                        <wps:cNvSpPr txBox="1"/>
                        <wps:spPr>
                          <a:xfrm>
                            <a:off x="3627120" y="83480"/>
                            <a:ext cx="1234440" cy="434340"/>
                          </a:xfrm>
                          <a:prstGeom prst="rect">
                            <a:avLst/>
                          </a:prstGeom>
                          <a:solidFill>
                            <a:schemeClr val="lt1"/>
                          </a:solidFill>
                          <a:ln w="6350">
                            <a:noFill/>
                          </a:ln>
                        </wps:spPr>
                        <wps:txbx>
                          <w:txbxContent>
                            <w:p w14:paraId="19C1C972" w14:textId="2B93DFDF" w:rsidR="00F367BC" w:rsidRDefault="00F367BC" w:rsidP="00F022FE">
                              <w:pPr>
                                <w:spacing w:line="360" w:lineRule="auto"/>
                                <w:ind w:firstLine="0"/>
                                <w:jc w:val="center"/>
                                <w:rPr>
                                  <w:rFonts w:eastAsia="Calibri"/>
                                  <w:sz w:val="20"/>
                                  <w:szCs w:val="20"/>
                                </w:rPr>
                              </w:pPr>
                              <w:r>
                                <w:rPr>
                                  <w:rFonts w:eastAsia="Calibri"/>
                                  <w:sz w:val="20"/>
                                  <w:szCs w:val="20"/>
                                </w:rPr>
                                <w:t>Procesamiento del texto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6" name="Cuadro de texto 258"/>
                        <wps:cNvSpPr txBox="1"/>
                        <wps:spPr>
                          <a:xfrm>
                            <a:off x="3566160" y="693760"/>
                            <a:ext cx="1441224" cy="464820"/>
                          </a:xfrm>
                          <a:prstGeom prst="rect">
                            <a:avLst/>
                          </a:prstGeom>
                          <a:solidFill>
                            <a:schemeClr val="lt1"/>
                          </a:solidFill>
                          <a:ln w="6350">
                            <a:solidFill>
                              <a:prstClr val="black"/>
                            </a:solidFill>
                          </a:ln>
                        </wps:spPr>
                        <wps:txbx>
                          <w:txbxContent>
                            <w:p w14:paraId="6F6C8D27" w14:textId="3DA1BC88" w:rsidR="00F367BC" w:rsidRDefault="00F367BC" w:rsidP="00F022FE">
                              <w:pPr>
                                <w:spacing w:line="360" w:lineRule="auto"/>
                                <w:ind w:firstLine="0"/>
                                <w:jc w:val="center"/>
                                <w:rPr>
                                  <w:rFonts w:eastAsia="Calibri"/>
                                  <w:sz w:val="20"/>
                                  <w:szCs w:val="20"/>
                                  <w:lang w:val="en-US"/>
                                </w:rPr>
                              </w:pPr>
                              <w:r>
                                <w:rPr>
                                  <w:rFonts w:eastAsia="Calibri"/>
                                  <w:sz w:val="20"/>
                                  <w:szCs w:val="20"/>
                                </w:rPr>
                                <w:t xml:space="preserve">Stop </w:t>
                              </w:r>
                              <w:r w:rsidRPr="00E50623">
                                <w:rPr>
                                  <w:rFonts w:eastAsia="Calibri"/>
                                  <w:sz w:val="20"/>
                                  <w:szCs w:val="20"/>
                                  <w:lang w:val="en-US"/>
                                </w:rPr>
                                <w:t>Words</w:t>
                              </w:r>
                              <w:r>
                                <w:rPr>
                                  <w:rFonts w:eastAsia="Calibri"/>
                                  <w:sz w:val="20"/>
                                  <w:szCs w:val="20"/>
                                </w:rPr>
                                <w:t xml:space="preserve"> </w:t>
                              </w:r>
                              <w:r w:rsidRPr="00E50623">
                                <w:rPr>
                                  <w:rFonts w:eastAsia="Calibri"/>
                                  <w:sz w:val="20"/>
                                  <w:szCs w:val="20"/>
                                  <w:lang w:val="en-US"/>
                                </w:rPr>
                                <w:t>Removal</w:t>
                              </w:r>
                            </w:p>
                            <w:p w14:paraId="00CA7B43" w14:textId="66B11E5B" w:rsidR="00F367BC" w:rsidRDefault="00F367BC" w:rsidP="00F022FE">
                              <w:pPr>
                                <w:spacing w:line="360" w:lineRule="auto"/>
                                <w:ind w:firstLine="0"/>
                                <w:jc w:val="center"/>
                                <w:rPr>
                                  <w:rFonts w:eastAsia="Calibri"/>
                                  <w:sz w:val="20"/>
                                  <w:szCs w:val="20"/>
                                </w:rPr>
                              </w:pPr>
                              <w:r>
                                <w:rPr>
                                  <w:rFonts w:eastAsia="Calibri"/>
                                  <w:sz w:val="20"/>
                                  <w:szCs w:val="20"/>
                                  <w:lang w:val="en-US"/>
                                </w:rPr>
                                <w:t>Tokenization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7" name="Cuadro de texto 257"/>
                        <wps:cNvSpPr txBox="1"/>
                        <wps:spPr>
                          <a:xfrm>
                            <a:off x="3691534" y="1601085"/>
                            <a:ext cx="1352906" cy="750615"/>
                          </a:xfrm>
                          <a:prstGeom prst="rect">
                            <a:avLst/>
                          </a:prstGeom>
                          <a:solidFill>
                            <a:schemeClr val="lt1"/>
                          </a:solidFill>
                          <a:ln w="6350">
                            <a:noFill/>
                          </a:ln>
                        </wps:spPr>
                        <wps:txbx>
                          <w:txbxContent>
                            <w:p w14:paraId="380CFA6D" w14:textId="637C6A38" w:rsidR="00F367BC" w:rsidRDefault="00F367BC" w:rsidP="00F022FE">
                              <w:pPr>
                                <w:spacing w:line="360" w:lineRule="auto"/>
                                <w:ind w:firstLine="0"/>
                                <w:jc w:val="center"/>
                                <w:rPr>
                                  <w:rFonts w:eastAsia="Calibri"/>
                                  <w:sz w:val="20"/>
                                  <w:szCs w:val="20"/>
                                </w:rPr>
                              </w:pPr>
                              <w:r>
                                <w:rPr>
                                  <w:rFonts w:eastAsia="Calibri"/>
                                  <w:sz w:val="20"/>
                                  <w:szCs w:val="20"/>
                                </w:rPr>
                                <w:t>Aplicación del método de minería de texto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Cuadro de texto 257"/>
                        <wps:cNvSpPr txBox="1"/>
                        <wps:spPr>
                          <a:xfrm>
                            <a:off x="3566160" y="2351701"/>
                            <a:ext cx="1615440" cy="284819"/>
                          </a:xfrm>
                          <a:prstGeom prst="rect">
                            <a:avLst/>
                          </a:prstGeom>
                          <a:solidFill>
                            <a:schemeClr val="lt1"/>
                          </a:solidFill>
                          <a:ln w="6350">
                            <a:solidFill>
                              <a:prstClr val="black"/>
                            </a:solidFill>
                          </a:ln>
                        </wps:spPr>
                        <wps:txbx>
                          <w:txbxContent>
                            <w:p w14:paraId="0DA60A59" w14:textId="3E91B4EF" w:rsidR="00F367BC" w:rsidRPr="00F022FE" w:rsidRDefault="00F367BC" w:rsidP="00F022FE">
                              <w:pPr>
                                <w:spacing w:line="252" w:lineRule="auto"/>
                                <w:ind w:firstLine="0"/>
                                <w:rPr>
                                  <w:rFonts w:eastAsia="Calibri"/>
                                  <w:sz w:val="20"/>
                                  <w:szCs w:val="20"/>
                                </w:rPr>
                              </w:pPr>
                              <w:r w:rsidRPr="00F022FE">
                                <w:rPr>
                                  <w:rFonts w:eastAsia="Calibri"/>
                                  <w:sz w:val="20"/>
                                  <w:szCs w:val="20"/>
                                </w:rPr>
                                <w:t>Algoritmo</w:t>
                              </w:r>
                              <w:r>
                                <w:rPr>
                                  <w:rFonts w:eastAsia="Calibri"/>
                                  <w:sz w:val="20"/>
                                  <w:szCs w:val="20"/>
                                  <w:lang w:val="en-US"/>
                                </w:rPr>
                                <w:t xml:space="preserve"> de </w:t>
                              </w:r>
                              <w:r w:rsidRPr="00F022FE">
                                <w:rPr>
                                  <w:rFonts w:eastAsia="Calibri"/>
                                  <w:sz w:val="20"/>
                                  <w:szCs w:val="20"/>
                                </w:rPr>
                                <w:t>clasificación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Conector recto de flecha 325"/>
                        <wps:cNvCnPr/>
                        <wps:spPr>
                          <a:xfrm>
                            <a:off x="1333500" y="922020"/>
                            <a:ext cx="4267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7" name="Conector recto de flecha 327"/>
                        <wps:cNvCnPr/>
                        <wps:spPr>
                          <a:xfrm>
                            <a:off x="3128940" y="922020"/>
                            <a:ext cx="4267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1" name="Conector recto 331"/>
                        <wps:cNvCnPr/>
                        <wps:spPr>
                          <a:xfrm>
                            <a:off x="5007384" y="922020"/>
                            <a:ext cx="400050" cy="0"/>
                          </a:xfrm>
                          <a:prstGeom prst="line">
                            <a:avLst/>
                          </a:prstGeom>
                        </wps:spPr>
                        <wps:style>
                          <a:lnRef idx="1">
                            <a:schemeClr val="dk1"/>
                          </a:lnRef>
                          <a:fillRef idx="0">
                            <a:schemeClr val="dk1"/>
                          </a:fillRef>
                          <a:effectRef idx="0">
                            <a:schemeClr val="dk1"/>
                          </a:effectRef>
                          <a:fontRef idx="minor">
                            <a:schemeClr val="tx1"/>
                          </a:fontRef>
                        </wps:style>
                        <wps:bodyPr/>
                      </wps:wsp>
                      <wps:wsp>
                        <wps:cNvPr id="332" name="Conector recto 332"/>
                        <wps:cNvCnPr/>
                        <wps:spPr>
                          <a:xfrm>
                            <a:off x="5407434" y="922020"/>
                            <a:ext cx="0" cy="1573530"/>
                          </a:xfrm>
                          <a:prstGeom prst="line">
                            <a:avLst/>
                          </a:prstGeom>
                        </wps:spPr>
                        <wps:style>
                          <a:lnRef idx="1">
                            <a:schemeClr val="dk1"/>
                          </a:lnRef>
                          <a:fillRef idx="0">
                            <a:schemeClr val="dk1"/>
                          </a:fillRef>
                          <a:effectRef idx="0">
                            <a:schemeClr val="dk1"/>
                          </a:effectRef>
                          <a:fontRef idx="minor">
                            <a:schemeClr val="tx1"/>
                          </a:fontRef>
                        </wps:style>
                        <wps:bodyPr/>
                      </wps:wsp>
                      <wps:wsp>
                        <wps:cNvPr id="334" name="Conector recto de flecha 334"/>
                        <wps:cNvCnPr/>
                        <wps:spPr>
                          <a:xfrm flipH="1">
                            <a:off x="5181600" y="2495550"/>
                            <a:ext cx="2258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5" name="Cuadro de texto 257"/>
                        <wps:cNvSpPr txBox="1"/>
                        <wps:spPr>
                          <a:xfrm>
                            <a:off x="1928736" y="1622086"/>
                            <a:ext cx="1252220" cy="729615"/>
                          </a:xfrm>
                          <a:prstGeom prst="rect">
                            <a:avLst/>
                          </a:prstGeom>
                          <a:solidFill>
                            <a:schemeClr val="lt1"/>
                          </a:solidFill>
                          <a:ln w="6350">
                            <a:noFill/>
                          </a:ln>
                        </wps:spPr>
                        <wps:txbx>
                          <w:txbxContent>
                            <w:p w14:paraId="504B8D58" w14:textId="01461EFA" w:rsidR="00F367BC" w:rsidRDefault="00F367BC" w:rsidP="00F022FE">
                              <w:pPr>
                                <w:spacing w:line="360" w:lineRule="auto"/>
                                <w:ind w:firstLine="0"/>
                                <w:jc w:val="center"/>
                                <w:rPr>
                                  <w:rFonts w:eastAsia="Calibri"/>
                                  <w:sz w:val="20"/>
                                  <w:szCs w:val="20"/>
                                </w:rPr>
                              </w:pPr>
                              <w:r>
                                <w:rPr>
                                  <w:rFonts w:eastAsia="Calibri"/>
                                  <w:sz w:val="20"/>
                                  <w:szCs w:val="20"/>
                                </w:rPr>
                                <w:t>Análisis de resultados e interpretación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36" name="Gráfico 336" descr="Presentación con gráfico circular contorno"/>
                          <pic:cNvPicPr>
                            <a:picLocks noChangeAspect="1"/>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2197976" y="2240280"/>
                            <a:ext cx="661670" cy="661670"/>
                          </a:xfrm>
                          <a:prstGeom prst="rect">
                            <a:avLst/>
                          </a:prstGeom>
                        </pic:spPr>
                      </pic:pic>
                      <wps:wsp>
                        <wps:cNvPr id="337" name="Conector recto de flecha 337"/>
                        <wps:cNvCnPr>
                          <a:stCxn id="318" idx="1"/>
                        </wps:cNvCnPr>
                        <wps:spPr>
                          <a:xfrm flipH="1">
                            <a:off x="2946400" y="2494111"/>
                            <a:ext cx="6197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EE6F1E6" id="Lienzo 251" o:spid="_x0000_s1300" editas="canvas" style="width:448.8pt;height:231.5pt;mso-position-horizontal-relative:char;mso-position-vertical-relative:line" coordsize="56997,29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">
                <v:shape id="_x0000_s1301" type="#_x0000_t75" style="position:absolute;width:56997;height:29400;visibility:visible;mso-wrap-style:square" filled="t" stroked="t" strokecolor="#e7e6e6 [3214]">
                  <v:fill o:detectmouseclick="t"/>
                  <v:path o:connecttype="none"/>
                </v:shape>
                <v:shape id="Cuadro de texto 257" o:spid="_x0000_s1302" type="#_x0000_t202" style="position:absolute;left:2667;top:809;width:12344;height:5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2CBCB963" w14:textId="4B43BC97" w:rsidR="00F367BC" w:rsidRPr="002F7CCD" w:rsidRDefault="00F367BC" w:rsidP="00F022FE">
                        <w:pPr>
                          <w:spacing w:line="360" w:lineRule="auto"/>
                          <w:ind w:firstLine="0"/>
                          <w:jc w:val="center"/>
                          <w:rPr>
                            <w:sz w:val="20"/>
                            <w:szCs w:val="20"/>
                          </w:rPr>
                        </w:pPr>
                        <w:r>
                          <w:rPr>
                            <w:sz w:val="20"/>
                            <w:szCs w:val="20"/>
                          </w:rPr>
                          <w:t>Propósito de la minería de texto</w:t>
                        </w:r>
                      </w:p>
                    </w:txbxContent>
                  </v:textbox>
                </v:shape>
                <v:shape id="Cuadro de texto 258" o:spid="_x0000_s1303" type="#_x0000_t202" style="position:absolute;left:3733;top:6934;width:9602;height:4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14:paraId="3FD404F1" w14:textId="4AD83C9E" w:rsidR="00F367BC" w:rsidRPr="00021729" w:rsidRDefault="00F367BC" w:rsidP="00F022FE">
                        <w:pPr>
                          <w:spacing w:line="360" w:lineRule="auto"/>
                          <w:ind w:firstLine="0"/>
                          <w:jc w:val="center"/>
                          <w:rPr>
                            <w:sz w:val="20"/>
                            <w:szCs w:val="20"/>
                          </w:rPr>
                        </w:pPr>
                        <w:r>
                          <w:rPr>
                            <w:sz w:val="20"/>
                            <w:szCs w:val="20"/>
                          </w:rPr>
                          <w:t>Análisis de sentimientos</w:t>
                        </w:r>
                      </w:p>
                    </w:txbxContent>
                  </v:textbox>
                </v:shape>
                <v:shape id="Cuadro de texto 257" o:spid="_x0000_s1304" type="#_x0000_t202" style="position:absolute;left:18668;top:834;width:12344;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1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exfB/JhwBufkDAAD//wMAUEsBAi0AFAAGAAgAAAAhANvh9svuAAAAhQEAABMAAAAAAAAA&#10;AAAAAAAAAAAAAFtDb250ZW50X1R5cGVzXS54bWxQSwECLQAUAAYACAAAACEAWvQsW78AAAAVAQAA&#10;CwAAAAAAAAAAAAAAAAAfAQAAX3JlbHMvLnJlbHNQSwECLQAUAAYACAAAACEAP/9ZtcYAAADcAAAA&#10;DwAAAAAAAAAAAAAAAAAHAgAAZHJzL2Rvd25yZXYueG1sUEsFBgAAAAADAAMAtwAAAPoCAAAAAA==&#10;" fillcolor="white [3201]" stroked="f" strokeweight=".5pt">
                  <v:textbox>
                    <w:txbxContent>
                      <w:p w14:paraId="043B3B16" w14:textId="202E6532" w:rsidR="00F367BC" w:rsidRDefault="00F367BC" w:rsidP="00F022FE">
                        <w:pPr>
                          <w:spacing w:line="360" w:lineRule="auto"/>
                          <w:ind w:firstLine="0"/>
                          <w:jc w:val="center"/>
                          <w:rPr>
                            <w:rFonts w:eastAsia="Calibri"/>
                            <w:sz w:val="20"/>
                            <w:szCs w:val="20"/>
                          </w:rPr>
                        </w:pPr>
                        <w:r>
                          <w:rPr>
                            <w:rFonts w:eastAsia="Calibri"/>
                            <w:sz w:val="20"/>
                            <w:szCs w:val="20"/>
                          </w:rPr>
                          <w:t>Recuperación de la información</w:t>
                        </w:r>
                      </w:p>
                    </w:txbxContent>
                  </v:textbox>
                </v:shape>
                <v:shape id="Imagen 314" o:spid="_x0000_s1305" type="#_x0000_t75" style="position:absolute;left:17963;top:6477;width:13284;height:6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">
                  <v:imagedata r:id="rId55" o:title=""/>
                </v:shape>
                <v:shape id="Cuadro de texto 257" o:spid="_x0000_s1306" type="#_x0000_t202" style="position:absolute;left:36271;top:834;width:12344;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" fillcolor="white [3201]" stroked="f" strokeweight=".5pt">
                  <v:textbox>
                    <w:txbxContent>
                      <w:p w14:paraId="19C1C972" w14:textId="2B93DFDF" w:rsidR="00F367BC" w:rsidRDefault="00F367BC" w:rsidP="00F022FE">
                        <w:pPr>
                          <w:spacing w:line="360" w:lineRule="auto"/>
                          <w:ind w:firstLine="0"/>
                          <w:jc w:val="center"/>
                          <w:rPr>
                            <w:rFonts w:eastAsia="Calibri"/>
                            <w:sz w:val="20"/>
                            <w:szCs w:val="20"/>
                          </w:rPr>
                        </w:pPr>
                        <w:r>
                          <w:rPr>
                            <w:rFonts w:eastAsia="Calibri"/>
                            <w:sz w:val="20"/>
                            <w:szCs w:val="20"/>
                          </w:rPr>
                          <w:t>Procesamiento del texto</w:t>
                        </w:r>
                      </w:p>
                    </w:txbxContent>
                  </v:textbox>
                </v:shape>
                <v:shape id="Cuadro de texto 258" o:spid="_x0000_s1307" type="#_x0000_t202" style="position:absolute;left:35661;top:6937;width:14412;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qCwwAAANwAAAAPAAAAZHJzL2Rvd25yZXYueG1sRI9BawIx&#10;FITvQv9DeAVvmrUF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179KgsMAAADcAAAADwAA&#10;AAAAAAAAAAAAAAAHAgAAZHJzL2Rvd25yZXYueG1sUEsFBgAAAAADAAMAtwAAAPcCAAAAAA==&#10;" fillcolor="white [3201]" strokeweight=".5pt">
                  <v:textbox>
                    <w:txbxContent>
                      <w:p w14:paraId="6F6C8D27" w14:textId="3DA1BC88" w:rsidR="00F367BC" w:rsidRDefault="00F367BC" w:rsidP="00F022FE">
                        <w:pPr>
                          <w:spacing w:line="360" w:lineRule="auto"/>
                          <w:ind w:firstLine="0"/>
                          <w:jc w:val="center"/>
                          <w:rPr>
                            <w:rFonts w:eastAsia="Calibri"/>
                            <w:sz w:val="20"/>
                            <w:szCs w:val="20"/>
                            <w:lang w:val="en-US"/>
                          </w:rPr>
                        </w:pPr>
                        <w:r>
                          <w:rPr>
                            <w:rFonts w:eastAsia="Calibri"/>
                            <w:sz w:val="20"/>
                            <w:szCs w:val="20"/>
                          </w:rPr>
                          <w:t xml:space="preserve">Stop </w:t>
                        </w:r>
                        <w:r w:rsidRPr="00E50623">
                          <w:rPr>
                            <w:rFonts w:eastAsia="Calibri"/>
                            <w:sz w:val="20"/>
                            <w:szCs w:val="20"/>
                            <w:lang w:val="en-US"/>
                          </w:rPr>
                          <w:t>Words</w:t>
                        </w:r>
                        <w:r>
                          <w:rPr>
                            <w:rFonts w:eastAsia="Calibri"/>
                            <w:sz w:val="20"/>
                            <w:szCs w:val="20"/>
                          </w:rPr>
                          <w:t xml:space="preserve"> </w:t>
                        </w:r>
                        <w:r w:rsidRPr="00E50623">
                          <w:rPr>
                            <w:rFonts w:eastAsia="Calibri"/>
                            <w:sz w:val="20"/>
                            <w:szCs w:val="20"/>
                            <w:lang w:val="en-US"/>
                          </w:rPr>
                          <w:t>Removal</w:t>
                        </w:r>
                      </w:p>
                      <w:p w14:paraId="00CA7B43" w14:textId="66B11E5B" w:rsidR="00F367BC" w:rsidRDefault="00F367BC" w:rsidP="00F022FE">
                        <w:pPr>
                          <w:spacing w:line="360" w:lineRule="auto"/>
                          <w:ind w:firstLine="0"/>
                          <w:jc w:val="center"/>
                          <w:rPr>
                            <w:rFonts w:eastAsia="Calibri"/>
                            <w:sz w:val="20"/>
                            <w:szCs w:val="20"/>
                          </w:rPr>
                        </w:pPr>
                        <w:r>
                          <w:rPr>
                            <w:rFonts w:eastAsia="Calibri"/>
                            <w:sz w:val="20"/>
                            <w:szCs w:val="20"/>
                            <w:lang w:val="en-US"/>
                          </w:rPr>
                          <w:t>Tokenization</w:t>
                        </w:r>
                      </w:p>
                    </w:txbxContent>
                  </v:textbox>
                </v:shape>
                <v:shape id="Cuadro de texto 257" o:spid="_x0000_s1308" type="#_x0000_t202" style="position:absolute;left:36915;top:16010;width:13529;height:7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380CFA6D" w14:textId="637C6A38" w:rsidR="00F367BC" w:rsidRDefault="00F367BC" w:rsidP="00F022FE">
                        <w:pPr>
                          <w:spacing w:line="360" w:lineRule="auto"/>
                          <w:ind w:firstLine="0"/>
                          <w:jc w:val="center"/>
                          <w:rPr>
                            <w:rFonts w:eastAsia="Calibri"/>
                            <w:sz w:val="20"/>
                            <w:szCs w:val="20"/>
                          </w:rPr>
                        </w:pPr>
                        <w:r>
                          <w:rPr>
                            <w:rFonts w:eastAsia="Calibri"/>
                            <w:sz w:val="20"/>
                            <w:szCs w:val="20"/>
                          </w:rPr>
                          <w:t>Aplicación del método de minería de texto</w:t>
                        </w:r>
                      </w:p>
                    </w:txbxContent>
                  </v:textbox>
                </v:shape>
                <v:shape id="Cuadro de texto 257" o:spid="_x0000_s1309" type="#_x0000_t202" style="position:absolute;left:35661;top:23517;width:16155;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" fillcolor="white [3201]" strokeweight=".5pt">
                  <v:textbox>
                    <w:txbxContent>
                      <w:p w14:paraId="0DA60A59" w14:textId="3E91B4EF" w:rsidR="00F367BC" w:rsidRPr="00F022FE" w:rsidRDefault="00F367BC" w:rsidP="00F022FE">
                        <w:pPr>
                          <w:spacing w:line="252" w:lineRule="auto"/>
                          <w:ind w:firstLine="0"/>
                          <w:rPr>
                            <w:rFonts w:eastAsia="Calibri"/>
                            <w:sz w:val="20"/>
                            <w:szCs w:val="20"/>
                          </w:rPr>
                        </w:pPr>
                        <w:r w:rsidRPr="00F022FE">
                          <w:rPr>
                            <w:rFonts w:eastAsia="Calibri"/>
                            <w:sz w:val="20"/>
                            <w:szCs w:val="20"/>
                          </w:rPr>
                          <w:t>Algoritmo</w:t>
                        </w:r>
                        <w:r>
                          <w:rPr>
                            <w:rFonts w:eastAsia="Calibri"/>
                            <w:sz w:val="20"/>
                            <w:szCs w:val="20"/>
                            <w:lang w:val="en-US"/>
                          </w:rPr>
                          <w:t xml:space="preserve"> de </w:t>
                        </w:r>
                        <w:r w:rsidRPr="00F022FE">
                          <w:rPr>
                            <w:rFonts w:eastAsia="Calibri"/>
                            <w:sz w:val="20"/>
                            <w:szCs w:val="20"/>
                          </w:rPr>
                          <w:t>clasificación</w:t>
                        </w:r>
                      </w:p>
                    </w:txbxContent>
                  </v:textbox>
                </v:shape>
                <v:shape id="Conector recto de flecha 325" o:spid="_x0000_s1310" type="#_x0000_t32" style="position:absolute;left:13335;top:9220;width:4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" strokecolor="black [3200]" strokeweight=".5pt">
                  <v:stroke endarrow="block" joinstyle="miter"/>
                </v:shape>
                <v:shape id="Conector recto de flecha 327" o:spid="_x0000_s1311" type="#_x0000_t32" style="position:absolute;left:31289;top:9220;width:4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" strokecolor="black [3200]" strokeweight=".5pt">
                  <v:stroke endarrow="block" joinstyle="miter"/>
                </v:shape>
                <v:line id="Conector recto 331" o:spid="_x0000_s1312" style="position:absolute;visibility:visible;mso-wrap-style:square" from="50073,9220" to="54074,9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" strokecolor="black [3200]" strokeweight=".5pt">
                  <v:stroke joinstyle="miter"/>
                </v:line>
                <v:line id="Conector recto 332" o:spid="_x0000_s1313" style="position:absolute;visibility:visible;mso-wrap-style:square" from="54074,9220" to="54074,24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" strokecolor="black [3200]" strokeweight=".5pt">
                  <v:stroke joinstyle="miter"/>
                </v:line>
                <v:shape id="Conector recto de flecha 334" o:spid="_x0000_s1314" type="#_x0000_t32" style="position:absolute;left:51816;top:24955;width:22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" strokecolor="black [3200]" strokeweight=".5pt">
                  <v:stroke endarrow="block" joinstyle="miter"/>
                </v:shape>
                <v:shape id="Cuadro de texto 257" o:spid="_x0000_s1315" type="#_x0000_t202" style="position:absolute;left:19287;top:16220;width:12522;height:7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" fillcolor="white [3201]" stroked="f" strokeweight=".5pt">
                  <v:textbox>
                    <w:txbxContent>
                      <w:p w14:paraId="504B8D58" w14:textId="01461EFA" w:rsidR="00F367BC" w:rsidRDefault="00F367BC" w:rsidP="00F022FE">
                        <w:pPr>
                          <w:spacing w:line="360" w:lineRule="auto"/>
                          <w:ind w:firstLine="0"/>
                          <w:jc w:val="center"/>
                          <w:rPr>
                            <w:rFonts w:eastAsia="Calibri"/>
                            <w:sz w:val="20"/>
                            <w:szCs w:val="20"/>
                          </w:rPr>
                        </w:pPr>
                        <w:r>
                          <w:rPr>
                            <w:rFonts w:eastAsia="Calibri"/>
                            <w:sz w:val="20"/>
                            <w:szCs w:val="20"/>
                          </w:rPr>
                          <w:t>Análisis de resultados e interpretación</w:t>
                        </w:r>
                      </w:p>
                    </w:txbxContent>
                  </v:textbox>
                </v:shape>
                <v:shape id="Gráfico 336" o:spid="_x0000_s1316" type="#_x0000_t75" alt="Presentación con gráfico circular contorno" style="position:absolute;left:21979;top:22402;width:6617;height:6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">
                  <v:imagedata r:id="rId56" o:title="Presentación con gráfico circular contorno"/>
                </v:shape>
                <v:shape id="Conector recto de flecha 337" o:spid="_x0000_s1317" type="#_x0000_t32" style="position:absolute;left:29464;top:24941;width:61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" strokecolor="black [3200]" strokeweight=".5pt">
                  <v:stroke endarrow="block" joinstyle="miter"/>
                </v:shape>
                <w10:anchorlock/>
              </v:group>
            </w:pict>
          </mc:Fallback>
        </mc:AlternateContent>
      </w:r>
    </w:p>
    <w:p w14:paraId="2E5C817E" w14:textId="2981BB5D" w:rsidR="00D33ACD" w:rsidRDefault="00D33ACD" w:rsidP="006A6C5F">
      <w:pPr>
        <w:ind w:firstLine="0"/>
        <w:rPr>
          <w:rFonts w:cs="Arial"/>
        </w:rPr>
      </w:pPr>
    </w:p>
    <w:p w14:paraId="70FDAB10" w14:textId="2AFB0205" w:rsidR="00637E90" w:rsidRDefault="00637E90" w:rsidP="00637E90">
      <w:pPr>
        <w:ind w:firstLine="0"/>
        <w:rPr>
          <w:rFonts w:cs="Arial"/>
        </w:rPr>
      </w:pPr>
    </w:p>
    <w:p w14:paraId="7A8950BB" w14:textId="32C394C4" w:rsidR="00F73F26" w:rsidRDefault="00F73F26" w:rsidP="00495D1B">
      <w:pPr>
        <w:pStyle w:val="Ttulo2"/>
        <w:numPr>
          <w:ilvl w:val="1"/>
          <w:numId w:val="8"/>
        </w:numPr>
        <w:rPr>
          <w:rFonts w:ascii="Arial" w:hAnsi="Arial" w:cs="Arial"/>
          <w:b/>
          <w:color w:val="auto"/>
          <w:sz w:val="22"/>
          <w:szCs w:val="22"/>
          <w:lang w:val="es-ES"/>
        </w:rPr>
      </w:pPr>
      <w:r>
        <w:rPr>
          <w:rFonts w:ascii="Arial" w:hAnsi="Arial" w:cs="Arial"/>
          <w:b/>
          <w:color w:val="auto"/>
          <w:sz w:val="22"/>
          <w:szCs w:val="22"/>
          <w:lang w:val="es-ES"/>
        </w:rPr>
        <w:t>Herramientas</w:t>
      </w:r>
    </w:p>
    <w:p w14:paraId="142EE717" w14:textId="2215D4A3" w:rsidR="00F73F26" w:rsidRDefault="00F73F26" w:rsidP="00F73F26">
      <w:pPr>
        <w:rPr>
          <w:lang w:val="es-ES"/>
        </w:rPr>
      </w:pPr>
      <w:r>
        <w:rPr>
          <w:lang w:val="es-ES"/>
        </w:rPr>
        <w:t>Para</w:t>
      </w:r>
      <w:r w:rsidR="00566368">
        <w:rPr>
          <w:lang w:val="es-ES"/>
        </w:rPr>
        <w:t xml:space="preserve"> </w:t>
      </w:r>
      <w:r w:rsidR="00D32AD2">
        <w:rPr>
          <w:lang w:val="es-ES"/>
        </w:rPr>
        <w:t>desarroll</w:t>
      </w:r>
      <w:r w:rsidR="00B07B8A">
        <w:rPr>
          <w:lang w:val="es-ES"/>
        </w:rPr>
        <w:t xml:space="preserve">ar la parte experimental de la presente investigación </w:t>
      </w:r>
      <w:r w:rsidR="001E1AF2">
        <w:rPr>
          <w:lang w:val="es-ES"/>
        </w:rPr>
        <w:t xml:space="preserve">se trabaja </w:t>
      </w:r>
      <w:r w:rsidR="00C52E6C">
        <w:rPr>
          <w:lang w:val="es-ES"/>
        </w:rPr>
        <w:t>con el lenguaje de programación Python</w:t>
      </w:r>
      <w:r w:rsidR="00D21E79">
        <w:rPr>
          <w:lang w:val="es-ES"/>
        </w:rPr>
        <w:t xml:space="preserve">. Se hizo esta elección </w:t>
      </w:r>
      <w:r w:rsidR="00F561F6">
        <w:rPr>
          <w:lang w:val="es-ES"/>
        </w:rPr>
        <w:t>porque</w:t>
      </w:r>
      <w:r w:rsidR="00735E88">
        <w:rPr>
          <w:lang w:val="es-ES"/>
        </w:rPr>
        <w:t xml:space="preserve"> </w:t>
      </w:r>
      <w:r w:rsidR="004E2EEF">
        <w:rPr>
          <w:lang w:val="es-ES"/>
        </w:rPr>
        <w:t xml:space="preserve">Python </w:t>
      </w:r>
      <w:r w:rsidR="00C9501B">
        <w:rPr>
          <w:lang w:val="es-ES"/>
        </w:rPr>
        <w:t>es un lenguaje intuitivo,</w:t>
      </w:r>
      <w:r w:rsidR="001940F2">
        <w:rPr>
          <w:lang w:val="es-ES"/>
        </w:rPr>
        <w:t xml:space="preserve"> dinámico y</w:t>
      </w:r>
      <w:r w:rsidR="00C9501B">
        <w:rPr>
          <w:lang w:val="es-ES"/>
        </w:rPr>
        <w:t xml:space="preserve"> fácil de interpretar</w:t>
      </w:r>
      <w:r w:rsidR="00CB41A2">
        <w:rPr>
          <w:lang w:val="es-ES"/>
        </w:rPr>
        <w:t xml:space="preserve"> con el cual se puede</w:t>
      </w:r>
      <w:r w:rsidR="002D3EC4">
        <w:rPr>
          <w:lang w:val="es-ES"/>
        </w:rPr>
        <w:t>n</w:t>
      </w:r>
      <w:r w:rsidR="00CB41A2">
        <w:rPr>
          <w:lang w:val="es-ES"/>
        </w:rPr>
        <w:t xml:space="preserve"> </w:t>
      </w:r>
      <w:r w:rsidR="00CB3E40">
        <w:rPr>
          <w:lang w:val="es-ES"/>
        </w:rPr>
        <w:t xml:space="preserve">resolver problemas más rápido que en otros lenguajes. </w:t>
      </w:r>
      <w:r w:rsidR="00274B79">
        <w:rPr>
          <w:lang w:val="es-ES"/>
        </w:rPr>
        <w:t xml:space="preserve">Además cuenta con un sinnúmero de librerías </w:t>
      </w:r>
      <w:r w:rsidR="00F85464">
        <w:rPr>
          <w:lang w:val="es-ES"/>
        </w:rPr>
        <w:t>y grandes comunidades que</w:t>
      </w:r>
      <w:r w:rsidR="00350F38">
        <w:rPr>
          <w:lang w:val="es-ES"/>
        </w:rPr>
        <w:t xml:space="preserve"> dan soporte</w:t>
      </w:r>
      <w:r w:rsidR="00944200">
        <w:rPr>
          <w:lang w:val="es-ES"/>
        </w:rPr>
        <w:t>. E</w:t>
      </w:r>
      <w:r w:rsidR="00337124">
        <w:rPr>
          <w:lang w:val="es-ES"/>
        </w:rPr>
        <w:t xml:space="preserve">n lo que ha ciencia de datos </w:t>
      </w:r>
      <w:r w:rsidR="00602048">
        <w:rPr>
          <w:lang w:val="es-ES"/>
        </w:rPr>
        <w:t xml:space="preserve">y machine </w:t>
      </w:r>
      <w:proofErr w:type="spellStart"/>
      <w:r w:rsidR="00602048" w:rsidRPr="007F52B4">
        <w:t>l</w:t>
      </w:r>
      <w:r w:rsidR="002C03A7" w:rsidRPr="007F52B4">
        <w:t>earning</w:t>
      </w:r>
      <w:proofErr w:type="spellEnd"/>
      <w:r w:rsidR="002C03A7">
        <w:rPr>
          <w:lang w:val="es-ES"/>
        </w:rPr>
        <w:t xml:space="preserve"> </w:t>
      </w:r>
      <w:r w:rsidR="00337124">
        <w:rPr>
          <w:lang w:val="es-ES"/>
        </w:rPr>
        <w:t>se refiere, Python es el lenguaje preferido por los científicos de datos</w:t>
      </w:r>
      <w:r w:rsidR="00721AF3">
        <w:rPr>
          <w:lang w:val="es-ES"/>
        </w:rPr>
        <w:t>.</w:t>
      </w:r>
    </w:p>
    <w:p w14:paraId="3A8B2524" w14:textId="1856BC55" w:rsidR="0051055B" w:rsidRDefault="004B2B3C" w:rsidP="00F73F26">
      <w:r>
        <w:rPr>
          <w:lang w:val="es-ES"/>
        </w:rPr>
        <w:t>Con el objetivo d</w:t>
      </w:r>
      <w:r w:rsidR="0094729C">
        <w:rPr>
          <w:lang w:val="es-ES"/>
        </w:rPr>
        <w:t>e organizar de mejor manera el código</w:t>
      </w:r>
      <w:r w:rsidR="00415C14">
        <w:rPr>
          <w:lang w:val="es-ES"/>
        </w:rPr>
        <w:t xml:space="preserve"> y que sea más entendible,</w:t>
      </w:r>
      <w:r w:rsidR="0094729C">
        <w:rPr>
          <w:lang w:val="es-ES"/>
        </w:rPr>
        <w:t xml:space="preserve"> se </w:t>
      </w:r>
      <w:r w:rsidR="00415C14">
        <w:rPr>
          <w:lang w:val="es-ES"/>
        </w:rPr>
        <w:t>traba</w:t>
      </w:r>
      <w:r w:rsidR="00623A88">
        <w:rPr>
          <w:lang w:val="es-ES"/>
        </w:rPr>
        <w:t>ja</w:t>
      </w:r>
      <w:r w:rsidR="00415C14">
        <w:rPr>
          <w:lang w:val="es-ES"/>
        </w:rPr>
        <w:t xml:space="preserve"> con la herramienta</w:t>
      </w:r>
      <w:r w:rsidR="0094729C">
        <w:rPr>
          <w:lang w:val="es-ES"/>
        </w:rPr>
        <w:t xml:space="preserve"> </w:t>
      </w:r>
      <w:proofErr w:type="spellStart"/>
      <w:r w:rsidR="004C629B">
        <w:rPr>
          <w:lang w:val="es-ES"/>
        </w:rPr>
        <w:t>JupyterLa</w:t>
      </w:r>
      <w:r w:rsidR="00D50329">
        <w:rPr>
          <w:lang w:val="es-ES"/>
        </w:rPr>
        <w:t>b</w:t>
      </w:r>
      <w:proofErr w:type="spellEnd"/>
      <w:r w:rsidR="00415C14">
        <w:rPr>
          <w:lang w:val="es-ES"/>
        </w:rPr>
        <w:t>.</w:t>
      </w:r>
      <w:r w:rsidR="00D50329">
        <w:rPr>
          <w:lang w:val="es-ES"/>
        </w:rPr>
        <w:t xml:space="preserve"> </w:t>
      </w:r>
      <w:proofErr w:type="spellStart"/>
      <w:r w:rsidR="00415C14">
        <w:rPr>
          <w:lang w:val="es-ES"/>
        </w:rPr>
        <w:t>Jupy</w:t>
      </w:r>
      <w:r w:rsidR="00BE71DC">
        <w:rPr>
          <w:lang w:val="es-ES"/>
        </w:rPr>
        <w:t>terLab</w:t>
      </w:r>
      <w:proofErr w:type="spellEnd"/>
      <w:r w:rsidR="00D50329">
        <w:rPr>
          <w:lang w:val="es-ES"/>
        </w:rPr>
        <w:t xml:space="preserve"> es un entorno de desarrollo interactivo </w:t>
      </w:r>
      <w:r w:rsidR="00E60A7C">
        <w:rPr>
          <w:lang w:val="es-ES"/>
        </w:rPr>
        <w:t xml:space="preserve">muy usado en flujos de trabajo </w:t>
      </w:r>
      <w:r w:rsidR="00BE71DC">
        <w:rPr>
          <w:lang w:val="es-ES"/>
        </w:rPr>
        <w:t>en</w:t>
      </w:r>
      <w:r w:rsidR="00281F9E">
        <w:rPr>
          <w:lang w:val="es-ES"/>
        </w:rPr>
        <w:t xml:space="preserve"> ciencias de datos y machine </w:t>
      </w:r>
      <w:proofErr w:type="spellStart"/>
      <w:r w:rsidR="00281F9E" w:rsidRPr="00BE71DC">
        <w:t>learning</w:t>
      </w:r>
      <w:proofErr w:type="spellEnd"/>
      <w:r w:rsidR="006D669B">
        <w:t xml:space="preserve"> </w:t>
      </w:r>
      <w:r w:rsidR="006312BF">
        <w:fldChar w:fldCharType="begin" w:fldLock="1"/>
      </w:r>
      <w:r w:rsidR="006312BF">
        <w:instrText>ADDIN CSL_CITATION {"citationItems":[{"id":"ITEM-1","itemData":{"URL":"https://jupyter.org/","abstract":"Positioning and Power in Academic Publishing: Players, Agents and Agendas","accessed":{"date-parts":[["2021","2","1"]]},"author":[{"dropping-particle":"","family":"Kluyver","given":"Thomas","non-dropping-particle":"","parse-names":false,"suffix":""},{"dropping-particle":"","family":"Benjamin Ragan-Kelley","given":"","non-dropping-particle":"","parse-names":false,"suffix":""},{"dropping-particle":"","family":"Pérez","given":"Fernando","non-dropping-particle":"","parse-names":false,"suffix":""},{"dropping-particle":"","family":"Granger","given":"Brian","non-dropping-particle":"","parse-names":false,"suffix":""},{"dropping-particle":"","family":"Bussonnier","given":"Matthias","non-dropping-particle":"","parse-names":false,"suffix":""},{"dropping-particle":"","family":"Frederic","given":"Jonathan","non-dropping-particle":"","parse-names":false,"suffix":""},{"dropping-particle":"","family":"Kelley","given":"Kyle","non-dropping-particle":"","parse-names":false,"suffix":""},{"dropping-particle":"","family":"Hamrick","given":"Jessica","non-dropping-particle":"","parse-names":false,"suffix":""},{"dropping-particle":"","family":"Grout","given":"Jason","non-dropping-particle":"","parse-names":false,"suffix":""},{"dropping-particle":"","family":"Corlay","given":"Sylvain","non-dropping-particle":"","parse-names":false,"suffix":""},{"dropping-particle":"","family":"Ivanov","given":"Paul","non-dropping-particle":"","parse-names":false,"suffix":""},{"dropping-particle":"","family":"Avila","given":"Damián","non-dropping-particle":"","parse-names":false,"suffix":""},{"dropping-particle":"","family":"Abdalla","given":"Safia","non-dropping-particle":"","parse-names":false,"suffix":""},{"dropping-particle":"","family":"Willing","given":"Carol","non-dropping-particle":"","parse-names":false,"suffix":""}],"container-title":"Jupyter Notebooks -- a publishing format for reproducible computational workflows","id":"ITEM-1","issued":{"date-parts":[["2016"]]},"page":"87 - 90","title":"Project Jupyter | Home","type":"webpage"},"uris":["http://www.mendeley.com/documents/?uuid=0c98c4c0-d960-3643-a292-b4de82d65118"]}],"mendeley":{"formattedCitation":"(Kluyver et al., 2016)","manualFormatting":"Kluyver et al., (2016)","plainTextFormattedCitation":"(Kluyver et al., 2016)"},"properties":{"noteIndex":0},"schema":"https://github.com/citation-style-language/schema/raw/master/csl-citation.json"}</w:instrText>
      </w:r>
      <w:r w:rsidR="006312BF">
        <w:fldChar w:fldCharType="separate"/>
      </w:r>
      <w:r w:rsidR="006312BF" w:rsidRPr="006312BF">
        <w:rPr>
          <w:noProof/>
        </w:rPr>
        <w:t xml:space="preserve">Kluyver et al., </w:t>
      </w:r>
      <w:r w:rsidR="006312BF">
        <w:rPr>
          <w:noProof/>
        </w:rPr>
        <w:t>(</w:t>
      </w:r>
      <w:r w:rsidR="006312BF" w:rsidRPr="006312BF">
        <w:rPr>
          <w:noProof/>
        </w:rPr>
        <w:t>2016)</w:t>
      </w:r>
      <w:r w:rsidR="006312BF">
        <w:fldChar w:fldCharType="end"/>
      </w:r>
      <w:r w:rsidR="002D2DFE">
        <w:t>.</w:t>
      </w:r>
      <w:r w:rsidR="00042599">
        <w:t xml:space="preserve"> </w:t>
      </w:r>
    </w:p>
    <w:p w14:paraId="270B796D" w14:textId="697FEFDF" w:rsidR="00623A88" w:rsidRDefault="003761AE" w:rsidP="00F73F26">
      <w:r>
        <w:t xml:space="preserve">Por otro lado, Visual Studio </w:t>
      </w:r>
      <w:proofErr w:type="spellStart"/>
      <w:r>
        <w:t>Code</w:t>
      </w:r>
      <w:proofErr w:type="spellEnd"/>
      <w:r>
        <w:t xml:space="preserve"> es el editor e</w:t>
      </w:r>
      <w:r w:rsidR="00B51B49">
        <w:t xml:space="preserve">legido para </w:t>
      </w:r>
      <w:r w:rsidR="004277D4">
        <w:t>escribir el código fuente</w:t>
      </w:r>
      <w:r w:rsidR="00F41D9D">
        <w:t>.</w:t>
      </w:r>
      <w:r w:rsidR="00E464C7">
        <w:t xml:space="preserve"> </w:t>
      </w:r>
      <w:r w:rsidR="003B5E84">
        <w:t xml:space="preserve">Debido a la gran cantidad de </w:t>
      </w:r>
      <w:proofErr w:type="spellStart"/>
      <w:r w:rsidR="00CE3B7E">
        <w:t>IDEs</w:t>
      </w:r>
      <w:proofErr w:type="spellEnd"/>
      <w:r w:rsidR="00CE3B7E">
        <w:t xml:space="preserve"> y editores de código que existen en el mercado</w:t>
      </w:r>
      <w:r w:rsidR="006D5621">
        <w:t xml:space="preserve"> todos ellos con mu</w:t>
      </w:r>
      <w:r w:rsidR="00AE524E">
        <w:t>y buenas características</w:t>
      </w:r>
      <w:r w:rsidR="00CE3B7E">
        <w:t>, l</w:t>
      </w:r>
      <w:r w:rsidR="00E464C7">
        <w:t xml:space="preserve">a elección de </w:t>
      </w:r>
      <w:r w:rsidR="00AE524E">
        <w:t>VSC</w:t>
      </w:r>
      <w:r w:rsidR="00E464C7">
        <w:t xml:space="preserve"> es netamente personal</w:t>
      </w:r>
      <w:r w:rsidR="00A2385C">
        <w:t>.</w:t>
      </w:r>
      <w:r w:rsidR="00CE3B7E">
        <w:t xml:space="preserve"> </w:t>
      </w:r>
      <w:r w:rsidR="00F41D9D">
        <w:t xml:space="preserve">Cabe recalcar que VSC cuenta con </w:t>
      </w:r>
      <w:r w:rsidR="00BC099D">
        <w:t xml:space="preserve">soporte para trabajar con </w:t>
      </w:r>
      <w:proofErr w:type="spellStart"/>
      <w:r w:rsidR="00BC099D">
        <w:t>Jupyter</w:t>
      </w:r>
      <w:proofErr w:type="spellEnd"/>
      <w:r w:rsidR="00BC099D">
        <w:t xml:space="preserve"> </w:t>
      </w:r>
      <w:r w:rsidR="00903E12">
        <w:t>Notebooks de manera nativa.</w:t>
      </w:r>
    </w:p>
    <w:p w14:paraId="6C223FEF" w14:textId="154C1648" w:rsidR="007D58B2" w:rsidRDefault="00114B26" w:rsidP="00F73F26">
      <w:r>
        <w:lastRenderedPageBreak/>
        <w:t xml:space="preserve">Las librerías </w:t>
      </w:r>
      <w:r w:rsidR="00A46A96">
        <w:t xml:space="preserve">con las que se va a desarrollar </w:t>
      </w:r>
      <w:r w:rsidR="00BC2E8A">
        <w:t xml:space="preserve">el </w:t>
      </w:r>
      <w:r w:rsidR="00C25EF5">
        <w:t>almacenamiento,</w:t>
      </w:r>
      <w:r w:rsidR="00A46A96">
        <w:t xml:space="preserve"> pre – procesamiento del texto y la </w:t>
      </w:r>
      <w:r w:rsidR="00BC2E8A">
        <w:t>aplicación</w:t>
      </w:r>
      <w:r w:rsidR="00441030">
        <w:t xml:space="preserve"> de los algoritmos son:</w:t>
      </w:r>
    </w:p>
    <w:p w14:paraId="2E7BB24F" w14:textId="18AA4FC6" w:rsidR="002D63D6" w:rsidRDefault="002D63D6" w:rsidP="002D63D6">
      <w:pPr>
        <w:ind w:firstLine="0"/>
      </w:pPr>
      <w:r>
        <w:t>Almacenamiento:</w:t>
      </w:r>
    </w:p>
    <w:p w14:paraId="58C31E8B" w14:textId="4D41B803" w:rsidR="002D63D6" w:rsidRDefault="002D63D6" w:rsidP="00495D1B">
      <w:pPr>
        <w:pStyle w:val="Prrafodelista"/>
        <w:numPr>
          <w:ilvl w:val="0"/>
          <w:numId w:val="13"/>
        </w:numPr>
      </w:pPr>
      <w:r>
        <w:t>Pandas</w:t>
      </w:r>
    </w:p>
    <w:p w14:paraId="0DFDB62C" w14:textId="7BEC9BF4" w:rsidR="00441030" w:rsidRDefault="00681A1B" w:rsidP="00681A1B">
      <w:pPr>
        <w:ind w:firstLine="0"/>
      </w:pPr>
      <w:r>
        <w:t>Preprocesamiento:</w:t>
      </w:r>
    </w:p>
    <w:p w14:paraId="3F27CB2A" w14:textId="66C966A6" w:rsidR="00681A1B" w:rsidRDefault="006F71F0" w:rsidP="00495D1B">
      <w:pPr>
        <w:pStyle w:val="Prrafodelista"/>
        <w:numPr>
          <w:ilvl w:val="0"/>
          <w:numId w:val="12"/>
        </w:numPr>
      </w:pPr>
      <w:proofErr w:type="spellStart"/>
      <w:r>
        <w:t>u</w:t>
      </w:r>
      <w:r w:rsidRPr="006F71F0">
        <w:t>nidecode</w:t>
      </w:r>
      <w:proofErr w:type="spellEnd"/>
    </w:p>
    <w:p w14:paraId="4D75F170" w14:textId="5773DABA" w:rsidR="006F71F0" w:rsidRDefault="006F71F0" w:rsidP="00495D1B">
      <w:pPr>
        <w:pStyle w:val="Prrafodelista"/>
        <w:numPr>
          <w:ilvl w:val="0"/>
          <w:numId w:val="12"/>
        </w:numPr>
      </w:pPr>
      <w:proofErr w:type="spellStart"/>
      <w:r w:rsidRPr="006F71F0">
        <w:t>string</w:t>
      </w:r>
      <w:proofErr w:type="spellEnd"/>
    </w:p>
    <w:p w14:paraId="129AE50B" w14:textId="60771587" w:rsidR="006F71F0" w:rsidRDefault="007C6CCF" w:rsidP="00495D1B">
      <w:pPr>
        <w:pStyle w:val="Prrafodelista"/>
        <w:numPr>
          <w:ilvl w:val="0"/>
          <w:numId w:val="12"/>
        </w:numPr>
      </w:pPr>
      <w:r w:rsidRPr="007C6CCF">
        <w:t>re</w:t>
      </w:r>
    </w:p>
    <w:p w14:paraId="5381BB93" w14:textId="01D5D7C6" w:rsidR="00E723D3" w:rsidRDefault="00BC2E8A" w:rsidP="00495D1B">
      <w:pPr>
        <w:pStyle w:val="Prrafodelista"/>
        <w:numPr>
          <w:ilvl w:val="0"/>
          <w:numId w:val="12"/>
        </w:numPr>
      </w:pPr>
      <w:r>
        <w:t>NLTK</w:t>
      </w:r>
    </w:p>
    <w:p w14:paraId="03C3862C" w14:textId="3BD45150" w:rsidR="000C5E6A" w:rsidRDefault="000C5E6A" w:rsidP="00495D1B">
      <w:pPr>
        <w:pStyle w:val="Prrafodelista"/>
        <w:numPr>
          <w:ilvl w:val="0"/>
          <w:numId w:val="12"/>
        </w:numPr>
      </w:pPr>
      <w:r>
        <w:t>SPACY</w:t>
      </w:r>
    </w:p>
    <w:p w14:paraId="6053B263" w14:textId="31A2F32A" w:rsidR="002D63D6" w:rsidRDefault="000C5E6A" w:rsidP="002D63D6">
      <w:pPr>
        <w:ind w:firstLine="0"/>
      </w:pPr>
      <w:r>
        <w:t>Implementación</w:t>
      </w:r>
      <w:r w:rsidR="00E723D3">
        <w:t xml:space="preserve"> de algoritmos:</w:t>
      </w:r>
    </w:p>
    <w:p w14:paraId="12135562" w14:textId="0ABF4E1F" w:rsidR="00CF0700" w:rsidRDefault="00CF0700" w:rsidP="00495D1B">
      <w:pPr>
        <w:pStyle w:val="Prrafodelista"/>
        <w:numPr>
          <w:ilvl w:val="0"/>
          <w:numId w:val="14"/>
        </w:numPr>
      </w:pPr>
      <w:proofErr w:type="spellStart"/>
      <w:r w:rsidRPr="00A41468">
        <w:rPr>
          <w:rFonts w:cs="Arial"/>
        </w:rPr>
        <w:t>Scikit-Learn</w:t>
      </w:r>
      <w:proofErr w:type="spellEnd"/>
    </w:p>
    <w:p w14:paraId="6B38E70D" w14:textId="70E4D492" w:rsidR="00BB6CE9" w:rsidRDefault="00BB6CE9" w:rsidP="00BB6CE9">
      <w:pPr>
        <w:ind w:firstLine="0"/>
      </w:pPr>
      <w:r>
        <w:t xml:space="preserve">Los algoritmos </w:t>
      </w:r>
      <w:r w:rsidR="007305E2">
        <w:t>de clasificación que se van a testear son:</w:t>
      </w:r>
    </w:p>
    <w:p w14:paraId="15BBE40C" w14:textId="13A83D70" w:rsidR="007305E2" w:rsidRDefault="007305E2" w:rsidP="00495D1B">
      <w:pPr>
        <w:pStyle w:val="Prrafodelista"/>
        <w:numPr>
          <w:ilvl w:val="0"/>
          <w:numId w:val="15"/>
        </w:numPr>
      </w:pPr>
      <w:proofErr w:type="spellStart"/>
      <w:r>
        <w:t>Support</w:t>
      </w:r>
      <w:proofErr w:type="spellEnd"/>
      <w:r>
        <w:t xml:space="preserve"> Vector Machine</w:t>
      </w:r>
    </w:p>
    <w:p w14:paraId="3849B26D" w14:textId="609BBA19" w:rsidR="007305E2" w:rsidRDefault="005A3C8F" w:rsidP="00495D1B">
      <w:pPr>
        <w:pStyle w:val="Prrafodelista"/>
        <w:numPr>
          <w:ilvl w:val="0"/>
          <w:numId w:val="15"/>
        </w:numPr>
      </w:pPr>
      <w:proofErr w:type="spellStart"/>
      <w:r w:rsidRPr="005A3C8F">
        <w:t>Nearest</w:t>
      </w:r>
      <w:proofErr w:type="spellEnd"/>
      <w:r w:rsidRPr="005A3C8F">
        <w:t xml:space="preserve"> </w:t>
      </w:r>
      <w:proofErr w:type="spellStart"/>
      <w:r w:rsidRPr="005A3C8F">
        <w:t>Neighbors</w:t>
      </w:r>
      <w:proofErr w:type="spellEnd"/>
    </w:p>
    <w:p w14:paraId="513F2D2B" w14:textId="556B0AF3" w:rsidR="005A3C8F" w:rsidRDefault="00655612" w:rsidP="00495D1B">
      <w:pPr>
        <w:pStyle w:val="Prrafodelista"/>
        <w:numPr>
          <w:ilvl w:val="0"/>
          <w:numId w:val="15"/>
        </w:numPr>
      </w:pPr>
      <w:proofErr w:type="spellStart"/>
      <w:r w:rsidRPr="00655612">
        <w:t>Decision</w:t>
      </w:r>
      <w:proofErr w:type="spellEnd"/>
      <w:r w:rsidRPr="00655612">
        <w:t xml:space="preserve"> </w:t>
      </w:r>
      <w:proofErr w:type="spellStart"/>
      <w:r w:rsidRPr="00655612">
        <w:t>Trees</w:t>
      </w:r>
      <w:proofErr w:type="spellEnd"/>
    </w:p>
    <w:p w14:paraId="068FF794" w14:textId="64401BD5" w:rsidR="00655612" w:rsidRDefault="00655612" w:rsidP="00495D1B">
      <w:pPr>
        <w:pStyle w:val="Prrafodelista"/>
        <w:numPr>
          <w:ilvl w:val="0"/>
          <w:numId w:val="15"/>
        </w:numPr>
      </w:pPr>
      <w:r>
        <w:t>Neuronal Network</w:t>
      </w:r>
    </w:p>
    <w:p w14:paraId="0A7898A4" w14:textId="55505C4E" w:rsidR="00655612" w:rsidRDefault="00977B4E" w:rsidP="00495D1B">
      <w:pPr>
        <w:pStyle w:val="Prrafodelista"/>
        <w:numPr>
          <w:ilvl w:val="0"/>
          <w:numId w:val="15"/>
        </w:numPr>
      </w:pPr>
      <w:proofErr w:type="spellStart"/>
      <w:r w:rsidRPr="00977B4E">
        <w:t>Random</w:t>
      </w:r>
      <w:proofErr w:type="spellEnd"/>
      <w:r>
        <w:t xml:space="preserve"> </w:t>
      </w:r>
      <w:r w:rsidRPr="00977B4E">
        <w:t>Forest</w:t>
      </w:r>
      <w:r>
        <w:t xml:space="preserve"> </w:t>
      </w:r>
      <w:proofErr w:type="spellStart"/>
      <w:r w:rsidRPr="00977B4E">
        <w:t>Classifier</w:t>
      </w:r>
      <w:proofErr w:type="spellEnd"/>
    </w:p>
    <w:p w14:paraId="06F209BC" w14:textId="3CB1A8D5" w:rsidR="00B01C71" w:rsidRPr="00BE71DC" w:rsidRDefault="00B01C71" w:rsidP="00B01C71">
      <w:pPr>
        <w:ind w:firstLine="0"/>
      </w:pPr>
      <w:r>
        <w:t xml:space="preserve">Los algoritmos </w:t>
      </w:r>
      <w:r w:rsidR="00B058D2">
        <w:t xml:space="preserve">mencionados anteriormente fueron escogidos </w:t>
      </w:r>
      <w:r w:rsidR="008427FD">
        <w:t>en base a los trabajos relacionados</w:t>
      </w:r>
      <w:r w:rsidR="00B243B7">
        <w:t xml:space="preserve"> estudiados, en</w:t>
      </w:r>
      <w:r w:rsidR="005011BC">
        <w:t xml:space="preserve"> los cuales se encuentra un alto grado de usabilidad </w:t>
      </w:r>
      <w:r w:rsidR="00FF4CB1">
        <w:t xml:space="preserve">de estos algoritmos. </w:t>
      </w:r>
      <w:r w:rsidR="006B15F2">
        <w:t>En el apartado 2.8</w:t>
      </w:r>
      <w:r w:rsidR="007F338C">
        <w:t>.</w:t>
      </w:r>
      <w:r w:rsidR="006B15F2">
        <w:t xml:space="preserve"> </w:t>
      </w:r>
      <w:r w:rsidR="00FF2E3F">
        <w:t xml:space="preserve">se describen </w:t>
      </w:r>
      <w:r w:rsidR="007F338C">
        <w:t>los trabajos relacionados.</w:t>
      </w:r>
    </w:p>
    <w:p w14:paraId="7B43DF3D" w14:textId="64318F4D" w:rsidR="00576ECE" w:rsidRDefault="0069797D" w:rsidP="00495D1B">
      <w:pPr>
        <w:pStyle w:val="Ttulo2"/>
        <w:numPr>
          <w:ilvl w:val="1"/>
          <w:numId w:val="8"/>
        </w:numPr>
        <w:ind w:left="0" w:firstLine="0"/>
        <w:rPr>
          <w:rFonts w:ascii="Arial" w:hAnsi="Arial" w:cs="Arial"/>
          <w:b/>
          <w:color w:val="auto"/>
          <w:sz w:val="22"/>
          <w:szCs w:val="22"/>
          <w:lang w:val="es-ES"/>
        </w:rPr>
      </w:pPr>
      <w:r>
        <w:rPr>
          <w:rFonts w:ascii="Arial" w:hAnsi="Arial" w:cs="Arial"/>
          <w:b/>
          <w:color w:val="auto"/>
          <w:sz w:val="22"/>
          <w:szCs w:val="22"/>
          <w:lang w:val="es-ES"/>
        </w:rPr>
        <w:t xml:space="preserve">Fase 1: </w:t>
      </w:r>
      <w:r w:rsidR="00576ECE">
        <w:rPr>
          <w:rFonts w:ascii="Arial" w:hAnsi="Arial" w:cs="Arial"/>
          <w:b/>
          <w:color w:val="auto"/>
          <w:sz w:val="22"/>
          <w:szCs w:val="22"/>
          <w:lang w:val="es-ES"/>
        </w:rPr>
        <w:t>Propósito de la minería de texto</w:t>
      </w:r>
    </w:p>
    <w:p w14:paraId="5E64EF2E" w14:textId="02A6EDC0" w:rsidR="00576ECE" w:rsidRDefault="00C54AB1" w:rsidP="00B9157F">
      <w:pPr>
        <w:rPr>
          <w:lang w:val="es-ES"/>
        </w:rPr>
      </w:pPr>
      <w:r>
        <w:rPr>
          <w:lang w:val="es-ES"/>
        </w:rPr>
        <w:t xml:space="preserve">El propósito </w:t>
      </w:r>
      <w:r w:rsidR="009C3D77">
        <w:rPr>
          <w:lang w:val="es-ES"/>
        </w:rPr>
        <w:t>de la minería de texto es desarrollar un clasificador de sentimientos</w:t>
      </w:r>
      <w:r w:rsidR="0057218C">
        <w:rPr>
          <w:lang w:val="es-ES"/>
        </w:rPr>
        <w:t xml:space="preserve"> automatizado</w:t>
      </w:r>
      <w:r w:rsidR="009139FC">
        <w:rPr>
          <w:lang w:val="es-ES"/>
        </w:rPr>
        <w:t xml:space="preserve">, el cual </w:t>
      </w:r>
      <w:r w:rsidR="001C00FA">
        <w:rPr>
          <w:lang w:val="es-ES"/>
        </w:rPr>
        <w:t>categorice</w:t>
      </w:r>
      <w:r w:rsidR="009139FC">
        <w:rPr>
          <w:lang w:val="es-ES"/>
        </w:rPr>
        <w:t xml:space="preserve"> comentarios </w:t>
      </w:r>
      <w:r w:rsidR="005E48A4">
        <w:rPr>
          <w:lang w:val="es-ES"/>
        </w:rPr>
        <w:t xml:space="preserve">de grupos de estudio de </w:t>
      </w:r>
      <w:r w:rsidR="00F07BA4">
        <w:rPr>
          <w:lang w:val="es-ES"/>
        </w:rPr>
        <w:t>Facebook</w:t>
      </w:r>
      <w:r w:rsidR="00A509C3">
        <w:rPr>
          <w:lang w:val="es-ES"/>
        </w:rPr>
        <w:t>,</w:t>
      </w:r>
      <w:r w:rsidR="00F07BA4">
        <w:rPr>
          <w:lang w:val="es-ES"/>
        </w:rPr>
        <w:t xml:space="preserve"> como positivos, negativos o neutros</w:t>
      </w:r>
      <w:r w:rsidR="00F30548">
        <w:rPr>
          <w:lang w:val="es-ES"/>
        </w:rPr>
        <w:t xml:space="preserve"> (</w:t>
      </w:r>
      <w:r w:rsidR="005F10B0">
        <w:rPr>
          <w:lang w:val="es-ES"/>
        </w:rPr>
        <w:t>v</w:t>
      </w:r>
      <w:r w:rsidR="00F30548">
        <w:rPr>
          <w:lang w:val="es-ES"/>
        </w:rPr>
        <w:t>er figura</w:t>
      </w:r>
      <w:r w:rsidR="005F10B0">
        <w:rPr>
          <w:lang w:val="es-ES"/>
        </w:rPr>
        <w:t xml:space="preserve"> 16</w:t>
      </w:r>
      <w:r w:rsidR="00F30548">
        <w:rPr>
          <w:lang w:val="es-ES"/>
        </w:rPr>
        <w:t>)</w:t>
      </w:r>
      <w:r w:rsidR="005F10B0">
        <w:rPr>
          <w:lang w:val="es-ES"/>
        </w:rPr>
        <w:t>.</w:t>
      </w:r>
    </w:p>
    <w:p w14:paraId="018E183B" w14:textId="4AC12272" w:rsidR="00137436" w:rsidRPr="00723F16" w:rsidRDefault="00137436" w:rsidP="00DA65D4">
      <w:pPr>
        <w:pStyle w:val="Descripcin"/>
        <w:keepNext/>
        <w:spacing w:after="0" w:line="480" w:lineRule="auto"/>
        <w:ind w:firstLine="0"/>
        <w:jc w:val="left"/>
        <w:rPr>
          <w:b/>
          <w:bCs/>
          <w:i w:val="0"/>
          <w:iCs w:val="0"/>
          <w:color w:val="auto"/>
          <w:sz w:val="20"/>
          <w:szCs w:val="20"/>
        </w:rPr>
      </w:pPr>
      <w:r w:rsidRPr="00137436">
        <w:rPr>
          <w:b/>
          <w:bCs/>
          <w:i w:val="0"/>
          <w:iCs w:val="0"/>
          <w:color w:val="auto"/>
          <w:sz w:val="20"/>
          <w:szCs w:val="20"/>
        </w:rPr>
        <w:lastRenderedPageBreak/>
        <w:t xml:space="preserve">Figura </w:t>
      </w:r>
      <w:r w:rsidRPr="00137436">
        <w:rPr>
          <w:b/>
          <w:bCs/>
          <w:i w:val="0"/>
          <w:iCs w:val="0"/>
          <w:color w:val="auto"/>
          <w:sz w:val="20"/>
          <w:szCs w:val="20"/>
        </w:rPr>
        <w:fldChar w:fldCharType="begin"/>
      </w:r>
      <w:r w:rsidRPr="00137436">
        <w:rPr>
          <w:b/>
          <w:bCs/>
          <w:i w:val="0"/>
          <w:iCs w:val="0"/>
          <w:color w:val="auto"/>
          <w:sz w:val="20"/>
          <w:szCs w:val="20"/>
        </w:rPr>
        <w:instrText xml:space="preserve"> SEQ Figura \* ARABIC </w:instrText>
      </w:r>
      <w:r w:rsidRPr="00137436">
        <w:rPr>
          <w:b/>
          <w:bCs/>
          <w:i w:val="0"/>
          <w:iCs w:val="0"/>
          <w:color w:val="auto"/>
          <w:sz w:val="20"/>
          <w:szCs w:val="20"/>
        </w:rPr>
        <w:fldChar w:fldCharType="separate"/>
      </w:r>
      <w:r w:rsidR="00DA65D4">
        <w:rPr>
          <w:b/>
          <w:bCs/>
          <w:i w:val="0"/>
          <w:iCs w:val="0"/>
          <w:noProof/>
          <w:color w:val="auto"/>
          <w:sz w:val="20"/>
          <w:szCs w:val="20"/>
        </w:rPr>
        <w:t>16</w:t>
      </w:r>
      <w:r w:rsidRPr="00137436">
        <w:rPr>
          <w:b/>
          <w:bCs/>
          <w:i w:val="0"/>
          <w:iCs w:val="0"/>
          <w:color w:val="auto"/>
          <w:sz w:val="20"/>
          <w:szCs w:val="20"/>
        </w:rPr>
        <w:fldChar w:fldCharType="end"/>
      </w:r>
      <w:r>
        <w:rPr>
          <w:b/>
          <w:bCs/>
          <w:i w:val="0"/>
          <w:iCs w:val="0"/>
          <w:color w:val="auto"/>
          <w:sz w:val="20"/>
          <w:szCs w:val="20"/>
        </w:rPr>
        <w:t>.</w:t>
      </w:r>
      <w:r w:rsidR="00723F16">
        <w:rPr>
          <w:b/>
          <w:bCs/>
          <w:i w:val="0"/>
          <w:iCs w:val="0"/>
          <w:color w:val="auto"/>
          <w:sz w:val="20"/>
          <w:szCs w:val="20"/>
        </w:rPr>
        <w:br/>
      </w:r>
      <w:r w:rsidR="00774F2B">
        <w:rPr>
          <w:color w:val="auto"/>
          <w:sz w:val="20"/>
          <w:szCs w:val="20"/>
        </w:rPr>
        <w:t>Clasificador de comentarios</w:t>
      </w:r>
    </w:p>
    <w:p w14:paraId="7E327B1D" w14:textId="04E646E2" w:rsidR="00FD4851" w:rsidRDefault="00EB79C9" w:rsidP="00FD4851">
      <w:pPr>
        <w:ind w:firstLine="0"/>
        <w:rPr>
          <w:lang w:val="es-ES"/>
        </w:rPr>
      </w:pPr>
      <w:r>
        <w:rPr>
          <w:noProof/>
          <w:lang w:val="es-ES"/>
        </w:rPr>
        <mc:AlternateContent>
          <mc:Choice Requires="wps">
            <w:drawing>
              <wp:anchor distT="0" distB="0" distL="114300" distR="114300" simplePos="0" relativeHeight="251751439" behindDoc="0" locked="0" layoutInCell="1" allowOverlap="1" wp14:anchorId="1139EFEC" wp14:editId="6546D19B">
                <wp:simplePos x="0" y="0"/>
                <wp:positionH relativeFrom="column">
                  <wp:posOffset>-53340</wp:posOffset>
                </wp:positionH>
                <wp:positionV relativeFrom="paragraph">
                  <wp:posOffset>1765300</wp:posOffset>
                </wp:positionV>
                <wp:extent cx="5905500" cy="297180"/>
                <wp:effectExtent l="0" t="0" r="0" b="7620"/>
                <wp:wrapNone/>
                <wp:docPr id="246" name="Cuadro de texto 246"/>
                <wp:cNvGraphicFramePr/>
                <a:graphic xmlns:a="http://schemas.openxmlformats.org/drawingml/2006/main">
                  <a:graphicData uri="http://schemas.microsoft.com/office/word/2010/wordprocessingShape">
                    <wps:wsp>
                      <wps:cNvSpPr txBox="1"/>
                      <wps:spPr>
                        <a:xfrm>
                          <a:off x="0" y="0"/>
                          <a:ext cx="5905500" cy="297180"/>
                        </a:xfrm>
                        <a:prstGeom prst="rect">
                          <a:avLst/>
                        </a:prstGeom>
                        <a:solidFill>
                          <a:schemeClr val="lt1"/>
                        </a:solidFill>
                        <a:ln w="6350">
                          <a:noFill/>
                        </a:ln>
                      </wps:spPr>
                      <wps:txbx>
                        <w:txbxContent>
                          <w:p w14:paraId="61A95F1C" w14:textId="61D5B00E" w:rsidR="00F367BC" w:rsidRPr="006A0C6A" w:rsidRDefault="00F367BC" w:rsidP="00EB79C9">
                            <w:pPr>
                              <w:ind w:firstLine="0"/>
                              <w:rPr>
                                <w:sz w:val="20"/>
                                <w:szCs w:val="20"/>
                              </w:rPr>
                            </w:pPr>
                            <w:r>
                              <w:rPr>
                                <w:i/>
                                <w:iCs/>
                                <w:sz w:val="20"/>
                                <w:szCs w:val="20"/>
                              </w:rPr>
                              <w:t xml:space="preserve">Nota. </w:t>
                            </w:r>
                            <w:r>
                              <w:rPr>
                                <w:sz w:val="20"/>
                                <w:szCs w:val="20"/>
                              </w:rPr>
                              <w:t xml:space="preserve">Esta figura muestra a manera abstracta como va a funcionar el clasificador [Diagrama de flujo].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9EFEC" id="Cuadro de texto 246" o:spid="_x0000_s1318" type="#_x0000_t202" style="position:absolute;left:0;text-align:left;margin-left:-4.2pt;margin-top:139pt;width:465pt;height:23.4pt;z-index:2517514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" fillcolor="white [3201]" stroked="f" strokeweight=".5pt">
                <v:textbox>
                  <w:txbxContent>
                    <w:p w14:paraId="61A95F1C" w14:textId="61D5B00E" w:rsidR="00F367BC" w:rsidRPr="006A0C6A" w:rsidRDefault="00F367BC" w:rsidP="00EB79C9">
                      <w:pPr>
                        <w:ind w:firstLine="0"/>
                        <w:rPr>
                          <w:sz w:val="20"/>
                          <w:szCs w:val="20"/>
                        </w:rPr>
                      </w:pPr>
                      <w:r>
                        <w:rPr>
                          <w:i/>
                          <w:iCs/>
                          <w:sz w:val="20"/>
                          <w:szCs w:val="20"/>
                        </w:rPr>
                        <w:t xml:space="preserve">Nota. </w:t>
                      </w:r>
                      <w:r>
                        <w:rPr>
                          <w:sz w:val="20"/>
                          <w:szCs w:val="20"/>
                        </w:rPr>
                        <w:t xml:space="preserve">Esta figura muestra a manera abstracta como va a funcionar el clasificador [Diagrama de flujo]. </w:t>
                      </w:r>
                    </w:p>
                  </w:txbxContent>
                </v:textbox>
              </v:shape>
            </w:pict>
          </mc:Fallback>
        </mc:AlternateContent>
      </w:r>
      <w:r w:rsidR="00FD4851">
        <w:rPr>
          <w:noProof/>
          <w:lang w:val="es-ES"/>
        </w:rPr>
        <mc:AlternateContent>
          <mc:Choice Requires="wpc">
            <w:drawing>
              <wp:inline distT="0" distB="0" distL="0" distR="0" wp14:anchorId="068412E8" wp14:editId="6C3C2D17">
                <wp:extent cx="5684520" cy="1737360"/>
                <wp:effectExtent l="0" t="0" r="11430" b="15240"/>
                <wp:docPr id="123" name="Lienzo 12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2"/>
                          </a:solidFill>
                        </a:ln>
                      </wpc:whole>
                      <pic:pic xmlns:pic="http://schemas.openxmlformats.org/drawingml/2006/picture">
                        <pic:nvPicPr>
                          <pic:cNvPr id="130" name="Imagen 130"/>
                          <pic:cNvPicPr>
                            <a:picLocks noChangeAspect="1"/>
                          </pic:cNvPicPr>
                        </pic:nvPicPr>
                        <pic:blipFill>
                          <a:blip r:embed="rId52"/>
                          <a:stretch>
                            <a:fillRect/>
                          </a:stretch>
                        </pic:blipFill>
                        <pic:spPr>
                          <a:xfrm>
                            <a:off x="472860" y="700221"/>
                            <a:ext cx="1328815" cy="693674"/>
                          </a:xfrm>
                          <a:prstGeom prst="rect">
                            <a:avLst/>
                          </a:prstGeom>
                        </pic:spPr>
                      </pic:pic>
                      <wps:wsp>
                        <wps:cNvPr id="172" name="Conector recto de flecha 172"/>
                        <wps:cNvCnPr/>
                        <wps:spPr>
                          <a:xfrm>
                            <a:off x="1801675" y="1064809"/>
                            <a:ext cx="39630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73" name="Gráfico 173" descr="Documento contorno"/>
                          <pic:cNvPicPr>
                            <a:picLocks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2103044" y="700220"/>
                            <a:ext cx="647584" cy="647584"/>
                          </a:xfrm>
                          <a:prstGeom prst="rect">
                            <a:avLst/>
                          </a:prstGeom>
                        </pic:spPr>
                      </pic:pic>
                      <wps:wsp>
                        <wps:cNvPr id="306" name="Conector recto de flecha 306"/>
                        <wps:cNvCnPr/>
                        <wps:spPr>
                          <a:xfrm>
                            <a:off x="2644041" y="1076406"/>
                            <a:ext cx="396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76" name="Imagen 176"/>
                          <pic:cNvPicPr>
                            <a:picLocks noChangeAspect="1"/>
                          </pic:cNvPicPr>
                        </pic:nvPicPr>
                        <pic:blipFill rotWithShape="1">
                          <a:blip r:embed="rId57"/>
                          <a:srcRect l="28491" t="25058" r="22728" b="24923"/>
                          <a:stretch/>
                        </pic:blipFill>
                        <pic:spPr>
                          <a:xfrm>
                            <a:off x="3040280" y="730403"/>
                            <a:ext cx="1081096" cy="663498"/>
                          </a:xfrm>
                          <a:prstGeom prst="rect">
                            <a:avLst/>
                          </a:prstGeom>
                        </pic:spPr>
                      </pic:pic>
                      <wps:wsp>
                        <wps:cNvPr id="185" name="Cuadro de texto 185"/>
                        <wps:cNvSpPr txBox="1"/>
                        <wps:spPr>
                          <a:xfrm>
                            <a:off x="1882140" y="306587"/>
                            <a:ext cx="1021080" cy="236858"/>
                          </a:xfrm>
                          <a:prstGeom prst="rect">
                            <a:avLst/>
                          </a:prstGeom>
                          <a:solidFill>
                            <a:schemeClr val="lt1"/>
                          </a:solidFill>
                          <a:ln w="6350">
                            <a:noFill/>
                          </a:ln>
                        </wps:spPr>
                        <wps:txbx>
                          <w:txbxContent>
                            <w:p w14:paraId="0231D257" w14:textId="4BEEB3B9" w:rsidR="00F367BC" w:rsidRPr="00276E3B" w:rsidRDefault="00F367BC" w:rsidP="00276E3B">
                              <w:pPr>
                                <w:ind w:firstLine="0"/>
                                <w:rPr>
                                  <w:sz w:val="20"/>
                                  <w:szCs w:val="20"/>
                                </w:rPr>
                              </w:pPr>
                              <w:r>
                                <w:rPr>
                                  <w:sz w:val="20"/>
                                  <w:szCs w:val="20"/>
                                </w:rPr>
                                <w:t>Corpus textual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 name="Cuadro de texto 186"/>
                        <wps:cNvSpPr txBox="1"/>
                        <wps:spPr>
                          <a:xfrm>
                            <a:off x="3040281" y="250003"/>
                            <a:ext cx="1081095" cy="450218"/>
                          </a:xfrm>
                          <a:prstGeom prst="rect">
                            <a:avLst/>
                          </a:prstGeom>
                          <a:solidFill>
                            <a:schemeClr val="lt1"/>
                          </a:solidFill>
                          <a:ln w="6350">
                            <a:noFill/>
                          </a:ln>
                        </wps:spPr>
                        <wps:txbx>
                          <w:txbxContent>
                            <w:p w14:paraId="24DB1196" w14:textId="14E8C220" w:rsidR="00F367BC" w:rsidRPr="00276E3B" w:rsidRDefault="00F367BC" w:rsidP="008E5C4C">
                              <w:pPr>
                                <w:spacing w:line="360" w:lineRule="auto"/>
                                <w:ind w:firstLine="0"/>
                                <w:jc w:val="center"/>
                                <w:rPr>
                                  <w:sz w:val="20"/>
                                  <w:szCs w:val="20"/>
                                </w:rPr>
                              </w:pPr>
                              <w:r>
                                <w:rPr>
                                  <w:sz w:val="20"/>
                                  <w:szCs w:val="20"/>
                                </w:rPr>
                                <w:t>Algoritmo de 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Cuadro de texto 193"/>
                        <wps:cNvSpPr txBox="1"/>
                        <wps:spPr>
                          <a:xfrm>
                            <a:off x="4517616" y="633287"/>
                            <a:ext cx="723900" cy="228600"/>
                          </a:xfrm>
                          <a:prstGeom prst="rect">
                            <a:avLst/>
                          </a:prstGeom>
                          <a:solidFill>
                            <a:schemeClr val="lt1"/>
                          </a:solidFill>
                          <a:ln w="6350">
                            <a:solidFill>
                              <a:prstClr val="black"/>
                            </a:solidFill>
                          </a:ln>
                        </wps:spPr>
                        <wps:txbx>
                          <w:txbxContent>
                            <w:p w14:paraId="6C168EB2" w14:textId="6DD9EFEC" w:rsidR="00F367BC" w:rsidRPr="000E2D0B" w:rsidRDefault="00F367BC" w:rsidP="00BD4C54">
                              <w:pPr>
                                <w:ind w:firstLine="0"/>
                                <w:jc w:val="center"/>
                                <w:rPr>
                                  <w:sz w:val="20"/>
                                  <w:szCs w:val="20"/>
                                </w:rPr>
                              </w:pPr>
                              <w:r>
                                <w:rPr>
                                  <w:sz w:val="20"/>
                                  <w:szCs w:val="20"/>
                                </w:rPr>
                                <w:t>Positivo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Cuadro de texto 193"/>
                        <wps:cNvSpPr txBox="1"/>
                        <wps:spPr>
                          <a:xfrm>
                            <a:off x="4517616" y="933544"/>
                            <a:ext cx="723900" cy="228600"/>
                          </a:xfrm>
                          <a:prstGeom prst="rect">
                            <a:avLst/>
                          </a:prstGeom>
                          <a:solidFill>
                            <a:schemeClr val="lt1"/>
                          </a:solidFill>
                          <a:ln w="6350">
                            <a:solidFill>
                              <a:prstClr val="black"/>
                            </a:solidFill>
                          </a:ln>
                        </wps:spPr>
                        <wps:txbx>
                          <w:txbxContent>
                            <w:p w14:paraId="49B94426" w14:textId="0910192B" w:rsidR="00F367BC" w:rsidRPr="00BD4C54" w:rsidRDefault="00F367BC" w:rsidP="00BD4C54">
                              <w:pPr>
                                <w:spacing w:line="256" w:lineRule="auto"/>
                                <w:ind w:firstLine="0"/>
                                <w:jc w:val="center"/>
                                <w:rPr>
                                  <w:rFonts w:eastAsia="Calibri"/>
                                  <w:sz w:val="20"/>
                                  <w:szCs w:val="20"/>
                                </w:rPr>
                              </w:pPr>
                              <w:r w:rsidRPr="00BD4C54">
                                <w:rPr>
                                  <w:rFonts w:eastAsia="Calibri"/>
                                  <w:sz w:val="20"/>
                                  <w:szCs w:val="20"/>
                                </w:rPr>
                                <w:t>Neutro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9" name="Cuadro de texto 193"/>
                        <wps:cNvSpPr txBox="1"/>
                        <wps:spPr>
                          <a:xfrm>
                            <a:off x="4517616" y="1240874"/>
                            <a:ext cx="723900" cy="228600"/>
                          </a:xfrm>
                          <a:prstGeom prst="rect">
                            <a:avLst/>
                          </a:prstGeom>
                          <a:solidFill>
                            <a:schemeClr val="lt1"/>
                          </a:solidFill>
                          <a:ln w="6350">
                            <a:solidFill>
                              <a:prstClr val="black"/>
                            </a:solidFill>
                          </a:ln>
                        </wps:spPr>
                        <wps:txbx>
                          <w:txbxContent>
                            <w:p w14:paraId="76859073" w14:textId="6A023E8C" w:rsidR="00F367BC" w:rsidRDefault="00F367BC" w:rsidP="00BD4C54">
                              <w:pPr>
                                <w:spacing w:line="256" w:lineRule="auto"/>
                                <w:ind w:firstLine="0"/>
                                <w:jc w:val="center"/>
                                <w:rPr>
                                  <w:rFonts w:eastAsia="Calibri"/>
                                  <w:sz w:val="20"/>
                                  <w:szCs w:val="20"/>
                                </w:rPr>
                              </w:pPr>
                              <w:r>
                                <w:rPr>
                                  <w:rFonts w:eastAsia="Calibri"/>
                                  <w:sz w:val="20"/>
                                  <w:szCs w:val="20"/>
                                </w:rPr>
                                <w:t>Negativo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0" name="Conector recto de flecha 310"/>
                        <wps:cNvCnPr/>
                        <wps:spPr>
                          <a:xfrm>
                            <a:off x="4121376" y="1048594"/>
                            <a:ext cx="396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9" name="Conector recto de flecha 229"/>
                        <wps:cNvCnPr>
                          <a:stCxn id="176" idx="3"/>
                          <a:endCxn id="193" idx="1"/>
                        </wps:cNvCnPr>
                        <wps:spPr>
                          <a:xfrm flipV="1">
                            <a:off x="4121376" y="747587"/>
                            <a:ext cx="396240" cy="314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5" name="Conector recto de flecha 245"/>
                        <wps:cNvCnPr>
                          <a:endCxn id="309" idx="1"/>
                        </wps:cNvCnPr>
                        <wps:spPr>
                          <a:xfrm>
                            <a:off x="4121376" y="1076406"/>
                            <a:ext cx="396240" cy="278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1" name="Cuadro de texto 185"/>
                        <wps:cNvSpPr txBox="1"/>
                        <wps:spPr>
                          <a:xfrm>
                            <a:off x="526200" y="306590"/>
                            <a:ext cx="1101600" cy="236855"/>
                          </a:xfrm>
                          <a:prstGeom prst="rect">
                            <a:avLst/>
                          </a:prstGeom>
                          <a:solidFill>
                            <a:schemeClr val="lt1"/>
                          </a:solidFill>
                          <a:ln w="6350">
                            <a:noFill/>
                          </a:ln>
                        </wps:spPr>
                        <wps:txbx>
                          <w:txbxContent>
                            <w:p w14:paraId="5E563AC2" w14:textId="4A023147" w:rsidR="00F367BC" w:rsidRDefault="00F367BC" w:rsidP="00216EF2">
                              <w:pPr>
                                <w:spacing w:line="256" w:lineRule="auto"/>
                                <w:ind w:firstLine="0"/>
                                <w:rPr>
                                  <w:rFonts w:eastAsia="Calibri"/>
                                  <w:sz w:val="20"/>
                                  <w:szCs w:val="20"/>
                                </w:rPr>
                              </w:pPr>
                              <w:r>
                                <w:rPr>
                                  <w:rFonts w:eastAsia="Calibri"/>
                                  <w:sz w:val="20"/>
                                  <w:szCs w:val="20"/>
                                </w:rPr>
                                <w:t>Origen de datos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2" name="Cuadro de texto 185"/>
                        <wps:cNvSpPr txBox="1"/>
                        <wps:spPr>
                          <a:xfrm>
                            <a:off x="4355760" y="306590"/>
                            <a:ext cx="1021080" cy="236855"/>
                          </a:xfrm>
                          <a:prstGeom prst="rect">
                            <a:avLst/>
                          </a:prstGeom>
                          <a:solidFill>
                            <a:schemeClr val="lt1"/>
                          </a:solidFill>
                          <a:ln w="6350">
                            <a:noFill/>
                          </a:ln>
                        </wps:spPr>
                        <wps:txbx>
                          <w:txbxContent>
                            <w:p w14:paraId="40F978C7" w14:textId="01E147AF" w:rsidR="00F367BC" w:rsidRDefault="00F367BC" w:rsidP="00B76FF6">
                              <w:pPr>
                                <w:spacing w:line="256" w:lineRule="auto"/>
                                <w:ind w:firstLine="0"/>
                                <w:jc w:val="center"/>
                                <w:rPr>
                                  <w:rFonts w:eastAsia="Calibri"/>
                                  <w:sz w:val="20"/>
                                  <w:szCs w:val="20"/>
                                </w:rPr>
                              </w:pPr>
                              <w:r>
                                <w:rPr>
                                  <w:rFonts w:eastAsia="Calibri"/>
                                  <w:sz w:val="20"/>
                                  <w:szCs w:val="20"/>
                                </w:rPr>
                                <w:t>Clasificación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68412E8" id="Lienzo 123" o:spid="_x0000_s1319" editas="canvas" style="width:447.6pt;height:136.8pt;mso-position-horizontal-relative:char;mso-position-vertical-relative:line" coordsize="56845,17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">
                <v:shape id="_x0000_s1320" type="#_x0000_t75" style="position:absolute;width:56845;height:17373;visibility:visible;mso-wrap-style:square" filled="t" stroked="t" strokecolor="#e7e6e6 [3214]">
                  <v:fill o:detectmouseclick="t"/>
                  <v:path o:connecttype="none"/>
                </v:shape>
                <v:shape id="Imagen 130" o:spid="_x0000_s1321" type="#_x0000_t75" style="position:absolute;left:4728;top:7002;width:13288;height:6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">
                  <v:imagedata r:id="rId55" o:title=""/>
                </v:shape>
                <v:shape id="Conector recto de flecha 172" o:spid="_x0000_s1322" type="#_x0000_t32" style="position:absolute;left:18016;top:10648;width:39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" strokecolor="black [3200]" strokeweight=".5pt">
                  <v:stroke endarrow="block" joinstyle="miter"/>
                </v:shape>
                <v:shape id="Gráfico 173" o:spid="_x0000_s1323" type="#_x0000_t75" alt="Documento contorno" style="position:absolute;left:21030;top:7002;width:6476;height:6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">
                  <v:imagedata r:id="rId33" o:title="Documento contorno"/>
                </v:shape>
                <v:shape id="Conector recto de flecha 306" o:spid="_x0000_s1324" type="#_x0000_t32" style="position:absolute;left:26440;top:10764;width:39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" strokecolor="black [3200]" strokeweight=".5pt">
                  <v:stroke endarrow="block" joinstyle="miter"/>
                </v:shape>
                <v:shape id="Imagen 176" o:spid="_x0000_s1325" type="#_x0000_t75" style="position:absolute;left:30402;top:7304;width:10811;height:6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">
                  <v:imagedata r:id="rId58" o:title="" croptop="16422f" cropbottom="16334f" cropleft="18672f" cropright="14895f"/>
                </v:shape>
                <v:shape id="Cuadro de texto 185" o:spid="_x0000_s1326" type="#_x0000_t202" style="position:absolute;left:18821;top:3065;width:10211;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" fillcolor="white [3201]" stroked="f" strokeweight=".5pt">
                  <v:textbox>
                    <w:txbxContent>
                      <w:p w14:paraId="0231D257" w14:textId="4BEEB3B9" w:rsidR="00F367BC" w:rsidRPr="00276E3B" w:rsidRDefault="00F367BC" w:rsidP="00276E3B">
                        <w:pPr>
                          <w:ind w:firstLine="0"/>
                          <w:rPr>
                            <w:sz w:val="20"/>
                            <w:szCs w:val="20"/>
                          </w:rPr>
                        </w:pPr>
                        <w:r>
                          <w:rPr>
                            <w:sz w:val="20"/>
                            <w:szCs w:val="20"/>
                          </w:rPr>
                          <w:t>Corpus textual</w:t>
                        </w:r>
                      </w:p>
                    </w:txbxContent>
                  </v:textbox>
                </v:shape>
                <v:shape id="Cuadro de texto 186" o:spid="_x0000_s1327" type="#_x0000_t202" style="position:absolute;left:30402;top:2500;width:1081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" fillcolor="white [3201]" stroked="f" strokeweight=".5pt">
                  <v:textbox>
                    <w:txbxContent>
                      <w:p w14:paraId="24DB1196" w14:textId="14E8C220" w:rsidR="00F367BC" w:rsidRPr="00276E3B" w:rsidRDefault="00F367BC" w:rsidP="008E5C4C">
                        <w:pPr>
                          <w:spacing w:line="360" w:lineRule="auto"/>
                          <w:ind w:firstLine="0"/>
                          <w:jc w:val="center"/>
                          <w:rPr>
                            <w:sz w:val="20"/>
                            <w:szCs w:val="20"/>
                          </w:rPr>
                        </w:pPr>
                        <w:r>
                          <w:rPr>
                            <w:sz w:val="20"/>
                            <w:szCs w:val="20"/>
                          </w:rPr>
                          <w:t>Algoritmo de clasificación</w:t>
                        </w:r>
                      </w:p>
                    </w:txbxContent>
                  </v:textbox>
                </v:shape>
                <v:shape id="Cuadro de texto 193" o:spid="_x0000_s1328" type="#_x0000_t202" style="position:absolute;left:45176;top:6332;width:7239;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" fillcolor="white [3201]" strokeweight=".5pt">
                  <v:textbox>
                    <w:txbxContent>
                      <w:p w14:paraId="6C168EB2" w14:textId="6DD9EFEC" w:rsidR="00F367BC" w:rsidRPr="000E2D0B" w:rsidRDefault="00F367BC" w:rsidP="00BD4C54">
                        <w:pPr>
                          <w:ind w:firstLine="0"/>
                          <w:jc w:val="center"/>
                          <w:rPr>
                            <w:sz w:val="20"/>
                            <w:szCs w:val="20"/>
                          </w:rPr>
                        </w:pPr>
                        <w:r>
                          <w:rPr>
                            <w:sz w:val="20"/>
                            <w:szCs w:val="20"/>
                          </w:rPr>
                          <w:t>Positivo</w:t>
                        </w:r>
                      </w:p>
                    </w:txbxContent>
                  </v:textbox>
                </v:shape>
                <v:shape id="Cuadro de texto 193" o:spid="_x0000_s1329" type="#_x0000_t202" style="position:absolute;left:45176;top:9335;width:723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14:paraId="49B94426" w14:textId="0910192B" w:rsidR="00F367BC" w:rsidRPr="00BD4C54" w:rsidRDefault="00F367BC" w:rsidP="00BD4C54">
                        <w:pPr>
                          <w:spacing w:line="256" w:lineRule="auto"/>
                          <w:ind w:firstLine="0"/>
                          <w:jc w:val="center"/>
                          <w:rPr>
                            <w:rFonts w:eastAsia="Calibri"/>
                            <w:sz w:val="20"/>
                            <w:szCs w:val="20"/>
                          </w:rPr>
                        </w:pPr>
                        <w:r w:rsidRPr="00BD4C54">
                          <w:rPr>
                            <w:rFonts w:eastAsia="Calibri"/>
                            <w:sz w:val="20"/>
                            <w:szCs w:val="20"/>
                          </w:rPr>
                          <w:t>Neutro</w:t>
                        </w:r>
                      </w:p>
                    </w:txbxContent>
                  </v:textbox>
                </v:shape>
                <v:shape id="Cuadro de texto 193" o:spid="_x0000_s1330" type="#_x0000_t202" style="position:absolute;left:45176;top:12408;width:723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gtwgAAANwAAAAPAAAAZHJzL2Rvd25yZXYueG1sRI9BawIx&#10;FITvhf6H8Aq91Wwt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Aj+UgtwgAAANwAAAAPAAAA&#10;AAAAAAAAAAAAAAcCAABkcnMvZG93bnJldi54bWxQSwUGAAAAAAMAAwC3AAAA9gIAAAAA&#10;" fillcolor="white [3201]" strokeweight=".5pt">
                  <v:textbox>
                    <w:txbxContent>
                      <w:p w14:paraId="76859073" w14:textId="6A023E8C" w:rsidR="00F367BC" w:rsidRDefault="00F367BC" w:rsidP="00BD4C54">
                        <w:pPr>
                          <w:spacing w:line="256" w:lineRule="auto"/>
                          <w:ind w:firstLine="0"/>
                          <w:jc w:val="center"/>
                          <w:rPr>
                            <w:rFonts w:eastAsia="Calibri"/>
                            <w:sz w:val="20"/>
                            <w:szCs w:val="20"/>
                          </w:rPr>
                        </w:pPr>
                        <w:r>
                          <w:rPr>
                            <w:rFonts w:eastAsia="Calibri"/>
                            <w:sz w:val="20"/>
                            <w:szCs w:val="20"/>
                          </w:rPr>
                          <w:t>Negativo</w:t>
                        </w:r>
                      </w:p>
                    </w:txbxContent>
                  </v:textbox>
                </v:shape>
                <v:shape id="Conector recto de flecha 310" o:spid="_x0000_s1331" type="#_x0000_t32" style="position:absolute;left:41213;top:10485;width:39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" strokecolor="black [3200]" strokeweight=".5pt">
                  <v:stroke endarrow="block" joinstyle="miter"/>
                </v:shape>
                <v:shape id="Conector recto de flecha 229" o:spid="_x0000_s1332" type="#_x0000_t32" style="position:absolute;left:41213;top:7475;width:3963;height:31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" strokecolor="black [3200]" strokeweight=".5pt">
                  <v:stroke endarrow="block" joinstyle="miter"/>
                </v:shape>
                <v:shape id="Conector recto de flecha 245" o:spid="_x0000_s1333" type="#_x0000_t32" style="position:absolute;left:41213;top:10764;width:3963;height:27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" strokecolor="black [3200]" strokeweight=".5pt">
                  <v:stroke endarrow="block" joinstyle="miter"/>
                </v:shape>
                <v:shape id="Cuadro de texto 185" o:spid="_x0000_s1334" type="#_x0000_t202" style="position:absolute;left:5262;top:3065;width:11016;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" fillcolor="white [3201]" stroked="f" strokeweight=".5pt">
                  <v:textbox>
                    <w:txbxContent>
                      <w:p w14:paraId="5E563AC2" w14:textId="4A023147" w:rsidR="00F367BC" w:rsidRDefault="00F367BC" w:rsidP="00216EF2">
                        <w:pPr>
                          <w:spacing w:line="256" w:lineRule="auto"/>
                          <w:ind w:firstLine="0"/>
                          <w:rPr>
                            <w:rFonts w:eastAsia="Calibri"/>
                            <w:sz w:val="20"/>
                            <w:szCs w:val="20"/>
                          </w:rPr>
                        </w:pPr>
                        <w:r>
                          <w:rPr>
                            <w:rFonts w:eastAsia="Calibri"/>
                            <w:sz w:val="20"/>
                            <w:szCs w:val="20"/>
                          </w:rPr>
                          <w:t>Origen de datos</w:t>
                        </w:r>
                      </w:p>
                    </w:txbxContent>
                  </v:textbox>
                </v:shape>
                <v:shape id="Cuadro de texto 185" o:spid="_x0000_s1335" type="#_x0000_t202" style="position:absolute;left:43557;top:3065;width:10211;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" fillcolor="white [3201]" stroked="f" strokeweight=".5pt">
                  <v:textbox>
                    <w:txbxContent>
                      <w:p w14:paraId="40F978C7" w14:textId="01E147AF" w:rsidR="00F367BC" w:rsidRDefault="00F367BC" w:rsidP="00B76FF6">
                        <w:pPr>
                          <w:spacing w:line="256" w:lineRule="auto"/>
                          <w:ind w:firstLine="0"/>
                          <w:jc w:val="center"/>
                          <w:rPr>
                            <w:rFonts w:eastAsia="Calibri"/>
                            <w:sz w:val="20"/>
                            <w:szCs w:val="20"/>
                          </w:rPr>
                        </w:pPr>
                        <w:r>
                          <w:rPr>
                            <w:rFonts w:eastAsia="Calibri"/>
                            <w:sz w:val="20"/>
                            <w:szCs w:val="20"/>
                          </w:rPr>
                          <w:t>Clasificación</w:t>
                        </w:r>
                      </w:p>
                    </w:txbxContent>
                  </v:textbox>
                </v:shape>
                <w10:anchorlock/>
              </v:group>
            </w:pict>
          </mc:Fallback>
        </mc:AlternateContent>
      </w:r>
    </w:p>
    <w:p w14:paraId="2EB06987" w14:textId="77777777" w:rsidR="005600D9" w:rsidRPr="006A6C5F" w:rsidRDefault="005600D9" w:rsidP="00FD4851">
      <w:pPr>
        <w:ind w:firstLine="0"/>
        <w:rPr>
          <w:lang w:val="es-ES"/>
        </w:rPr>
      </w:pPr>
    </w:p>
    <w:p w14:paraId="2C71D0A2" w14:textId="164AEC3F" w:rsidR="006A6C5F" w:rsidRDefault="0069797D" w:rsidP="00495D1B">
      <w:pPr>
        <w:pStyle w:val="Ttulo2"/>
        <w:numPr>
          <w:ilvl w:val="1"/>
          <w:numId w:val="8"/>
        </w:numPr>
        <w:ind w:left="0" w:firstLine="0"/>
        <w:rPr>
          <w:rFonts w:ascii="Arial" w:hAnsi="Arial" w:cs="Arial"/>
          <w:b/>
          <w:color w:val="auto"/>
          <w:sz w:val="22"/>
          <w:szCs w:val="22"/>
          <w:lang w:val="es-ES"/>
        </w:rPr>
      </w:pPr>
      <w:r>
        <w:rPr>
          <w:rFonts w:ascii="Arial" w:hAnsi="Arial" w:cs="Arial"/>
          <w:b/>
          <w:color w:val="auto"/>
          <w:sz w:val="22"/>
          <w:szCs w:val="22"/>
          <w:lang w:val="es-ES"/>
        </w:rPr>
        <w:t xml:space="preserve">Fase 2: </w:t>
      </w:r>
      <w:r w:rsidR="00A342EB">
        <w:rPr>
          <w:rFonts w:ascii="Arial" w:hAnsi="Arial" w:cs="Arial"/>
          <w:b/>
          <w:color w:val="auto"/>
          <w:sz w:val="22"/>
          <w:szCs w:val="22"/>
          <w:lang w:val="es-ES"/>
        </w:rPr>
        <w:t>Recuperación de la información</w:t>
      </w:r>
    </w:p>
    <w:p w14:paraId="0244B3AB" w14:textId="19F53233" w:rsidR="00A342EB" w:rsidRDefault="001727CE" w:rsidP="000A6D0E">
      <w:pPr>
        <w:rPr>
          <w:lang w:val="es-ES"/>
        </w:rPr>
      </w:pPr>
      <w:r>
        <w:rPr>
          <w:lang w:val="es-ES"/>
        </w:rPr>
        <w:t xml:space="preserve">Esta etapa empieza por </w:t>
      </w:r>
      <w:r w:rsidR="007E7F75">
        <w:rPr>
          <w:lang w:val="es-ES"/>
        </w:rPr>
        <w:t>seleccionar</w:t>
      </w:r>
      <w:r>
        <w:rPr>
          <w:lang w:val="es-ES"/>
        </w:rPr>
        <w:t xml:space="preserve"> la </w:t>
      </w:r>
      <w:r w:rsidR="0077766A">
        <w:rPr>
          <w:lang w:val="es-ES"/>
        </w:rPr>
        <w:t>fuente de información. En este caso</w:t>
      </w:r>
      <w:r w:rsidR="00AB46F2">
        <w:rPr>
          <w:lang w:val="es-ES"/>
        </w:rPr>
        <w:t>,</w:t>
      </w:r>
      <w:r w:rsidR="004B15ED">
        <w:rPr>
          <w:lang w:val="es-ES"/>
        </w:rPr>
        <w:t xml:space="preserve"> se está trabajando con la </w:t>
      </w:r>
      <w:r w:rsidR="0077766A">
        <w:rPr>
          <w:lang w:val="es-ES"/>
        </w:rPr>
        <w:t>red social Facebook</w:t>
      </w:r>
      <w:r w:rsidR="007E7F75">
        <w:rPr>
          <w:lang w:val="es-ES"/>
        </w:rPr>
        <w:t>.</w:t>
      </w:r>
      <w:r w:rsidR="00AB46F2">
        <w:rPr>
          <w:lang w:val="es-ES"/>
        </w:rPr>
        <w:t xml:space="preserve"> </w:t>
      </w:r>
      <w:r w:rsidR="009F6983">
        <w:rPr>
          <w:lang w:val="es-ES"/>
        </w:rPr>
        <w:t xml:space="preserve">En esta plataforma se </w:t>
      </w:r>
      <w:r w:rsidR="004C0F3C">
        <w:rPr>
          <w:lang w:val="es-ES"/>
        </w:rPr>
        <w:t>crearon grupos</w:t>
      </w:r>
      <w:r w:rsidR="00F75B9E">
        <w:rPr>
          <w:lang w:val="es-ES"/>
        </w:rPr>
        <w:t xml:space="preserve"> </w:t>
      </w:r>
      <w:r w:rsidR="00A467EC">
        <w:rPr>
          <w:lang w:val="es-ES"/>
        </w:rPr>
        <w:t xml:space="preserve">de 4 a 6 estudiantes </w:t>
      </w:r>
      <w:r w:rsidR="002A3013">
        <w:rPr>
          <w:lang w:val="es-ES"/>
        </w:rPr>
        <w:t>cada uno. Los estudiantes</w:t>
      </w:r>
      <w:r w:rsidR="0094595F">
        <w:rPr>
          <w:lang w:val="es-ES"/>
        </w:rPr>
        <w:t xml:space="preserve"> pertenecen a </w:t>
      </w:r>
      <w:r w:rsidR="004C0F3C">
        <w:rPr>
          <w:lang w:val="es-ES"/>
        </w:rPr>
        <w:t xml:space="preserve">la materia de </w:t>
      </w:r>
      <w:r w:rsidR="005D2BF4">
        <w:rPr>
          <w:lang w:val="es-ES"/>
        </w:rPr>
        <w:t>I</w:t>
      </w:r>
      <w:r w:rsidR="004C0F3C">
        <w:rPr>
          <w:lang w:val="es-ES"/>
        </w:rPr>
        <w:t xml:space="preserve">nteligencia </w:t>
      </w:r>
      <w:r w:rsidR="005D2BF4">
        <w:rPr>
          <w:lang w:val="es-ES"/>
        </w:rPr>
        <w:t>A</w:t>
      </w:r>
      <w:r w:rsidR="004C0F3C">
        <w:rPr>
          <w:lang w:val="es-ES"/>
        </w:rPr>
        <w:t xml:space="preserve">rtificial de la </w:t>
      </w:r>
      <w:r w:rsidR="005D2BF4">
        <w:rPr>
          <w:lang w:val="es-ES"/>
        </w:rPr>
        <w:t>M</w:t>
      </w:r>
      <w:r w:rsidR="004C0F3C">
        <w:rPr>
          <w:lang w:val="es-ES"/>
        </w:rPr>
        <w:t>odalidad</w:t>
      </w:r>
      <w:r w:rsidR="00D97D6A">
        <w:rPr>
          <w:lang w:val="es-ES"/>
        </w:rPr>
        <w:t xml:space="preserve"> </w:t>
      </w:r>
      <w:r w:rsidR="005D2BF4">
        <w:rPr>
          <w:lang w:val="es-ES"/>
        </w:rPr>
        <w:t>A</w:t>
      </w:r>
      <w:r w:rsidR="004C0F3C">
        <w:rPr>
          <w:lang w:val="es-ES"/>
        </w:rPr>
        <w:t>bierta</w:t>
      </w:r>
      <w:r w:rsidR="00D97D6A">
        <w:rPr>
          <w:lang w:val="es-ES"/>
        </w:rPr>
        <w:t xml:space="preserve"> y a </w:t>
      </w:r>
      <w:r w:rsidR="005D2BF4">
        <w:rPr>
          <w:lang w:val="es-ES"/>
        </w:rPr>
        <w:t>D</w:t>
      </w:r>
      <w:r w:rsidR="00D97D6A">
        <w:rPr>
          <w:lang w:val="es-ES"/>
        </w:rPr>
        <w:t>istancia</w:t>
      </w:r>
      <w:r w:rsidR="004C0F3C">
        <w:rPr>
          <w:lang w:val="es-ES"/>
        </w:rPr>
        <w:t xml:space="preserve"> de la </w:t>
      </w:r>
      <w:r w:rsidR="005D2BF4">
        <w:rPr>
          <w:lang w:val="es-ES"/>
        </w:rPr>
        <w:t>U</w:t>
      </w:r>
      <w:r w:rsidR="004C0F3C">
        <w:rPr>
          <w:lang w:val="es-ES"/>
        </w:rPr>
        <w:t>ni</w:t>
      </w:r>
      <w:r w:rsidR="00F75B9E">
        <w:rPr>
          <w:lang w:val="es-ES"/>
        </w:rPr>
        <w:t xml:space="preserve">versidad </w:t>
      </w:r>
      <w:r w:rsidR="005D2BF4">
        <w:rPr>
          <w:lang w:val="es-ES"/>
        </w:rPr>
        <w:t>T</w:t>
      </w:r>
      <w:r w:rsidR="00F75B9E">
        <w:rPr>
          <w:lang w:val="es-ES"/>
        </w:rPr>
        <w:t xml:space="preserve">écnica </w:t>
      </w:r>
      <w:r w:rsidR="005D2BF4">
        <w:rPr>
          <w:lang w:val="es-ES"/>
        </w:rPr>
        <w:t>P</w:t>
      </w:r>
      <w:r w:rsidR="00F75B9E">
        <w:rPr>
          <w:lang w:val="es-ES"/>
        </w:rPr>
        <w:t xml:space="preserve">articular de </w:t>
      </w:r>
      <w:r w:rsidR="005D2BF4">
        <w:rPr>
          <w:lang w:val="es-ES"/>
        </w:rPr>
        <w:t>L</w:t>
      </w:r>
      <w:r w:rsidR="00F75B9E">
        <w:rPr>
          <w:lang w:val="es-ES"/>
        </w:rPr>
        <w:t>oja</w:t>
      </w:r>
      <w:r w:rsidR="0094595F">
        <w:rPr>
          <w:lang w:val="es-ES"/>
        </w:rPr>
        <w:t xml:space="preserve">. El objetivo de estos grupos es que </w:t>
      </w:r>
      <w:r w:rsidR="006E3350">
        <w:rPr>
          <w:lang w:val="es-ES"/>
        </w:rPr>
        <w:t xml:space="preserve">en ellos </w:t>
      </w:r>
      <w:r w:rsidR="001811F7">
        <w:rPr>
          <w:lang w:val="es-ES"/>
        </w:rPr>
        <w:t xml:space="preserve">se </w:t>
      </w:r>
      <w:r w:rsidR="006E3350">
        <w:rPr>
          <w:lang w:val="es-ES"/>
        </w:rPr>
        <w:t xml:space="preserve">debatan, concuerden y organicen el desarrollo </w:t>
      </w:r>
      <w:r w:rsidR="001811F7">
        <w:rPr>
          <w:lang w:val="es-ES"/>
        </w:rPr>
        <w:t>de los trabajos autónomos</w:t>
      </w:r>
      <w:r w:rsidR="004A12F9">
        <w:rPr>
          <w:lang w:val="es-ES"/>
        </w:rPr>
        <w:t>.</w:t>
      </w:r>
      <w:r w:rsidR="0077766A">
        <w:rPr>
          <w:lang w:val="es-ES"/>
        </w:rPr>
        <w:t xml:space="preserve"> </w:t>
      </w:r>
      <w:r w:rsidR="004A12F9">
        <w:rPr>
          <w:lang w:val="es-ES"/>
        </w:rPr>
        <w:t>Se identificaron</w:t>
      </w:r>
      <w:r w:rsidR="00303F2B">
        <w:rPr>
          <w:lang w:val="es-ES"/>
        </w:rPr>
        <w:t xml:space="preserve"> un total de </w:t>
      </w:r>
      <w:r w:rsidR="00004D8C">
        <w:rPr>
          <w:lang w:val="es-ES"/>
        </w:rPr>
        <w:t>45</w:t>
      </w:r>
      <w:r w:rsidR="00303F2B">
        <w:rPr>
          <w:lang w:val="es-ES"/>
        </w:rPr>
        <w:t xml:space="preserve"> grupos</w:t>
      </w:r>
      <w:r w:rsidR="00596D67">
        <w:rPr>
          <w:lang w:val="es-ES"/>
        </w:rPr>
        <w:t xml:space="preserve"> </w:t>
      </w:r>
      <w:r w:rsidR="00960724">
        <w:rPr>
          <w:lang w:val="es-ES"/>
        </w:rPr>
        <w:t>de estudio</w:t>
      </w:r>
      <w:r w:rsidR="00656660">
        <w:rPr>
          <w:lang w:val="es-ES"/>
        </w:rPr>
        <w:t xml:space="preserve">. </w:t>
      </w:r>
      <w:r w:rsidR="0014326E">
        <w:rPr>
          <w:lang w:val="es-ES"/>
        </w:rPr>
        <w:t xml:space="preserve">En </w:t>
      </w:r>
      <w:r w:rsidR="0046797D">
        <w:rPr>
          <w:lang w:val="es-ES"/>
        </w:rPr>
        <w:t xml:space="preserve">los </w:t>
      </w:r>
      <w:r w:rsidR="00004D8C">
        <w:rPr>
          <w:lang w:val="es-ES"/>
        </w:rPr>
        <w:t>45</w:t>
      </w:r>
      <w:r w:rsidR="0046797D">
        <w:rPr>
          <w:lang w:val="es-ES"/>
        </w:rPr>
        <w:t xml:space="preserve"> </w:t>
      </w:r>
      <w:r w:rsidR="0014326E">
        <w:rPr>
          <w:lang w:val="es-ES"/>
        </w:rPr>
        <w:t xml:space="preserve">grupos de estudio se identificaron un </w:t>
      </w:r>
      <w:r w:rsidR="0014326E" w:rsidRPr="00E13000">
        <w:rPr>
          <w:lang w:val="es-ES"/>
        </w:rPr>
        <w:t xml:space="preserve">total de </w:t>
      </w:r>
      <w:r w:rsidR="00650532">
        <w:rPr>
          <w:lang w:val="es-ES"/>
        </w:rPr>
        <w:t>26</w:t>
      </w:r>
      <w:r w:rsidR="00C84BCE">
        <w:rPr>
          <w:lang w:val="es-ES"/>
        </w:rPr>
        <w:t>5</w:t>
      </w:r>
      <w:r w:rsidR="00871581">
        <w:rPr>
          <w:lang w:val="es-ES"/>
        </w:rPr>
        <w:t xml:space="preserve"> </w:t>
      </w:r>
      <w:r w:rsidR="00B05581" w:rsidRPr="00E13000">
        <w:rPr>
          <w:lang w:val="es-ES"/>
        </w:rPr>
        <w:t>post</w:t>
      </w:r>
      <w:r w:rsidR="001D0756">
        <w:rPr>
          <w:lang w:val="es-ES"/>
        </w:rPr>
        <w:t xml:space="preserve">. </w:t>
      </w:r>
      <w:r w:rsidR="001D0756" w:rsidRPr="001D0756">
        <w:t>Entiéndase</w:t>
      </w:r>
      <w:r w:rsidR="001D0756">
        <w:rPr>
          <w:lang w:val="es-ES"/>
        </w:rPr>
        <w:t xml:space="preserve"> </w:t>
      </w:r>
      <w:r w:rsidR="006A44DA">
        <w:rPr>
          <w:lang w:val="es-ES"/>
        </w:rPr>
        <w:t xml:space="preserve">por post a </w:t>
      </w:r>
      <w:r w:rsidR="0046797D">
        <w:rPr>
          <w:lang w:val="es-ES"/>
        </w:rPr>
        <w:t>cualquier</w:t>
      </w:r>
      <w:r w:rsidR="006A44DA">
        <w:rPr>
          <w:lang w:val="es-ES"/>
        </w:rPr>
        <w:t xml:space="preserve"> texto que es publicado dentro del grupo</w:t>
      </w:r>
      <w:r w:rsidR="00263F2A">
        <w:rPr>
          <w:lang w:val="es-ES"/>
        </w:rPr>
        <w:t>.</w:t>
      </w:r>
      <w:r w:rsidR="00D3104F">
        <w:rPr>
          <w:lang w:val="es-ES"/>
        </w:rPr>
        <w:t xml:space="preserve"> </w:t>
      </w:r>
      <w:r w:rsidR="00D70B6F">
        <w:rPr>
          <w:lang w:val="es-ES"/>
        </w:rPr>
        <w:t xml:space="preserve">Los estudiantes interactúan </w:t>
      </w:r>
      <w:r w:rsidR="002B4440">
        <w:rPr>
          <w:lang w:val="es-ES"/>
        </w:rPr>
        <w:t>respondiendo al post</w:t>
      </w:r>
      <w:r w:rsidR="00270661">
        <w:rPr>
          <w:lang w:val="es-ES"/>
        </w:rPr>
        <w:t>, a estas interacciones se las denomina comentarios</w:t>
      </w:r>
      <w:r w:rsidR="000D7727">
        <w:rPr>
          <w:lang w:val="es-ES"/>
        </w:rPr>
        <w:t xml:space="preserve">. En todos los grupos de estudio existe un </w:t>
      </w:r>
      <w:r w:rsidR="000D7727" w:rsidRPr="00650532">
        <w:rPr>
          <w:lang w:val="es-ES"/>
        </w:rPr>
        <w:t>total de</w:t>
      </w:r>
      <w:r w:rsidR="00B05581" w:rsidRPr="00650532">
        <w:rPr>
          <w:lang w:val="es-ES"/>
        </w:rPr>
        <w:t xml:space="preserve"> </w:t>
      </w:r>
      <w:r w:rsidR="00C84BCE">
        <w:rPr>
          <w:lang w:val="es-ES"/>
        </w:rPr>
        <w:t>1980</w:t>
      </w:r>
      <w:r w:rsidR="00650532" w:rsidRPr="00650532">
        <w:rPr>
          <w:lang w:val="es-ES"/>
        </w:rPr>
        <w:t xml:space="preserve"> </w:t>
      </w:r>
      <w:r w:rsidR="00650532">
        <w:rPr>
          <w:lang w:val="es-ES"/>
        </w:rPr>
        <w:t>c</w:t>
      </w:r>
      <w:r w:rsidR="00BA61E4" w:rsidRPr="00650532">
        <w:rPr>
          <w:lang w:val="es-ES"/>
        </w:rPr>
        <w:t>omentarios</w:t>
      </w:r>
      <w:r w:rsidR="00351AB4">
        <w:rPr>
          <w:lang w:val="es-ES"/>
        </w:rPr>
        <w:t xml:space="preserve"> cuya distribución se muestra en la tabla </w:t>
      </w:r>
      <w:r w:rsidR="00F6023C">
        <w:rPr>
          <w:lang w:val="es-ES"/>
        </w:rPr>
        <w:t>11.</w:t>
      </w:r>
      <w:r w:rsidR="008313A4">
        <w:rPr>
          <w:lang w:val="es-ES"/>
        </w:rPr>
        <w:t xml:space="preserve"> </w:t>
      </w:r>
    </w:p>
    <w:p w14:paraId="1A5212D5" w14:textId="6539B21C" w:rsidR="001A1D48" w:rsidRPr="000800D5" w:rsidRDefault="0041676B" w:rsidP="00036366">
      <w:pPr>
        <w:pStyle w:val="Descripcin"/>
        <w:keepNext/>
        <w:spacing w:after="0" w:line="360" w:lineRule="auto"/>
        <w:ind w:left="1134" w:hanging="414"/>
        <w:rPr>
          <w:i w:val="0"/>
          <w:iCs w:val="0"/>
          <w:color w:val="auto"/>
          <w:sz w:val="20"/>
          <w:szCs w:val="20"/>
        </w:rPr>
      </w:pPr>
      <w:r w:rsidRPr="0041676B">
        <w:rPr>
          <w:b/>
          <w:bCs/>
          <w:i w:val="0"/>
          <w:iCs w:val="0"/>
          <w:color w:val="auto"/>
          <w:sz w:val="20"/>
          <w:szCs w:val="20"/>
        </w:rPr>
        <w:t xml:space="preserve">        </w:t>
      </w:r>
      <w:bookmarkStart w:id="67" w:name="_Toc61920258"/>
      <w:r w:rsidR="001A1D48" w:rsidRPr="000800D5">
        <w:rPr>
          <w:b/>
          <w:bCs/>
          <w:i w:val="0"/>
          <w:iCs w:val="0"/>
          <w:color w:val="auto"/>
          <w:sz w:val="20"/>
          <w:szCs w:val="20"/>
        </w:rPr>
        <w:t xml:space="preserve">Tabla </w:t>
      </w:r>
      <w:r w:rsidR="001A1D48" w:rsidRPr="000800D5">
        <w:rPr>
          <w:b/>
          <w:bCs/>
          <w:i w:val="0"/>
          <w:iCs w:val="0"/>
          <w:color w:val="auto"/>
          <w:sz w:val="20"/>
          <w:szCs w:val="20"/>
        </w:rPr>
        <w:fldChar w:fldCharType="begin"/>
      </w:r>
      <w:r w:rsidR="001A1D48" w:rsidRPr="000800D5">
        <w:rPr>
          <w:b/>
          <w:bCs/>
          <w:i w:val="0"/>
          <w:iCs w:val="0"/>
          <w:color w:val="auto"/>
          <w:sz w:val="20"/>
          <w:szCs w:val="20"/>
        </w:rPr>
        <w:instrText xml:space="preserve"> SEQ Tabla \* ARABIC </w:instrText>
      </w:r>
      <w:r w:rsidR="001A1D48" w:rsidRPr="000800D5">
        <w:rPr>
          <w:b/>
          <w:bCs/>
          <w:i w:val="0"/>
          <w:iCs w:val="0"/>
          <w:color w:val="auto"/>
          <w:sz w:val="20"/>
          <w:szCs w:val="20"/>
        </w:rPr>
        <w:fldChar w:fldCharType="separate"/>
      </w:r>
      <w:r w:rsidR="00A05DB3">
        <w:rPr>
          <w:b/>
          <w:bCs/>
          <w:i w:val="0"/>
          <w:iCs w:val="0"/>
          <w:noProof/>
          <w:color w:val="auto"/>
          <w:sz w:val="20"/>
          <w:szCs w:val="20"/>
        </w:rPr>
        <w:t>11</w:t>
      </w:r>
      <w:r w:rsidR="001A1D48" w:rsidRPr="000800D5">
        <w:rPr>
          <w:b/>
          <w:bCs/>
          <w:i w:val="0"/>
          <w:iCs w:val="0"/>
          <w:color w:val="auto"/>
          <w:sz w:val="20"/>
          <w:szCs w:val="20"/>
        </w:rPr>
        <w:fldChar w:fldCharType="end"/>
      </w:r>
      <w:r w:rsidR="001A1D48" w:rsidRPr="000800D5">
        <w:rPr>
          <w:b/>
          <w:bCs/>
          <w:i w:val="0"/>
          <w:iCs w:val="0"/>
          <w:color w:val="auto"/>
          <w:sz w:val="20"/>
          <w:szCs w:val="20"/>
        </w:rPr>
        <w:t>.</w:t>
      </w:r>
      <w:r w:rsidR="00036366">
        <w:rPr>
          <w:b/>
          <w:bCs/>
          <w:i w:val="0"/>
          <w:iCs w:val="0"/>
          <w:color w:val="auto"/>
          <w:sz w:val="20"/>
          <w:szCs w:val="20"/>
        </w:rPr>
        <w:br/>
      </w:r>
      <w:r w:rsidRPr="000800D5">
        <w:rPr>
          <w:color w:val="auto"/>
          <w:sz w:val="20"/>
          <w:szCs w:val="20"/>
        </w:rPr>
        <w:t>Distribución de los comentarios</w:t>
      </w:r>
      <w:bookmarkEnd w:id="67"/>
    </w:p>
    <w:tbl>
      <w:tblPr>
        <w:tblStyle w:val="Tablaconcuadrcula"/>
        <w:tblW w:w="0" w:type="auto"/>
        <w:jc w:val="center"/>
        <w:tblBorders>
          <w:left w:val="none" w:sz="0" w:space="0" w:color="auto"/>
          <w:bottom w:val="none" w:sz="0" w:space="0" w:color="auto"/>
          <w:right w:val="none" w:sz="0" w:space="0" w:color="auto"/>
        </w:tblBorders>
        <w:tblLook w:val="04A0" w:firstRow="1" w:lastRow="0" w:firstColumn="1" w:lastColumn="0" w:noHBand="0" w:noVBand="1"/>
      </w:tblPr>
      <w:tblGrid>
        <w:gridCol w:w="2050"/>
        <w:gridCol w:w="1891"/>
        <w:gridCol w:w="2735"/>
      </w:tblGrid>
      <w:tr w:rsidR="00F45543" w14:paraId="7205DDAC" w14:textId="124C89DB" w:rsidTr="00C23B5F">
        <w:trPr>
          <w:trHeight w:hRule="exact" w:val="397"/>
          <w:jc w:val="center"/>
        </w:trPr>
        <w:tc>
          <w:tcPr>
            <w:tcW w:w="0" w:type="auto"/>
            <w:tcBorders>
              <w:right w:val="nil"/>
            </w:tcBorders>
            <w:vAlign w:val="center"/>
          </w:tcPr>
          <w:p w14:paraId="57CA3171" w14:textId="58771EFF" w:rsidR="00CB74CC" w:rsidRPr="00CB74CC" w:rsidRDefault="00F45543" w:rsidP="00F45543">
            <w:pPr>
              <w:spacing w:line="480" w:lineRule="auto"/>
              <w:ind w:firstLine="0"/>
              <w:jc w:val="center"/>
              <w:rPr>
                <w:b/>
                <w:bCs/>
                <w:lang w:val="es-ES"/>
              </w:rPr>
            </w:pPr>
            <w:r>
              <w:rPr>
                <w:b/>
                <w:bCs/>
                <w:lang w:val="es-ES"/>
              </w:rPr>
              <w:t>Número de grupo</w:t>
            </w:r>
          </w:p>
        </w:tc>
        <w:tc>
          <w:tcPr>
            <w:tcW w:w="0" w:type="auto"/>
            <w:tcBorders>
              <w:left w:val="nil"/>
              <w:bottom w:val="single" w:sz="4" w:space="0" w:color="auto"/>
              <w:right w:val="nil"/>
            </w:tcBorders>
            <w:vAlign w:val="center"/>
          </w:tcPr>
          <w:p w14:paraId="02D79AD7" w14:textId="593D0103" w:rsidR="00CB74CC" w:rsidRPr="00CB74CC" w:rsidRDefault="00F45543" w:rsidP="00F45543">
            <w:pPr>
              <w:spacing w:line="480" w:lineRule="auto"/>
              <w:ind w:firstLine="0"/>
              <w:jc w:val="center"/>
              <w:rPr>
                <w:b/>
                <w:bCs/>
                <w:lang w:val="es-ES"/>
              </w:rPr>
            </w:pPr>
            <w:r>
              <w:rPr>
                <w:b/>
                <w:bCs/>
                <w:lang w:val="es-ES"/>
              </w:rPr>
              <w:t>Número de p</w:t>
            </w:r>
            <w:r w:rsidR="00CB74CC" w:rsidRPr="00CB74CC">
              <w:rPr>
                <w:b/>
                <w:bCs/>
                <w:lang w:val="es-ES"/>
              </w:rPr>
              <w:t>ost</w:t>
            </w:r>
          </w:p>
        </w:tc>
        <w:tc>
          <w:tcPr>
            <w:tcW w:w="0" w:type="auto"/>
            <w:tcBorders>
              <w:left w:val="nil"/>
              <w:bottom w:val="single" w:sz="4" w:space="0" w:color="auto"/>
            </w:tcBorders>
            <w:vAlign w:val="center"/>
          </w:tcPr>
          <w:p w14:paraId="245BD4F7" w14:textId="14D410C5" w:rsidR="00CB74CC" w:rsidRPr="00CB74CC" w:rsidRDefault="00F45543" w:rsidP="00F45543">
            <w:pPr>
              <w:spacing w:line="480" w:lineRule="auto"/>
              <w:ind w:firstLine="0"/>
              <w:jc w:val="center"/>
              <w:rPr>
                <w:b/>
                <w:bCs/>
                <w:lang w:val="es-ES"/>
              </w:rPr>
            </w:pPr>
            <w:r>
              <w:rPr>
                <w:b/>
                <w:bCs/>
                <w:lang w:val="es-ES"/>
              </w:rPr>
              <w:t>Número de c</w:t>
            </w:r>
            <w:r w:rsidR="00CB74CC" w:rsidRPr="00CB74CC">
              <w:rPr>
                <w:b/>
                <w:bCs/>
                <w:lang w:val="es-ES"/>
              </w:rPr>
              <w:t>omentarios</w:t>
            </w:r>
          </w:p>
        </w:tc>
      </w:tr>
      <w:tr w:rsidR="00F45543" w14:paraId="4A420DD8" w14:textId="67564EDC" w:rsidTr="00041338">
        <w:trPr>
          <w:trHeight w:hRule="exact" w:val="340"/>
          <w:jc w:val="center"/>
        </w:trPr>
        <w:tc>
          <w:tcPr>
            <w:tcW w:w="0" w:type="auto"/>
            <w:tcBorders>
              <w:bottom w:val="nil"/>
              <w:right w:val="nil"/>
            </w:tcBorders>
            <w:vAlign w:val="center"/>
          </w:tcPr>
          <w:p w14:paraId="66160D70" w14:textId="6CED010A" w:rsidR="00CB74CC" w:rsidRDefault="00F45543" w:rsidP="00F45543">
            <w:pPr>
              <w:spacing w:line="480" w:lineRule="auto"/>
              <w:ind w:firstLine="0"/>
              <w:jc w:val="center"/>
              <w:rPr>
                <w:lang w:val="es-ES"/>
              </w:rPr>
            </w:pPr>
            <w:r>
              <w:rPr>
                <w:lang w:val="es-ES"/>
              </w:rPr>
              <w:t>1</w:t>
            </w:r>
          </w:p>
        </w:tc>
        <w:tc>
          <w:tcPr>
            <w:tcW w:w="0" w:type="auto"/>
            <w:tcBorders>
              <w:left w:val="nil"/>
              <w:bottom w:val="nil"/>
              <w:right w:val="nil"/>
            </w:tcBorders>
            <w:vAlign w:val="center"/>
          </w:tcPr>
          <w:p w14:paraId="770E6890" w14:textId="6D54975F" w:rsidR="00CB74CC" w:rsidRDefault="00CF22C1" w:rsidP="00F45543">
            <w:pPr>
              <w:spacing w:line="480" w:lineRule="auto"/>
              <w:ind w:firstLine="0"/>
              <w:jc w:val="center"/>
              <w:rPr>
                <w:lang w:val="es-ES"/>
              </w:rPr>
            </w:pPr>
            <w:r w:rsidRPr="00AD71EB">
              <w:rPr>
                <w:lang w:val="es-ES"/>
              </w:rPr>
              <w:t>4</w:t>
            </w:r>
          </w:p>
        </w:tc>
        <w:tc>
          <w:tcPr>
            <w:tcW w:w="0" w:type="auto"/>
            <w:tcBorders>
              <w:left w:val="nil"/>
              <w:bottom w:val="nil"/>
            </w:tcBorders>
            <w:vAlign w:val="center"/>
          </w:tcPr>
          <w:p w14:paraId="7ECE4535" w14:textId="45D04AF1" w:rsidR="00CB74CC" w:rsidRDefault="00C22406" w:rsidP="00F45543">
            <w:pPr>
              <w:spacing w:line="480" w:lineRule="auto"/>
              <w:ind w:firstLine="0"/>
              <w:jc w:val="center"/>
              <w:rPr>
                <w:lang w:val="es-ES"/>
              </w:rPr>
            </w:pPr>
            <w:r w:rsidRPr="00AD71EB">
              <w:rPr>
                <w:lang w:val="es-ES"/>
              </w:rPr>
              <w:t>5</w:t>
            </w:r>
          </w:p>
        </w:tc>
      </w:tr>
      <w:tr w:rsidR="00F45543" w14:paraId="43219395" w14:textId="2B0B92B5" w:rsidTr="00041338">
        <w:trPr>
          <w:trHeight w:hRule="exact" w:val="340"/>
          <w:jc w:val="center"/>
        </w:trPr>
        <w:tc>
          <w:tcPr>
            <w:tcW w:w="0" w:type="auto"/>
            <w:tcBorders>
              <w:top w:val="nil"/>
              <w:bottom w:val="nil"/>
              <w:right w:val="nil"/>
            </w:tcBorders>
            <w:vAlign w:val="center"/>
          </w:tcPr>
          <w:p w14:paraId="631A0097" w14:textId="5B4DC5C2" w:rsidR="00CB74CC" w:rsidRDefault="00F45543" w:rsidP="00F45543">
            <w:pPr>
              <w:spacing w:line="480" w:lineRule="auto"/>
              <w:ind w:firstLine="0"/>
              <w:jc w:val="center"/>
              <w:rPr>
                <w:lang w:val="es-ES"/>
              </w:rPr>
            </w:pPr>
            <w:r>
              <w:rPr>
                <w:lang w:val="es-ES"/>
              </w:rPr>
              <w:t>2</w:t>
            </w:r>
          </w:p>
        </w:tc>
        <w:tc>
          <w:tcPr>
            <w:tcW w:w="0" w:type="auto"/>
            <w:tcBorders>
              <w:top w:val="nil"/>
              <w:left w:val="nil"/>
              <w:bottom w:val="nil"/>
              <w:right w:val="nil"/>
            </w:tcBorders>
            <w:vAlign w:val="center"/>
          </w:tcPr>
          <w:p w14:paraId="77959AFC" w14:textId="48646906" w:rsidR="00CB74CC" w:rsidRDefault="007D62A2" w:rsidP="00F45543">
            <w:pPr>
              <w:spacing w:line="480" w:lineRule="auto"/>
              <w:ind w:firstLine="0"/>
              <w:jc w:val="center"/>
              <w:rPr>
                <w:lang w:val="es-ES"/>
              </w:rPr>
            </w:pPr>
            <w:r>
              <w:rPr>
                <w:lang w:val="es-ES"/>
              </w:rPr>
              <w:t>17</w:t>
            </w:r>
          </w:p>
        </w:tc>
        <w:tc>
          <w:tcPr>
            <w:tcW w:w="0" w:type="auto"/>
            <w:tcBorders>
              <w:top w:val="nil"/>
              <w:left w:val="nil"/>
              <w:bottom w:val="nil"/>
            </w:tcBorders>
            <w:vAlign w:val="center"/>
          </w:tcPr>
          <w:p w14:paraId="4167B899" w14:textId="2FD880FB" w:rsidR="00CB74CC" w:rsidRDefault="008A17EB" w:rsidP="00F45543">
            <w:pPr>
              <w:spacing w:line="480" w:lineRule="auto"/>
              <w:ind w:firstLine="0"/>
              <w:jc w:val="center"/>
              <w:rPr>
                <w:lang w:val="es-ES"/>
              </w:rPr>
            </w:pPr>
            <w:r>
              <w:rPr>
                <w:lang w:val="es-ES"/>
              </w:rPr>
              <w:t>51</w:t>
            </w:r>
          </w:p>
        </w:tc>
      </w:tr>
      <w:tr w:rsidR="00F45543" w14:paraId="2229DD71" w14:textId="0AF97F74" w:rsidTr="00041338">
        <w:trPr>
          <w:trHeight w:hRule="exact" w:val="340"/>
          <w:jc w:val="center"/>
        </w:trPr>
        <w:tc>
          <w:tcPr>
            <w:tcW w:w="0" w:type="auto"/>
            <w:tcBorders>
              <w:top w:val="nil"/>
              <w:bottom w:val="nil"/>
              <w:right w:val="nil"/>
            </w:tcBorders>
            <w:vAlign w:val="center"/>
          </w:tcPr>
          <w:p w14:paraId="7A279856" w14:textId="51A87752" w:rsidR="00CB74CC" w:rsidRDefault="00F45543" w:rsidP="00F45543">
            <w:pPr>
              <w:spacing w:line="480" w:lineRule="auto"/>
              <w:ind w:firstLine="0"/>
              <w:jc w:val="center"/>
              <w:rPr>
                <w:lang w:val="es-ES"/>
              </w:rPr>
            </w:pPr>
            <w:r>
              <w:rPr>
                <w:lang w:val="es-ES"/>
              </w:rPr>
              <w:t>3</w:t>
            </w:r>
          </w:p>
        </w:tc>
        <w:tc>
          <w:tcPr>
            <w:tcW w:w="0" w:type="auto"/>
            <w:tcBorders>
              <w:top w:val="nil"/>
              <w:left w:val="nil"/>
              <w:bottom w:val="nil"/>
              <w:right w:val="nil"/>
            </w:tcBorders>
            <w:vAlign w:val="center"/>
          </w:tcPr>
          <w:p w14:paraId="5C0C19F2" w14:textId="45689AA8" w:rsidR="00CB74CC" w:rsidRDefault="00277DD6" w:rsidP="00F45543">
            <w:pPr>
              <w:spacing w:line="480" w:lineRule="auto"/>
              <w:ind w:firstLine="0"/>
              <w:jc w:val="center"/>
              <w:rPr>
                <w:lang w:val="es-ES"/>
              </w:rPr>
            </w:pPr>
            <w:r>
              <w:rPr>
                <w:lang w:val="es-ES"/>
              </w:rPr>
              <w:t>4</w:t>
            </w:r>
          </w:p>
        </w:tc>
        <w:tc>
          <w:tcPr>
            <w:tcW w:w="0" w:type="auto"/>
            <w:tcBorders>
              <w:top w:val="nil"/>
              <w:left w:val="nil"/>
              <w:bottom w:val="nil"/>
            </w:tcBorders>
            <w:vAlign w:val="center"/>
          </w:tcPr>
          <w:p w14:paraId="574C38BF" w14:textId="590209F4" w:rsidR="00CB74CC" w:rsidRDefault="00277DD6" w:rsidP="00F45543">
            <w:pPr>
              <w:spacing w:line="480" w:lineRule="auto"/>
              <w:ind w:firstLine="0"/>
              <w:jc w:val="center"/>
              <w:rPr>
                <w:lang w:val="es-ES"/>
              </w:rPr>
            </w:pPr>
            <w:r>
              <w:rPr>
                <w:lang w:val="es-ES"/>
              </w:rPr>
              <w:t>6</w:t>
            </w:r>
          </w:p>
        </w:tc>
      </w:tr>
      <w:tr w:rsidR="00F45543" w14:paraId="444F9645" w14:textId="1EFD844B" w:rsidTr="00041338">
        <w:trPr>
          <w:trHeight w:hRule="exact" w:val="340"/>
          <w:jc w:val="center"/>
        </w:trPr>
        <w:tc>
          <w:tcPr>
            <w:tcW w:w="0" w:type="auto"/>
            <w:tcBorders>
              <w:top w:val="nil"/>
              <w:bottom w:val="nil"/>
              <w:right w:val="nil"/>
            </w:tcBorders>
            <w:vAlign w:val="center"/>
          </w:tcPr>
          <w:p w14:paraId="3B20FAAA" w14:textId="46F66872" w:rsidR="00CB74CC" w:rsidRDefault="00F45543" w:rsidP="00F45543">
            <w:pPr>
              <w:spacing w:line="480" w:lineRule="auto"/>
              <w:ind w:firstLine="0"/>
              <w:jc w:val="center"/>
              <w:rPr>
                <w:lang w:val="es-ES"/>
              </w:rPr>
            </w:pPr>
            <w:r>
              <w:rPr>
                <w:lang w:val="es-ES"/>
              </w:rPr>
              <w:t>4</w:t>
            </w:r>
          </w:p>
        </w:tc>
        <w:tc>
          <w:tcPr>
            <w:tcW w:w="0" w:type="auto"/>
            <w:tcBorders>
              <w:top w:val="nil"/>
              <w:left w:val="nil"/>
              <w:bottom w:val="nil"/>
              <w:right w:val="nil"/>
            </w:tcBorders>
            <w:vAlign w:val="center"/>
          </w:tcPr>
          <w:p w14:paraId="7B3D1196" w14:textId="64680854" w:rsidR="00CB74CC" w:rsidRDefault="003F4E59" w:rsidP="00F45543">
            <w:pPr>
              <w:spacing w:line="480" w:lineRule="auto"/>
              <w:ind w:firstLine="0"/>
              <w:jc w:val="center"/>
              <w:rPr>
                <w:lang w:val="es-ES"/>
              </w:rPr>
            </w:pPr>
            <w:r>
              <w:rPr>
                <w:lang w:val="es-ES"/>
              </w:rPr>
              <w:t>29</w:t>
            </w:r>
          </w:p>
        </w:tc>
        <w:tc>
          <w:tcPr>
            <w:tcW w:w="0" w:type="auto"/>
            <w:tcBorders>
              <w:top w:val="nil"/>
              <w:left w:val="nil"/>
              <w:bottom w:val="nil"/>
            </w:tcBorders>
            <w:vAlign w:val="center"/>
          </w:tcPr>
          <w:p w14:paraId="70D8B2C8" w14:textId="446E552C" w:rsidR="00CB74CC" w:rsidRDefault="006F01FF" w:rsidP="00F45543">
            <w:pPr>
              <w:spacing w:line="480" w:lineRule="auto"/>
              <w:ind w:firstLine="0"/>
              <w:jc w:val="center"/>
              <w:rPr>
                <w:lang w:val="es-ES"/>
              </w:rPr>
            </w:pPr>
            <w:r>
              <w:rPr>
                <w:lang w:val="es-ES"/>
              </w:rPr>
              <w:t>63</w:t>
            </w:r>
          </w:p>
        </w:tc>
      </w:tr>
      <w:tr w:rsidR="00F45543" w14:paraId="031DC286" w14:textId="385F76C1" w:rsidTr="00041338">
        <w:trPr>
          <w:trHeight w:hRule="exact" w:val="340"/>
          <w:jc w:val="center"/>
        </w:trPr>
        <w:tc>
          <w:tcPr>
            <w:tcW w:w="0" w:type="auto"/>
            <w:tcBorders>
              <w:top w:val="nil"/>
              <w:bottom w:val="nil"/>
              <w:right w:val="nil"/>
            </w:tcBorders>
            <w:vAlign w:val="center"/>
          </w:tcPr>
          <w:p w14:paraId="3C44B965" w14:textId="7611A737" w:rsidR="00CB74CC" w:rsidRDefault="00F45543" w:rsidP="00F45543">
            <w:pPr>
              <w:spacing w:line="480" w:lineRule="auto"/>
              <w:ind w:firstLine="0"/>
              <w:jc w:val="center"/>
              <w:rPr>
                <w:lang w:val="es-ES"/>
              </w:rPr>
            </w:pPr>
            <w:r>
              <w:rPr>
                <w:lang w:val="es-ES"/>
              </w:rPr>
              <w:t>5</w:t>
            </w:r>
          </w:p>
        </w:tc>
        <w:tc>
          <w:tcPr>
            <w:tcW w:w="0" w:type="auto"/>
            <w:tcBorders>
              <w:top w:val="nil"/>
              <w:left w:val="nil"/>
              <w:bottom w:val="nil"/>
              <w:right w:val="nil"/>
            </w:tcBorders>
            <w:vAlign w:val="center"/>
          </w:tcPr>
          <w:p w14:paraId="338939D9" w14:textId="57C65273" w:rsidR="00CB74CC" w:rsidRDefault="006F01FF" w:rsidP="00F45543">
            <w:pPr>
              <w:spacing w:line="480" w:lineRule="auto"/>
              <w:ind w:firstLine="0"/>
              <w:jc w:val="center"/>
              <w:rPr>
                <w:lang w:val="es-ES"/>
              </w:rPr>
            </w:pPr>
            <w:r>
              <w:rPr>
                <w:lang w:val="es-ES"/>
              </w:rPr>
              <w:t>9</w:t>
            </w:r>
          </w:p>
        </w:tc>
        <w:tc>
          <w:tcPr>
            <w:tcW w:w="0" w:type="auto"/>
            <w:tcBorders>
              <w:top w:val="nil"/>
              <w:left w:val="nil"/>
              <w:bottom w:val="nil"/>
            </w:tcBorders>
            <w:vAlign w:val="center"/>
          </w:tcPr>
          <w:p w14:paraId="327D11B9" w14:textId="7F4C9D30" w:rsidR="00CB74CC" w:rsidRDefault="006F01FF" w:rsidP="00F45543">
            <w:pPr>
              <w:spacing w:line="480" w:lineRule="auto"/>
              <w:ind w:firstLine="0"/>
              <w:jc w:val="center"/>
              <w:rPr>
                <w:lang w:val="es-ES"/>
              </w:rPr>
            </w:pPr>
            <w:r>
              <w:rPr>
                <w:lang w:val="es-ES"/>
              </w:rPr>
              <w:t>28</w:t>
            </w:r>
          </w:p>
        </w:tc>
      </w:tr>
      <w:tr w:rsidR="00F45543" w14:paraId="299127F8" w14:textId="15B15C7A" w:rsidTr="00041338">
        <w:trPr>
          <w:trHeight w:hRule="exact" w:val="340"/>
          <w:jc w:val="center"/>
        </w:trPr>
        <w:tc>
          <w:tcPr>
            <w:tcW w:w="0" w:type="auto"/>
            <w:tcBorders>
              <w:top w:val="nil"/>
              <w:bottom w:val="nil"/>
              <w:right w:val="nil"/>
            </w:tcBorders>
            <w:vAlign w:val="center"/>
          </w:tcPr>
          <w:p w14:paraId="27BC39C4" w14:textId="1E48E5F7" w:rsidR="00CB74CC" w:rsidRDefault="00F45543" w:rsidP="00F45543">
            <w:pPr>
              <w:spacing w:line="480" w:lineRule="auto"/>
              <w:ind w:firstLine="0"/>
              <w:jc w:val="center"/>
              <w:rPr>
                <w:lang w:val="es-ES"/>
              </w:rPr>
            </w:pPr>
            <w:r>
              <w:rPr>
                <w:lang w:val="es-ES"/>
              </w:rPr>
              <w:t>6</w:t>
            </w:r>
          </w:p>
        </w:tc>
        <w:tc>
          <w:tcPr>
            <w:tcW w:w="0" w:type="auto"/>
            <w:tcBorders>
              <w:top w:val="nil"/>
              <w:left w:val="nil"/>
              <w:bottom w:val="nil"/>
              <w:right w:val="nil"/>
            </w:tcBorders>
            <w:vAlign w:val="center"/>
          </w:tcPr>
          <w:p w14:paraId="7B00D8B0" w14:textId="6E466E74" w:rsidR="00CB74CC" w:rsidRDefault="00FA1FEB" w:rsidP="00F45543">
            <w:pPr>
              <w:spacing w:line="480" w:lineRule="auto"/>
              <w:ind w:firstLine="0"/>
              <w:jc w:val="center"/>
              <w:rPr>
                <w:lang w:val="es-ES"/>
              </w:rPr>
            </w:pPr>
            <w:r>
              <w:rPr>
                <w:lang w:val="es-ES"/>
              </w:rPr>
              <w:t>12</w:t>
            </w:r>
          </w:p>
        </w:tc>
        <w:tc>
          <w:tcPr>
            <w:tcW w:w="0" w:type="auto"/>
            <w:tcBorders>
              <w:top w:val="nil"/>
              <w:left w:val="nil"/>
              <w:bottom w:val="nil"/>
            </w:tcBorders>
            <w:vAlign w:val="center"/>
          </w:tcPr>
          <w:p w14:paraId="6A85C987" w14:textId="1A6F04F8" w:rsidR="00CB74CC" w:rsidRDefault="00FA1FEB" w:rsidP="00F45543">
            <w:pPr>
              <w:spacing w:line="480" w:lineRule="auto"/>
              <w:ind w:firstLine="0"/>
              <w:jc w:val="center"/>
              <w:rPr>
                <w:lang w:val="es-ES"/>
              </w:rPr>
            </w:pPr>
            <w:r>
              <w:rPr>
                <w:lang w:val="es-ES"/>
              </w:rPr>
              <w:t>17</w:t>
            </w:r>
          </w:p>
        </w:tc>
      </w:tr>
      <w:tr w:rsidR="00F45543" w14:paraId="2C928794" w14:textId="36AFC984" w:rsidTr="00041338">
        <w:trPr>
          <w:trHeight w:hRule="exact" w:val="340"/>
          <w:jc w:val="center"/>
        </w:trPr>
        <w:tc>
          <w:tcPr>
            <w:tcW w:w="0" w:type="auto"/>
            <w:tcBorders>
              <w:top w:val="nil"/>
              <w:bottom w:val="nil"/>
              <w:right w:val="nil"/>
            </w:tcBorders>
            <w:vAlign w:val="center"/>
          </w:tcPr>
          <w:p w14:paraId="40B72C76" w14:textId="6DAAE74E" w:rsidR="00CB74CC" w:rsidRDefault="00F45543" w:rsidP="00F45543">
            <w:pPr>
              <w:spacing w:line="480" w:lineRule="auto"/>
              <w:ind w:firstLine="0"/>
              <w:jc w:val="center"/>
              <w:rPr>
                <w:lang w:val="es-ES"/>
              </w:rPr>
            </w:pPr>
            <w:r>
              <w:rPr>
                <w:lang w:val="es-ES"/>
              </w:rPr>
              <w:t>7</w:t>
            </w:r>
          </w:p>
        </w:tc>
        <w:tc>
          <w:tcPr>
            <w:tcW w:w="0" w:type="auto"/>
            <w:tcBorders>
              <w:top w:val="nil"/>
              <w:left w:val="nil"/>
              <w:bottom w:val="nil"/>
              <w:right w:val="nil"/>
            </w:tcBorders>
            <w:vAlign w:val="center"/>
          </w:tcPr>
          <w:p w14:paraId="4E317CC3" w14:textId="71244229" w:rsidR="00CB74CC" w:rsidRDefault="005859B3" w:rsidP="00F45543">
            <w:pPr>
              <w:spacing w:line="480" w:lineRule="auto"/>
              <w:ind w:firstLine="0"/>
              <w:jc w:val="center"/>
              <w:rPr>
                <w:lang w:val="es-ES"/>
              </w:rPr>
            </w:pPr>
            <w:r>
              <w:rPr>
                <w:lang w:val="es-ES"/>
              </w:rPr>
              <w:t>27</w:t>
            </w:r>
          </w:p>
        </w:tc>
        <w:tc>
          <w:tcPr>
            <w:tcW w:w="0" w:type="auto"/>
            <w:tcBorders>
              <w:top w:val="nil"/>
              <w:left w:val="nil"/>
              <w:bottom w:val="nil"/>
            </w:tcBorders>
            <w:vAlign w:val="center"/>
          </w:tcPr>
          <w:p w14:paraId="5B8C3322" w14:textId="39F393BC" w:rsidR="00CB74CC" w:rsidRDefault="00E86EA2" w:rsidP="00F45543">
            <w:pPr>
              <w:spacing w:line="480" w:lineRule="auto"/>
              <w:ind w:firstLine="0"/>
              <w:jc w:val="center"/>
              <w:rPr>
                <w:lang w:val="es-ES"/>
              </w:rPr>
            </w:pPr>
            <w:r>
              <w:rPr>
                <w:lang w:val="es-ES"/>
              </w:rPr>
              <w:t>276</w:t>
            </w:r>
          </w:p>
        </w:tc>
      </w:tr>
      <w:tr w:rsidR="00F45543" w14:paraId="41ED7D8D" w14:textId="471B5673" w:rsidTr="003E5703">
        <w:trPr>
          <w:trHeight w:hRule="exact" w:val="340"/>
          <w:jc w:val="center"/>
        </w:trPr>
        <w:tc>
          <w:tcPr>
            <w:tcW w:w="0" w:type="auto"/>
            <w:tcBorders>
              <w:top w:val="nil"/>
              <w:bottom w:val="single" w:sz="4" w:space="0" w:color="auto"/>
              <w:right w:val="nil"/>
            </w:tcBorders>
            <w:vAlign w:val="center"/>
          </w:tcPr>
          <w:p w14:paraId="0C6805A5" w14:textId="50788C7A" w:rsidR="00CB74CC" w:rsidRDefault="00F45543" w:rsidP="00F45543">
            <w:pPr>
              <w:spacing w:line="480" w:lineRule="auto"/>
              <w:ind w:firstLine="0"/>
              <w:jc w:val="center"/>
              <w:rPr>
                <w:lang w:val="es-ES"/>
              </w:rPr>
            </w:pPr>
            <w:r>
              <w:rPr>
                <w:lang w:val="es-ES"/>
              </w:rPr>
              <w:t>8</w:t>
            </w:r>
          </w:p>
        </w:tc>
        <w:tc>
          <w:tcPr>
            <w:tcW w:w="0" w:type="auto"/>
            <w:tcBorders>
              <w:top w:val="nil"/>
              <w:left w:val="nil"/>
              <w:bottom w:val="single" w:sz="4" w:space="0" w:color="auto"/>
              <w:right w:val="nil"/>
            </w:tcBorders>
            <w:vAlign w:val="center"/>
          </w:tcPr>
          <w:p w14:paraId="0DAD4C5B" w14:textId="03A59360" w:rsidR="00CB74CC" w:rsidRPr="006C5975" w:rsidRDefault="006C5975" w:rsidP="00F45543">
            <w:pPr>
              <w:spacing w:line="480" w:lineRule="auto"/>
              <w:ind w:firstLine="0"/>
              <w:jc w:val="center"/>
              <w:rPr>
                <w:lang w:val="en-US"/>
              </w:rPr>
            </w:pPr>
            <w:r>
              <w:rPr>
                <w:lang w:val="en-US"/>
              </w:rPr>
              <w:t>26</w:t>
            </w:r>
          </w:p>
        </w:tc>
        <w:tc>
          <w:tcPr>
            <w:tcW w:w="0" w:type="auto"/>
            <w:tcBorders>
              <w:top w:val="nil"/>
              <w:left w:val="nil"/>
              <w:bottom w:val="single" w:sz="4" w:space="0" w:color="auto"/>
            </w:tcBorders>
            <w:vAlign w:val="center"/>
          </w:tcPr>
          <w:p w14:paraId="4C57087D" w14:textId="06BC15FE" w:rsidR="00CB74CC" w:rsidRDefault="007434E9" w:rsidP="00F45543">
            <w:pPr>
              <w:spacing w:line="480" w:lineRule="auto"/>
              <w:ind w:firstLine="0"/>
              <w:jc w:val="center"/>
              <w:rPr>
                <w:lang w:val="es-ES"/>
              </w:rPr>
            </w:pPr>
            <w:r>
              <w:rPr>
                <w:lang w:val="es-ES"/>
              </w:rPr>
              <w:t>105</w:t>
            </w:r>
          </w:p>
        </w:tc>
      </w:tr>
      <w:tr w:rsidR="003E5703" w14:paraId="31F339A2" w14:textId="77777777" w:rsidTr="003E5703">
        <w:trPr>
          <w:trHeight w:hRule="exact" w:val="340"/>
          <w:jc w:val="center"/>
        </w:trPr>
        <w:tc>
          <w:tcPr>
            <w:tcW w:w="0" w:type="auto"/>
            <w:tcBorders>
              <w:top w:val="single" w:sz="4" w:space="0" w:color="auto"/>
              <w:bottom w:val="single" w:sz="4" w:space="0" w:color="auto"/>
              <w:right w:val="nil"/>
            </w:tcBorders>
            <w:vAlign w:val="center"/>
          </w:tcPr>
          <w:p w14:paraId="10B8B6DC" w14:textId="6C001790" w:rsidR="003E5703" w:rsidRDefault="003E5703" w:rsidP="003E5703">
            <w:pPr>
              <w:ind w:firstLine="0"/>
              <w:jc w:val="center"/>
              <w:rPr>
                <w:lang w:val="es-ES"/>
              </w:rPr>
            </w:pPr>
            <w:r>
              <w:rPr>
                <w:b/>
                <w:bCs/>
                <w:lang w:val="es-ES"/>
              </w:rPr>
              <w:lastRenderedPageBreak/>
              <w:t>Número de grupo</w:t>
            </w:r>
          </w:p>
        </w:tc>
        <w:tc>
          <w:tcPr>
            <w:tcW w:w="0" w:type="auto"/>
            <w:tcBorders>
              <w:top w:val="single" w:sz="4" w:space="0" w:color="auto"/>
              <w:left w:val="nil"/>
              <w:bottom w:val="single" w:sz="4" w:space="0" w:color="auto"/>
              <w:right w:val="nil"/>
            </w:tcBorders>
            <w:vAlign w:val="center"/>
          </w:tcPr>
          <w:p w14:paraId="194BC9A0" w14:textId="5A94E852" w:rsidR="003E5703" w:rsidRDefault="003E5703" w:rsidP="003E5703">
            <w:pPr>
              <w:ind w:firstLine="0"/>
              <w:jc w:val="center"/>
              <w:rPr>
                <w:lang w:val="es-ES"/>
              </w:rPr>
            </w:pPr>
            <w:r>
              <w:rPr>
                <w:b/>
                <w:bCs/>
                <w:lang w:val="es-ES"/>
              </w:rPr>
              <w:t>Número de p</w:t>
            </w:r>
            <w:r w:rsidRPr="00CB74CC">
              <w:rPr>
                <w:b/>
                <w:bCs/>
                <w:lang w:val="es-ES"/>
              </w:rPr>
              <w:t>ost</w:t>
            </w:r>
          </w:p>
        </w:tc>
        <w:tc>
          <w:tcPr>
            <w:tcW w:w="0" w:type="auto"/>
            <w:tcBorders>
              <w:top w:val="single" w:sz="4" w:space="0" w:color="auto"/>
              <w:left w:val="nil"/>
              <w:bottom w:val="single" w:sz="4" w:space="0" w:color="auto"/>
            </w:tcBorders>
            <w:vAlign w:val="center"/>
          </w:tcPr>
          <w:p w14:paraId="0B82BF58" w14:textId="56B039E1" w:rsidR="003E5703" w:rsidRDefault="003E5703" w:rsidP="003E5703">
            <w:pPr>
              <w:ind w:firstLine="0"/>
              <w:jc w:val="center"/>
              <w:rPr>
                <w:lang w:val="es-ES"/>
              </w:rPr>
            </w:pPr>
            <w:r>
              <w:rPr>
                <w:b/>
                <w:bCs/>
                <w:lang w:val="es-ES"/>
              </w:rPr>
              <w:t>Número de c</w:t>
            </w:r>
            <w:r w:rsidRPr="00CB74CC">
              <w:rPr>
                <w:b/>
                <w:bCs/>
                <w:lang w:val="es-ES"/>
              </w:rPr>
              <w:t>omentarios</w:t>
            </w:r>
          </w:p>
        </w:tc>
      </w:tr>
      <w:tr w:rsidR="003E5703" w14:paraId="631FAD6C" w14:textId="5812EBFD" w:rsidTr="003E5703">
        <w:trPr>
          <w:trHeight w:hRule="exact" w:val="340"/>
          <w:jc w:val="center"/>
        </w:trPr>
        <w:tc>
          <w:tcPr>
            <w:tcW w:w="0" w:type="auto"/>
            <w:tcBorders>
              <w:top w:val="single" w:sz="4" w:space="0" w:color="auto"/>
              <w:bottom w:val="nil"/>
              <w:right w:val="nil"/>
            </w:tcBorders>
            <w:vAlign w:val="center"/>
          </w:tcPr>
          <w:p w14:paraId="4EF65167" w14:textId="3BB208F3" w:rsidR="003E5703" w:rsidRDefault="003E5703" w:rsidP="003E5703">
            <w:pPr>
              <w:spacing w:line="480" w:lineRule="auto"/>
              <w:ind w:firstLine="0"/>
              <w:jc w:val="center"/>
              <w:rPr>
                <w:lang w:val="es-ES"/>
              </w:rPr>
            </w:pPr>
            <w:r>
              <w:rPr>
                <w:lang w:val="es-ES"/>
              </w:rPr>
              <w:t>9</w:t>
            </w:r>
          </w:p>
        </w:tc>
        <w:tc>
          <w:tcPr>
            <w:tcW w:w="0" w:type="auto"/>
            <w:tcBorders>
              <w:top w:val="single" w:sz="4" w:space="0" w:color="auto"/>
              <w:left w:val="nil"/>
              <w:bottom w:val="nil"/>
              <w:right w:val="nil"/>
            </w:tcBorders>
            <w:vAlign w:val="center"/>
          </w:tcPr>
          <w:p w14:paraId="5A9DCBAF" w14:textId="627E7082" w:rsidR="003E5703" w:rsidRDefault="003E5703" w:rsidP="003E5703">
            <w:pPr>
              <w:spacing w:line="480" w:lineRule="auto"/>
              <w:ind w:firstLine="0"/>
              <w:jc w:val="center"/>
              <w:rPr>
                <w:lang w:val="es-ES"/>
              </w:rPr>
            </w:pPr>
            <w:r>
              <w:rPr>
                <w:lang w:val="es-ES"/>
              </w:rPr>
              <w:t>5</w:t>
            </w:r>
          </w:p>
        </w:tc>
        <w:tc>
          <w:tcPr>
            <w:tcW w:w="0" w:type="auto"/>
            <w:tcBorders>
              <w:top w:val="single" w:sz="4" w:space="0" w:color="auto"/>
              <w:left w:val="nil"/>
              <w:bottom w:val="nil"/>
            </w:tcBorders>
            <w:vAlign w:val="center"/>
          </w:tcPr>
          <w:p w14:paraId="729BEEA9" w14:textId="04F13A58" w:rsidR="003E5703" w:rsidRDefault="003E5703" w:rsidP="003E5703">
            <w:pPr>
              <w:spacing w:line="480" w:lineRule="auto"/>
              <w:ind w:firstLine="0"/>
              <w:jc w:val="center"/>
              <w:rPr>
                <w:lang w:val="es-ES"/>
              </w:rPr>
            </w:pPr>
            <w:r>
              <w:rPr>
                <w:lang w:val="es-ES"/>
              </w:rPr>
              <w:t>22</w:t>
            </w:r>
          </w:p>
        </w:tc>
      </w:tr>
      <w:tr w:rsidR="003E5703" w14:paraId="76147111" w14:textId="1540BDBE" w:rsidTr="00041338">
        <w:trPr>
          <w:trHeight w:hRule="exact" w:val="340"/>
          <w:jc w:val="center"/>
        </w:trPr>
        <w:tc>
          <w:tcPr>
            <w:tcW w:w="0" w:type="auto"/>
            <w:tcBorders>
              <w:top w:val="nil"/>
              <w:bottom w:val="nil"/>
              <w:right w:val="nil"/>
            </w:tcBorders>
            <w:vAlign w:val="center"/>
          </w:tcPr>
          <w:p w14:paraId="514CF4F4" w14:textId="126BF053" w:rsidR="003E5703" w:rsidRDefault="003E5703" w:rsidP="003E5703">
            <w:pPr>
              <w:spacing w:line="480" w:lineRule="auto"/>
              <w:ind w:firstLine="0"/>
              <w:jc w:val="center"/>
              <w:rPr>
                <w:lang w:val="es-ES"/>
              </w:rPr>
            </w:pPr>
            <w:r>
              <w:rPr>
                <w:lang w:val="es-ES"/>
              </w:rPr>
              <w:t>10</w:t>
            </w:r>
          </w:p>
        </w:tc>
        <w:tc>
          <w:tcPr>
            <w:tcW w:w="0" w:type="auto"/>
            <w:tcBorders>
              <w:top w:val="nil"/>
              <w:left w:val="nil"/>
              <w:bottom w:val="nil"/>
              <w:right w:val="nil"/>
            </w:tcBorders>
            <w:vAlign w:val="center"/>
          </w:tcPr>
          <w:p w14:paraId="105E23FD" w14:textId="5F6A960F" w:rsidR="003E5703" w:rsidRDefault="003E5703" w:rsidP="003E5703">
            <w:pPr>
              <w:spacing w:line="480" w:lineRule="auto"/>
              <w:ind w:firstLine="0"/>
              <w:jc w:val="center"/>
              <w:rPr>
                <w:lang w:val="es-ES"/>
              </w:rPr>
            </w:pPr>
            <w:r>
              <w:rPr>
                <w:lang w:val="es-ES"/>
              </w:rPr>
              <w:t>26</w:t>
            </w:r>
          </w:p>
        </w:tc>
        <w:tc>
          <w:tcPr>
            <w:tcW w:w="0" w:type="auto"/>
            <w:tcBorders>
              <w:top w:val="nil"/>
              <w:left w:val="nil"/>
              <w:bottom w:val="nil"/>
            </w:tcBorders>
            <w:vAlign w:val="center"/>
          </w:tcPr>
          <w:p w14:paraId="0697513E" w14:textId="34DCCADB" w:rsidR="003E5703" w:rsidRDefault="003E5703" w:rsidP="003E5703">
            <w:pPr>
              <w:spacing w:line="480" w:lineRule="auto"/>
              <w:ind w:firstLine="0"/>
              <w:jc w:val="center"/>
              <w:rPr>
                <w:lang w:val="es-ES"/>
              </w:rPr>
            </w:pPr>
            <w:r>
              <w:rPr>
                <w:lang w:val="es-ES"/>
              </w:rPr>
              <w:t>94</w:t>
            </w:r>
          </w:p>
        </w:tc>
      </w:tr>
      <w:tr w:rsidR="003E5703" w14:paraId="2537387B" w14:textId="1920448F" w:rsidTr="00041338">
        <w:trPr>
          <w:trHeight w:hRule="exact" w:val="340"/>
          <w:jc w:val="center"/>
        </w:trPr>
        <w:tc>
          <w:tcPr>
            <w:tcW w:w="0" w:type="auto"/>
            <w:tcBorders>
              <w:top w:val="nil"/>
              <w:bottom w:val="nil"/>
              <w:right w:val="nil"/>
            </w:tcBorders>
            <w:vAlign w:val="center"/>
          </w:tcPr>
          <w:p w14:paraId="09428633" w14:textId="3A2DFF7D" w:rsidR="003E5703" w:rsidRDefault="003E5703" w:rsidP="003E5703">
            <w:pPr>
              <w:spacing w:line="480" w:lineRule="auto"/>
              <w:ind w:firstLine="0"/>
              <w:jc w:val="center"/>
              <w:rPr>
                <w:lang w:val="es-ES"/>
              </w:rPr>
            </w:pPr>
            <w:r>
              <w:rPr>
                <w:lang w:val="es-ES"/>
              </w:rPr>
              <w:t>11</w:t>
            </w:r>
          </w:p>
        </w:tc>
        <w:tc>
          <w:tcPr>
            <w:tcW w:w="0" w:type="auto"/>
            <w:tcBorders>
              <w:top w:val="nil"/>
              <w:left w:val="nil"/>
              <w:bottom w:val="nil"/>
              <w:right w:val="nil"/>
            </w:tcBorders>
            <w:vAlign w:val="center"/>
          </w:tcPr>
          <w:p w14:paraId="58231117" w14:textId="048D41EE" w:rsidR="003E5703" w:rsidRDefault="003E5703" w:rsidP="003E5703">
            <w:pPr>
              <w:spacing w:line="480" w:lineRule="auto"/>
              <w:ind w:firstLine="0"/>
              <w:jc w:val="center"/>
              <w:rPr>
                <w:lang w:val="es-ES"/>
              </w:rPr>
            </w:pPr>
            <w:r>
              <w:rPr>
                <w:lang w:val="es-ES"/>
              </w:rPr>
              <w:t>7</w:t>
            </w:r>
          </w:p>
        </w:tc>
        <w:tc>
          <w:tcPr>
            <w:tcW w:w="0" w:type="auto"/>
            <w:tcBorders>
              <w:top w:val="nil"/>
              <w:left w:val="nil"/>
              <w:bottom w:val="nil"/>
            </w:tcBorders>
            <w:vAlign w:val="center"/>
          </w:tcPr>
          <w:p w14:paraId="545392E5" w14:textId="03A9840C" w:rsidR="003E5703" w:rsidRDefault="003E5703" w:rsidP="003E5703">
            <w:pPr>
              <w:spacing w:line="480" w:lineRule="auto"/>
              <w:ind w:firstLine="0"/>
              <w:jc w:val="center"/>
              <w:rPr>
                <w:lang w:val="es-ES"/>
              </w:rPr>
            </w:pPr>
            <w:r>
              <w:rPr>
                <w:lang w:val="es-ES"/>
              </w:rPr>
              <w:t>10</w:t>
            </w:r>
          </w:p>
        </w:tc>
      </w:tr>
      <w:tr w:rsidR="003E5703" w14:paraId="4EA38534" w14:textId="28BBB5A9" w:rsidTr="00041338">
        <w:trPr>
          <w:trHeight w:hRule="exact" w:val="340"/>
          <w:jc w:val="center"/>
        </w:trPr>
        <w:tc>
          <w:tcPr>
            <w:tcW w:w="0" w:type="auto"/>
            <w:tcBorders>
              <w:top w:val="nil"/>
              <w:bottom w:val="nil"/>
              <w:right w:val="nil"/>
            </w:tcBorders>
            <w:vAlign w:val="center"/>
          </w:tcPr>
          <w:p w14:paraId="527E7FA1" w14:textId="11AF407F" w:rsidR="003E5703" w:rsidRDefault="003E5703" w:rsidP="003E5703">
            <w:pPr>
              <w:spacing w:line="480" w:lineRule="auto"/>
              <w:ind w:firstLine="0"/>
              <w:jc w:val="center"/>
              <w:rPr>
                <w:lang w:val="es-ES"/>
              </w:rPr>
            </w:pPr>
            <w:r>
              <w:rPr>
                <w:lang w:val="es-ES"/>
              </w:rPr>
              <w:t>12</w:t>
            </w:r>
          </w:p>
        </w:tc>
        <w:tc>
          <w:tcPr>
            <w:tcW w:w="0" w:type="auto"/>
            <w:tcBorders>
              <w:top w:val="nil"/>
              <w:left w:val="nil"/>
              <w:bottom w:val="nil"/>
              <w:right w:val="nil"/>
            </w:tcBorders>
            <w:vAlign w:val="center"/>
          </w:tcPr>
          <w:p w14:paraId="59F31F20" w14:textId="41F1FCF2" w:rsidR="003E5703" w:rsidRDefault="003E5703" w:rsidP="003E5703">
            <w:pPr>
              <w:spacing w:line="480" w:lineRule="auto"/>
              <w:ind w:firstLine="0"/>
              <w:jc w:val="center"/>
              <w:rPr>
                <w:lang w:val="es-ES"/>
              </w:rPr>
            </w:pPr>
            <w:r>
              <w:rPr>
                <w:lang w:val="es-ES"/>
              </w:rPr>
              <w:t>3</w:t>
            </w:r>
          </w:p>
        </w:tc>
        <w:tc>
          <w:tcPr>
            <w:tcW w:w="0" w:type="auto"/>
            <w:tcBorders>
              <w:top w:val="nil"/>
              <w:left w:val="nil"/>
              <w:bottom w:val="nil"/>
            </w:tcBorders>
            <w:vAlign w:val="center"/>
          </w:tcPr>
          <w:p w14:paraId="5EFDEE15" w14:textId="7B81AA59" w:rsidR="003E5703" w:rsidRDefault="003E5703" w:rsidP="003E5703">
            <w:pPr>
              <w:spacing w:line="480" w:lineRule="auto"/>
              <w:ind w:firstLine="0"/>
              <w:jc w:val="center"/>
              <w:rPr>
                <w:lang w:val="es-ES"/>
              </w:rPr>
            </w:pPr>
            <w:r>
              <w:rPr>
                <w:lang w:val="es-ES"/>
              </w:rPr>
              <w:t>9</w:t>
            </w:r>
          </w:p>
        </w:tc>
      </w:tr>
      <w:tr w:rsidR="003E5703" w14:paraId="32FE0907" w14:textId="3DFA0395" w:rsidTr="00041338">
        <w:trPr>
          <w:trHeight w:hRule="exact" w:val="340"/>
          <w:jc w:val="center"/>
        </w:trPr>
        <w:tc>
          <w:tcPr>
            <w:tcW w:w="0" w:type="auto"/>
            <w:tcBorders>
              <w:top w:val="nil"/>
              <w:bottom w:val="nil"/>
              <w:right w:val="nil"/>
            </w:tcBorders>
            <w:vAlign w:val="center"/>
          </w:tcPr>
          <w:p w14:paraId="7239F31B" w14:textId="111F858A" w:rsidR="003E5703" w:rsidRDefault="003E5703" w:rsidP="003E5703">
            <w:pPr>
              <w:spacing w:line="480" w:lineRule="auto"/>
              <w:ind w:firstLine="0"/>
              <w:jc w:val="center"/>
              <w:rPr>
                <w:lang w:val="es-ES"/>
              </w:rPr>
            </w:pPr>
            <w:r>
              <w:rPr>
                <w:lang w:val="es-ES"/>
              </w:rPr>
              <w:t>13</w:t>
            </w:r>
          </w:p>
        </w:tc>
        <w:tc>
          <w:tcPr>
            <w:tcW w:w="0" w:type="auto"/>
            <w:tcBorders>
              <w:top w:val="nil"/>
              <w:left w:val="nil"/>
              <w:bottom w:val="nil"/>
              <w:right w:val="nil"/>
            </w:tcBorders>
            <w:vAlign w:val="center"/>
          </w:tcPr>
          <w:p w14:paraId="34303D22" w14:textId="09C940F6" w:rsidR="003E5703" w:rsidRDefault="003E5703" w:rsidP="003E5703">
            <w:pPr>
              <w:spacing w:line="480" w:lineRule="auto"/>
              <w:ind w:firstLine="0"/>
              <w:jc w:val="center"/>
              <w:rPr>
                <w:lang w:val="es-ES"/>
              </w:rPr>
            </w:pPr>
            <w:r>
              <w:rPr>
                <w:lang w:val="es-ES"/>
              </w:rPr>
              <w:t>13</w:t>
            </w:r>
          </w:p>
        </w:tc>
        <w:tc>
          <w:tcPr>
            <w:tcW w:w="0" w:type="auto"/>
            <w:tcBorders>
              <w:top w:val="nil"/>
              <w:left w:val="nil"/>
              <w:bottom w:val="nil"/>
            </w:tcBorders>
            <w:vAlign w:val="center"/>
          </w:tcPr>
          <w:p w14:paraId="39A6119A" w14:textId="596A704E" w:rsidR="003E5703" w:rsidRDefault="003E5703" w:rsidP="003E5703">
            <w:pPr>
              <w:spacing w:line="480" w:lineRule="auto"/>
              <w:ind w:firstLine="0"/>
              <w:jc w:val="center"/>
              <w:rPr>
                <w:lang w:val="es-ES"/>
              </w:rPr>
            </w:pPr>
            <w:r>
              <w:rPr>
                <w:lang w:val="es-ES"/>
              </w:rPr>
              <w:t>29</w:t>
            </w:r>
          </w:p>
        </w:tc>
      </w:tr>
      <w:tr w:rsidR="003E5703" w14:paraId="7147A957" w14:textId="2E0AF006" w:rsidTr="00041338">
        <w:trPr>
          <w:trHeight w:hRule="exact" w:val="340"/>
          <w:jc w:val="center"/>
        </w:trPr>
        <w:tc>
          <w:tcPr>
            <w:tcW w:w="0" w:type="auto"/>
            <w:tcBorders>
              <w:top w:val="nil"/>
              <w:bottom w:val="nil"/>
              <w:right w:val="nil"/>
            </w:tcBorders>
            <w:vAlign w:val="center"/>
          </w:tcPr>
          <w:p w14:paraId="56AD2157" w14:textId="5FCE177C" w:rsidR="003E5703" w:rsidRDefault="003E5703" w:rsidP="003E5703">
            <w:pPr>
              <w:spacing w:line="480" w:lineRule="auto"/>
              <w:ind w:firstLine="0"/>
              <w:jc w:val="center"/>
              <w:rPr>
                <w:lang w:val="es-ES"/>
              </w:rPr>
            </w:pPr>
            <w:r>
              <w:rPr>
                <w:lang w:val="es-ES"/>
              </w:rPr>
              <w:t>14</w:t>
            </w:r>
          </w:p>
        </w:tc>
        <w:tc>
          <w:tcPr>
            <w:tcW w:w="0" w:type="auto"/>
            <w:tcBorders>
              <w:top w:val="nil"/>
              <w:left w:val="nil"/>
              <w:bottom w:val="nil"/>
              <w:right w:val="nil"/>
            </w:tcBorders>
            <w:vAlign w:val="center"/>
          </w:tcPr>
          <w:p w14:paraId="4AE4F19A" w14:textId="05A4BE1C" w:rsidR="003E5703" w:rsidRDefault="003E5703" w:rsidP="003E5703">
            <w:pPr>
              <w:spacing w:line="480" w:lineRule="auto"/>
              <w:ind w:firstLine="0"/>
              <w:jc w:val="center"/>
              <w:rPr>
                <w:lang w:val="es-ES"/>
              </w:rPr>
            </w:pPr>
            <w:r>
              <w:rPr>
                <w:lang w:val="es-ES"/>
              </w:rPr>
              <w:t>16</w:t>
            </w:r>
          </w:p>
        </w:tc>
        <w:tc>
          <w:tcPr>
            <w:tcW w:w="0" w:type="auto"/>
            <w:tcBorders>
              <w:top w:val="nil"/>
              <w:left w:val="nil"/>
              <w:bottom w:val="nil"/>
            </w:tcBorders>
            <w:vAlign w:val="center"/>
          </w:tcPr>
          <w:p w14:paraId="4C158978" w14:textId="4550152C" w:rsidR="003E5703" w:rsidRDefault="003E5703" w:rsidP="003E5703">
            <w:pPr>
              <w:spacing w:line="480" w:lineRule="auto"/>
              <w:ind w:firstLine="0"/>
              <w:jc w:val="center"/>
              <w:rPr>
                <w:lang w:val="es-ES"/>
              </w:rPr>
            </w:pPr>
            <w:r>
              <w:rPr>
                <w:lang w:val="es-ES"/>
              </w:rPr>
              <w:t>97</w:t>
            </w:r>
          </w:p>
        </w:tc>
      </w:tr>
      <w:tr w:rsidR="003E5703" w14:paraId="6D99E0A3" w14:textId="7B1FFB08" w:rsidTr="00041338">
        <w:trPr>
          <w:trHeight w:hRule="exact" w:val="340"/>
          <w:jc w:val="center"/>
        </w:trPr>
        <w:tc>
          <w:tcPr>
            <w:tcW w:w="0" w:type="auto"/>
            <w:tcBorders>
              <w:top w:val="nil"/>
              <w:bottom w:val="nil"/>
              <w:right w:val="nil"/>
            </w:tcBorders>
            <w:vAlign w:val="center"/>
          </w:tcPr>
          <w:p w14:paraId="65386C42" w14:textId="2ADDEDE7" w:rsidR="003E5703" w:rsidRDefault="003E5703" w:rsidP="003E5703">
            <w:pPr>
              <w:spacing w:line="480" w:lineRule="auto"/>
              <w:ind w:firstLine="0"/>
              <w:jc w:val="center"/>
              <w:rPr>
                <w:lang w:val="es-ES"/>
              </w:rPr>
            </w:pPr>
            <w:r>
              <w:rPr>
                <w:lang w:val="es-ES"/>
              </w:rPr>
              <w:t>15</w:t>
            </w:r>
          </w:p>
        </w:tc>
        <w:tc>
          <w:tcPr>
            <w:tcW w:w="0" w:type="auto"/>
            <w:tcBorders>
              <w:top w:val="nil"/>
              <w:left w:val="nil"/>
              <w:bottom w:val="nil"/>
              <w:right w:val="nil"/>
            </w:tcBorders>
            <w:vAlign w:val="center"/>
          </w:tcPr>
          <w:p w14:paraId="409E1158" w14:textId="43565D71" w:rsidR="003E5703" w:rsidRDefault="003E5703" w:rsidP="003E5703">
            <w:pPr>
              <w:spacing w:line="480" w:lineRule="auto"/>
              <w:ind w:firstLine="0"/>
              <w:jc w:val="center"/>
              <w:rPr>
                <w:lang w:val="es-ES"/>
              </w:rPr>
            </w:pPr>
            <w:r>
              <w:rPr>
                <w:lang w:val="es-ES"/>
              </w:rPr>
              <w:t>5</w:t>
            </w:r>
          </w:p>
        </w:tc>
        <w:tc>
          <w:tcPr>
            <w:tcW w:w="0" w:type="auto"/>
            <w:tcBorders>
              <w:top w:val="nil"/>
              <w:left w:val="nil"/>
              <w:bottom w:val="nil"/>
            </w:tcBorders>
            <w:vAlign w:val="center"/>
          </w:tcPr>
          <w:p w14:paraId="0B0C2FFE" w14:textId="66DAB5F8" w:rsidR="003E5703" w:rsidRDefault="003E5703" w:rsidP="003E5703">
            <w:pPr>
              <w:spacing w:line="480" w:lineRule="auto"/>
              <w:ind w:firstLine="0"/>
              <w:jc w:val="center"/>
              <w:rPr>
                <w:lang w:val="es-ES"/>
              </w:rPr>
            </w:pPr>
            <w:r>
              <w:rPr>
                <w:lang w:val="es-ES"/>
              </w:rPr>
              <w:t>10</w:t>
            </w:r>
          </w:p>
        </w:tc>
      </w:tr>
      <w:tr w:rsidR="003E5703" w14:paraId="7FCFC1EF" w14:textId="6793D60B" w:rsidTr="00041338">
        <w:trPr>
          <w:trHeight w:hRule="exact" w:val="340"/>
          <w:jc w:val="center"/>
        </w:trPr>
        <w:tc>
          <w:tcPr>
            <w:tcW w:w="0" w:type="auto"/>
            <w:tcBorders>
              <w:top w:val="nil"/>
              <w:bottom w:val="nil"/>
              <w:right w:val="nil"/>
            </w:tcBorders>
            <w:vAlign w:val="center"/>
          </w:tcPr>
          <w:p w14:paraId="434BC45A" w14:textId="560BB36B" w:rsidR="003E5703" w:rsidRDefault="003E5703" w:rsidP="003E5703">
            <w:pPr>
              <w:spacing w:line="480" w:lineRule="auto"/>
              <w:ind w:firstLine="0"/>
              <w:jc w:val="center"/>
              <w:rPr>
                <w:lang w:val="es-ES"/>
              </w:rPr>
            </w:pPr>
            <w:r>
              <w:rPr>
                <w:lang w:val="es-ES"/>
              </w:rPr>
              <w:t>16</w:t>
            </w:r>
          </w:p>
        </w:tc>
        <w:tc>
          <w:tcPr>
            <w:tcW w:w="0" w:type="auto"/>
            <w:tcBorders>
              <w:top w:val="nil"/>
              <w:left w:val="nil"/>
              <w:bottom w:val="nil"/>
              <w:right w:val="nil"/>
            </w:tcBorders>
            <w:vAlign w:val="center"/>
          </w:tcPr>
          <w:p w14:paraId="4CB88357" w14:textId="5857009A" w:rsidR="003E5703" w:rsidRDefault="003E5703" w:rsidP="003E5703">
            <w:pPr>
              <w:spacing w:line="480" w:lineRule="auto"/>
              <w:ind w:firstLine="0"/>
              <w:jc w:val="center"/>
              <w:rPr>
                <w:lang w:val="es-ES"/>
              </w:rPr>
            </w:pPr>
            <w:r>
              <w:rPr>
                <w:lang w:val="es-ES"/>
              </w:rPr>
              <w:t>13</w:t>
            </w:r>
          </w:p>
        </w:tc>
        <w:tc>
          <w:tcPr>
            <w:tcW w:w="0" w:type="auto"/>
            <w:tcBorders>
              <w:top w:val="nil"/>
              <w:left w:val="nil"/>
              <w:bottom w:val="nil"/>
            </w:tcBorders>
            <w:vAlign w:val="center"/>
          </w:tcPr>
          <w:p w14:paraId="5D9387DB" w14:textId="66F9840E" w:rsidR="003E5703" w:rsidRDefault="003E5703" w:rsidP="003E5703">
            <w:pPr>
              <w:spacing w:line="480" w:lineRule="auto"/>
              <w:ind w:firstLine="0"/>
              <w:jc w:val="center"/>
              <w:rPr>
                <w:lang w:val="es-ES"/>
              </w:rPr>
            </w:pPr>
            <w:r>
              <w:rPr>
                <w:lang w:val="es-ES"/>
              </w:rPr>
              <w:t>43</w:t>
            </w:r>
          </w:p>
        </w:tc>
      </w:tr>
      <w:tr w:rsidR="003E5703" w14:paraId="17CCD0F3" w14:textId="4B566DD9" w:rsidTr="00041338">
        <w:trPr>
          <w:trHeight w:hRule="exact" w:val="340"/>
          <w:jc w:val="center"/>
        </w:trPr>
        <w:tc>
          <w:tcPr>
            <w:tcW w:w="0" w:type="auto"/>
            <w:tcBorders>
              <w:top w:val="nil"/>
              <w:bottom w:val="nil"/>
              <w:right w:val="nil"/>
            </w:tcBorders>
            <w:vAlign w:val="center"/>
          </w:tcPr>
          <w:p w14:paraId="604FE4CF" w14:textId="003A9DC1" w:rsidR="003E5703" w:rsidRDefault="003E5703" w:rsidP="003E5703">
            <w:pPr>
              <w:spacing w:line="480" w:lineRule="auto"/>
              <w:ind w:firstLine="0"/>
              <w:jc w:val="center"/>
              <w:rPr>
                <w:lang w:val="es-ES"/>
              </w:rPr>
            </w:pPr>
            <w:r>
              <w:rPr>
                <w:lang w:val="es-ES"/>
              </w:rPr>
              <w:t>17</w:t>
            </w:r>
          </w:p>
        </w:tc>
        <w:tc>
          <w:tcPr>
            <w:tcW w:w="0" w:type="auto"/>
            <w:tcBorders>
              <w:top w:val="nil"/>
              <w:left w:val="nil"/>
              <w:bottom w:val="nil"/>
              <w:right w:val="nil"/>
            </w:tcBorders>
            <w:vAlign w:val="center"/>
          </w:tcPr>
          <w:p w14:paraId="7409C41E" w14:textId="62FF8CEA" w:rsidR="003E5703" w:rsidRDefault="003E5703" w:rsidP="003E5703">
            <w:pPr>
              <w:spacing w:line="480" w:lineRule="auto"/>
              <w:ind w:firstLine="0"/>
              <w:jc w:val="center"/>
              <w:rPr>
                <w:lang w:val="es-ES"/>
              </w:rPr>
            </w:pPr>
            <w:r>
              <w:rPr>
                <w:lang w:val="es-ES"/>
              </w:rPr>
              <w:t>9</w:t>
            </w:r>
          </w:p>
        </w:tc>
        <w:tc>
          <w:tcPr>
            <w:tcW w:w="0" w:type="auto"/>
            <w:tcBorders>
              <w:top w:val="nil"/>
              <w:left w:val="nil"/>
              <w:bottom w:val="nil"/>
            </w:tcBorders>
            <w:vAlign w:val="center"/>
          </w:tcPr>
          <w:p w14:paraId="35B5BAD2" w14:textId="5A5B81DA" w:rsidR="003E5703" w:rsidRDefault="003E5703" w:rsidP="003E5703">
            <w:pPr>
              <w:spacing w:line="480" w:lineRule="auto"/>
              <w:ind w:firstLine="0"/>
              <w:jc w:val="center"/>
              <w:rPr>
                <w:lang w:val="es-ES"/>
              </w:rPr>
            </w:pPr>
            <w:r>
              <w:rPr>
                <w:lang w:val="es-ES"/>
              </w:rPr>
              <w:t>30</w:t>
            </w:r>
          </w:p>
        </w:tc>
      </w:tr>
      <w:tr w:rsidR="003E5703" w14:paraId="0A2C762E" w14:textId="1B84A5DF" w:rsidTr="00041338">
        <w:trPr>
          <w:trHeight w:hRule="exact" w:val="340"/>
          <w:jc w:val="center"/>
        </w:trPr>
        <w:tc>
          <w:tcPr>
            <w:tcW w:w="0" w:type="auto"/>
            <w:tcBorders>
              <w:top w:val="nil"/>
              <w:bottom w:val="nil"/>
              <w:right w:val="nil"/>
            </w:tcBorders>
            <w:vAlign w:val="center"/>
          </w:tcPr>
          <w:p w14:paraId="2778B8C5" w14:textId="3EFB2CD2" w:rsidR="003E5703" w:rsidRDefault="003E5703" w:rsidP="003E5703">
            <w:pPr>
              <w:spacing w:line="480" w:lineRule="auto"/>
              <w:ind w:firstLine="0"/>
              <w:jc w:val="center"/>
              <w:rPr>
                <w:lang w:val="es-ES"/>
              </w:rPr>
            </w:pPr>
            <w:r>
              <w:rPr>
                <w:lang w:val="es-ES"/>
              </w:rPr>
              <w:t>18</w:t>
            </w:r>
          </w:p>
        </w:tc>
        <w:tc>
          <w:tcPr>
            <w:tcW w:w="0" w:type="auto"/>
            <w:tcBorders>
              <w:top w:val="nil"/>
              <w:left w:val="nil"/>
              <w:bottom w:val="nil"/>
              <w:right w:val="nil"/>
            </w:tcBorders>
            <w:vAlign w:val="center"/>
          </w:tcPr>
          <w:p w14:paraId="5D5523C6" w14:textId="7128591D" w:rsidR="003E5703" w:rsidRDefault="003E5703" w:rsidP="003E5703">
            <w:pPr>
              <w:spacing w:line="480" w:lineRule="auto"/>
              <w:ind w:firstLine="0"/>
              <w:jc w:val="center"/>
              <w:rPr>
                <w:lang w:val="es-ES"/>
              </w:rPr>
            </w:pPr>
            <w:r>
              <w:rPr>
                <w:lang w:val="es-ES"/>
              </w:rPr>
              <w:t>4</w:t>
            </w:r>
          </w:p>
        </w:tc>
        <w:tc>
          <w:tcPr>
            <w:tcW w:w="0" w:type="auto"/>
            <w:tcBorders>
              <w:top w:val="nil"/>
              <w:left w:val="nil"/>
              <w:bottom w:val="nil"/>
            </w:tcBorders>
            <w:vAlign w:val="center"/>
          </w:tcPr>
          <w:p w14:paraId="264A4457" w14:textId="33EFAEF0" w:rsidR="003E5703" w:rsidRDefault="003E5703" w:rsidP="003E5703">
            <w:pPr>
              <w:spacing w:line="480" w:lineRule="auto"/>
              <w:ind w:firstLine="0"/>
              <w:jc w:val="center"/>
              <w:rPr>
                <w:lang w:val="es-ES"/>
              </w:rPr>
            </w:pPr>
            <w:r>
              <w:rPr>
                <w:lang w:val="es-ES"/>
              </w:rPr>
              <w:t>3</w:t>
            </w:r>
          </w:p>
        </w:tc>
      </w:tr>
      <w:tr w:rsidR="003E5703" w14:paraId="37F548EF" w14:textId="2D63AD15" w:rsidTr="00041338">
        <w:trPr>
          <w:trHeight w:hRule="exact" w:val="340"/>
          <w:jc w:val="center"/>
        </w:trPr>
        <w:tc>
          <w:tcPr>
            <w:tcW w:w="0" w:type="auto"/>
            <w:tcBorders>
              <w:top w:val="nil"/>
              <w:bottom w:val="nil"/>
              <w:right w:val="nil"/>
            </w:tcBorders>
            <w:vAlign w:val="center"/>
          </w:tcPr>
          <w:p w14:paraId="66BE7B81" w14:textId="44E69B36" w:rsidR="003E5703" w:rsidRDefault="003E5703" w:rsidP="003E5703">
            <w:pPr>
              <w:spacing w:line="480" w:lineRule="auto"/>
              <w:ind w:firstLine="0"/>
              <w:jc w:val="center"/>
              <w:rPr>
                <w:lang w:val="es-ES"/>
              </w:rPr>
            </w:pPr>
            <w:r>
              <w:rPr>
                <w:lang w:val="es-ES"/>
              </w:rPr>
              <w:t>19</w:t>
            </w:r>
          </w:p>
        </w:tc>
        <w:tc>
          <w:tcPr>
            <w:tcW w:w="0" w:type="auto"/>
            <w:tcBorders>
              <w:top w:val="nil"/>
              <w:left w:val="nil"/>
              <w:bottom w:val="nil"/>
              <w:right w:val="nil"/>
            </w:tcBorders>
            <w:vAlign w:val="center"/>
          </w:tcPr>
          <w:p w14:paraId="3494F7EE" w14:textId="0D16FB57" w:rsidR="003E5703" w:rsidRDefault="003E5703" w:rsidP="003E5703">
            <w:pPr>
              <w:spacing w:line="480" w:lineRule="auto"/>
              <w:ind w:firstLine="0"/>
              <w:jc w:val="center"/>
              <w:rPr>
                <w:lang w:val="es-ES"/>
              </w:rPr>
            </w:pPr>
            <w:r>
              <w:rPr>
                <w:lang w:val="es-ES"/>
              </w:rPr>
              <w:t>6</w:t>
            </w:r>
          </w:p>
        </w:tc>
        <w:tc>
          <w:tcPr>
            <w:tcW w:w="0" w:type="auto"/>
            <w:tcBorders>
              <w:top w:val="nil"/>
              <w:left w:val="nil"/>
              <w:bottom w:val="nil"/>
            </w:tcBorders>
            <w:vAlign w:val="center"/>
          </w:tcPr>
          <w:p w14:paraId="51F826CC" w14:textId="4B69B56D" w:rsidR="003E5703" w:rsidRDefault="003E5703" w:rsidP="003E5703">
            <w:pPr>
              <w:spacing w:line="480" w:lineRule="auto"/>
              <w:ind w:firstLine="0"/>
              <w:jc w:val="center"/>
              <w:rPr>
                <w:lang w:val="es-ES"/>
              </w:rPr>
            </w:pPr>
            <w:r>
              <w:rPr>
                <w:lang w:val="es-ES"/>
              </w:rPr>
              <w:t>14</w:t>
            </w:r>
          </w:p>
        </w:tc>
      </w:tr>
      <w:tr w:rsidR="003E5703" w14:paraId="2761A4E3" w14:textId="1E3B53D3" w:rsidTr="00041338">
        <w:trPr>
          <w:trHeight w:hRule="exact" w:val="340"/>
          <w:jc w:val="center"/>
        </w:trPr>
        <w:tc>
          <w:tcPr>
            <w:tcW w:w="0" w:type="auto"/>
            <w:tcBorders>
              <w:top w:val="nil"/>
              <w:bottom w:val="nil"/>
              <w:right w:val="nil"/>
            </w:tcBorders>
            <w:vAlign w:val="center"/>
          </w:tcPr>
          <w:p w14:paraId="57FBD715" w14:textId="0D96C7D1" w:rsidR="003E5703" w:rsidRDefault="003E5703" w:rsidP="003E5703">
            <w:pPr>
              <w:spacing w:line="480" w:lineRule="auto"/>
              <w:ind w:firstLine="0"/>
              <w:jc w:val="center"/>
              <w:rPr>
                <w:lang w:val="es-ES"/>
              </w:rPr>
            </w:pPr>
            <w:r>
              <w:rPr>
                <w:lang w:val="es-ES"/>
              </w:rPr>
              <w:t>20</w:t>
            </w:r>
          </w:p>
        </w:tc>
        <w:tc>
          <w:tcPr>
            <w:tcW w:w="0" w:type="auto"/>
            <w:tcBorders>
              <w:top w:val="nil"/>
              <w:left w:val="nil"/>
              <w:bottom w:val="nil"/>
              <w:right w:val="nil"/>
            </w:tcBorders>
            <w:vAlign w:val="center"/>
          </w:tcPr>
          <w:p w14:paraId="73772DCC" w14:textId="3800B15B" w:rsidR="003E5703" w:rsidRDefault="003E5703" w:rsidP="003E5703">
            <w:pPr>
              <w:spacing w:line="480" w:lineRule="auto"/>
              <w:ind w:firstLine="0"/>
              <w:jc w:val="center"/>
              <w:rPr>
                <w:lang w:val="es-ES"/>
              </w:rPr>
            </w:pPr>
            <w:r>
              <w:rPr>
                <w:lang w:val="es-ES"/>
              </w:rPr>
              <w:t>6</w:t>
            </w:r>
          </w:p>
        </w:tc>
        <w:tc>
          <w:tcPr>
            <w:tcW w:w="0" w:type="auto"/>
            <w:tcBorders>
              <w:top w:val="nil"/>
              <w:left w:val="nil"/>
              <w:bottom w:val="nil"/>
            </w:tcBorders>
            <w:vAlign w:val="center"/>
          </w:tcPr>
          <w:p w14:paraId="55A06C72" w14:textId="77777777" w:rsidR="003E5703" w:rsidRDefault="003E5703" w:rsidP="003E5703">
            <w:pPr>
              <w:spacing w:line="480" w:lineRule="auto"/>
              <w:ind w:firstLine="0"/>
              <w:jc w:val="center"/>
              <w:rPr>
                <w:lang w:val="es-ES"/>
              </w:rPr>
            </w:pPr>
            <w:r>
              <w:rPr>
                <w:lang w:val="es-ES"/>
              </w:rPr>
              <w:t>16</w:t>
            </w:r>
          </w:p>
          <w:p w14:paraId="3E24DDE6" w14:textId="04734811" w:rsidR="003E5703" w:rsidRDefault="003E5703" w:rsidP="003E5703">
            <w:pPr>
              <w:spacing w:line="480" w:lineRule="auto"/>
              <w:ind w:firstLine="0"/>
              <w:jc w:val="center"/>
              <w:rPr>
                <w:lang w:val="es-ES"/>
              </w:rPr>
            </w:pPr>
          </w:p>
        </w:tc>
      </w:tr>
      <w:tr w:rsidR="003E5703" w14:paraId="2337C5D1" w14:textId="00F16566" w:rsidTr="00041338">
        <w:trPr>
          <w:trHeight w:hRule="exact" w:val="340"/>
          <w:jc w:val="center"/>
        </w:trPr>
        <w:tc>
          <w:tcPr>
            <w:tcW w:w="0" w:type="auto"/>
            <w:tcBorders>
              <w:top w:val="nil"/>
              <w:bottom w:val="nil"/>
              <w:right w:val="nil"/>
            </w:tcBorders>
            <w:vAlign w:val="center"/>
          </w:tcPr>
          <w:p w14:paraId="67FF5441" w14:textId="769E62AD" w:rsidR="003E5703" w:rsidRDefault="003E5703" w:rsidP="003E5703">
            <w:pPr>
              <w:spacing w:line="480" w:lineRule="auto"/>
              <w:ind w:firstLine="0"/>
              <w:jc w:val="center"/>
              <w:rPr>
                <w:lang w:val="es-ES"/>
              </w:rPr>
            </w:pPr>
            <w:r>
              <w:rPr>
                <w:lang w:val="es-ES"/>
              </w:rPr>
              <w:t>21</w:t>
            </w:r>
          </w:p>
        </w:tc>
        <w:tc>
          <w:tcPr>
            <w:tcW w:w="0" w:type="auto"/>
            <w:tcBorders>
              <w:top w:val="nil"/>
              <w:left w:val="nil"/>
              <w:bottom w:val="nil"/>
              <w:right w:val="nil"/>
            </w:tcBorders>
            <w:vAlign w:val="center"/>
          </w:tcPr>
          <w:p w14:paraId="49503FDE" w14:textId="7E0AF2A7" w:rsidR="003E5703" w:rsidRDefault="003E5703" w:rsidP="003E5703">
            <w:pPr>
              <w:spacing w:line="480" w:lineRule="auto"/>
              <w:ind w:firstLine="0"/>
              <w:jc w:val="center"/>
              <w:rPr>
                <w:lang w:val="es-ES"/>
              </w:rPr>
            </w:pPr>
            <w:r>
              <w:rPr>
                <w:lang w:val="es-ES"/>
              </w:rPr>
              <w:t>8</w:t>
            </w:r>
          </w:p>
        </w:tc>
        <w:tc>
          <w:tcPr>
            <w:tcW w:w="0" w:type="auto"/>
            <w:tcBorders>
              <w:top w:val="nil"/>
              <w:left w:val="nil"/>
              <w:bottom w:val="nil"/>
            </w:tcBorders>
            <w:vAlign w:val="center"/>
          </w:tcPr>
          <w:p w14:paraId="26AF03F6" w14:textId="3E7B3B39" w:rsidR="003E5703" w:rsidRDefault="003E5703" w:rsidP="003E5703">
            <w:pPr>
              <w:spacing w:line="480" w:lineRule="auto"/>
              <w:ind w:firstLine="0"/>
              <w:jc w:val="center"/>
              <w:rPr>
                <w:lang w:val="es-ES"/>
              </w:rPr>
            </w:pPr>
            <w:r>
              <w:rPr>
                <w:lang w:val="es-ES"/>
              </w:rPr>
              <w:t>201</w:t>
            </w:r>
          </w:p>
        </w:tc>
      </w:tr>
      <w:tr w:rsidR="003E5703" w14:paraId="479CC1A4" w14:textId="3B2FBB9E" w:rsidTr="00041338">
        <w:trPr>
          <w:trHeight w:hRule="exact" w:val="340"/>
          <w:jc w:val="center"/>
        </w:trPr>
        <w:tc>
          <w:tcPr>
            <w:tcW w:w="0" w:type="auto"/>
            <w:tcBorders>
              <w:top w:val="nil"/>
              <w:bottom w:val="nil"/>
              <w:right w:val="nil"/>
            </w:tcBorders>
            <w:vAlign w:val="center"/>
          </w:tcPr>
          <w:p w14:paraId="2DACA769" w14:textId="6BCB69D9" w:rsidR="003E5703" w:rsidRDefault="003E5703" w:rsidP="003E5703">
            <w:pPr>
              <w:spacing w:line="480" w:lineRule="auto"/>
              <w:ind w:firstLine="0"/>
              <w:jc w:val="center"/>
              <w:rPr>
                <w:lang w:val="es-ES"/>
              </w:rPr>
            </w:pPr>
            <w:r>
              <w:rPr>
                <w:lang w:val="es-ES"/>
              </w:rPr>
              <w:t>22</w:t>
            </w:r>
          </w:p>
        </w:tc>
        <w:tc>
          <w:tcPr>
            <w:tcW w:w="0" w:type="auto"/>
            <w:tcBorders>
              <w:top w:val="nil"/>
              <w:left w:val="nil"/>
              <w:bottom w:val="nil"/>
              <w:right w:val="nil"/>
            </w:tcBorders>
            <w:vAlign w:val="center"/>
          </w:tcPr>
          <w:p w14:paraId="539F41BB" w14:textId="6F673524" w:rsidR="003E5703" w:rsidRDefault="003E5703" w:rsidP="003E5703">
            <w:pPr>
              <w:spacing w:line="480" w:lineRule="auto"/>
              <w:ind w:firstLine="0"/>
              <w:jc w:val="center"/>
              <w:rPr>
                <w:lang w:val="es-ES"/>
              </w:rPr>
            </w:pPr>
            <w:r>
              <w:rPr>
                <w:lang w:val="es-ES"/>
              </w:rPr>
              <w:t>10</w:t>
            </w:r>
          </w:p>
        </w:tc>
        <w:tc>
          <w:tcPr>
            <w:tcW w:w="0" w:type="auto"/>
            <w:tcBorders>
              <w:top w:val="nil"/>
              <w:left w:val="nil"/>
              <w:bottom w:val="nil"/>
            </w:tcBorders>
            <w:vAlign w:val="center"/>
          </w:tcPr>
          <w:p w14:paraId="1FA993EE" w14:textId="64A7F16B" w:rsidR="003E5703" w:rsidRDefault="003E5703" w:rsidP="003E5703">
            <w:pPr>
              <w:spacing w:line="480" w:lineRule="auto"/>
              <w:ind w:firstLine="0"/>
              <w:jc w:val="center"/>
              <w:rPr>
                <w:lang w:val="es-ES"/>
              </w:rPr>
            </w:pPr>
            <w:r>
              <w:rPr>
                <w:lang w:val="es-ES"/>
              </w:rPr>
              <w:t>48</w:t>
            </w:r>
          </w:p>
        </w:tc>
      </w:tr>
      <w:tr w:rsidR="003E5703" w14:paraId="1CE8A267" w14:textId="36DCF465" w:rsidTr="00041338">
        <w:trPr>
          <w:trHeight w:hRule="exact" w:val="340"/>
          <w:jc w:val="center"/>
        </w:trPr>
        <w:tc>
          <w:tcPr>
            <w:tcW w:w="0" w:type="auto"/>
            <w:tcBorders>
              <w:top w:val="nil"/>
              <w:bottom w:val="nil"/>
              <w:right w:val="nil"/>
            </w:tcBorders>
            <w:vAlign w:val="center"/>
          </w:tcPr>
          <w:p w14:paraId="63BD828C" w14:textId="3C393741" w:rsidR="003E5703" w:rsidRDefault="003E5703" w:rsidP="003E5703">
            <w:pPr>
              <w:spacing w:line="480" w:lineRule="auto"/>
              <w:ind w:firstLine="0"/>
              <w:jc w:val="center"/>
              <w:rPr>
                <w:lang w:val="es-ES"/>
              </w:rPr>
            </w:pPr>
            <w:r>
              <w:rPr>
                <w:lang w:val="es-ES"/>
              </w:rPr>
              <w:t>23</w:t>
            </w:r>
          </w:p>
        </w:tc>
        <w:tc>
          <w:tcPr>
            <w:tcW w:w="0" w:type="auto"/>
            <w:tcBorders>
              <w:top w:val="nil"/>
              <w:left w:val="nil"/>
              <w:bottom w:val="nil"/>
              <w:right w:val="nil"/>
            </w:tcBorders>
            <w:vAlign w:val="center"/>
          </w:tcPr>
          <w:p w14:paraId="78462A1E" w14:textId="61C4FA3B" w:rsidR="003E5703" w:rsidRDefault="003E5703" w:rsidP="003E5703">
            <w:pPr>
              <w:spacing w:line="480" w:lineRule="auto"/>
              <w:ind w:firstLine="0"/>
              <w:jc w:val="center"/>
              <w:rPr>
                <w:lang w:val="es-ES"/>
              </w:rPr>
            </w:pPr>
            <w:r>
              <w:rPr>
                <w:lang w:val="es-ES"/>
              </w:rPr>
              <w:t>14</w:t>
            </w:r>
          </w:p>
        </w:tc>
        <w:tc>
          <w:tcPr>
            <w:tcW w:w="0" w:type="auto"/>
            <w:tcBorders>
              <w:top w:val="nil"/>
              <w:left w:val="nil"/>
              <w:bottom w:val="nil"/>
            </w:tcBorders>
            <w:vAlign w:val="center"/>
          </w:tcPr>
          <w:p w14:paraId="36CACB5E" w14:textId="6538CF65" w:rsidR="003E5703" w:rsidRDefault="003E5703" w:rsidP="003E5703">
            <w:pPr>
              <w:spacing w:line="480" w:lineRule="auto"/>
              <w:ind w:firstLine="0"/>
              <w:jc w:val="center"/>
              <w:rPr>
                <w:lang w:val="es-ES"/>
              </w:rPr>
            </w:pPr>
            <w:r>
              <w:rPr>
                <w:lang w:val="es-ES"/>
              </w:rPr>
              <w:t>35</w:t>
            </w:r>
          </w:p>
        </w:tc>
      </w:tr>
      <w:tr w:rsidR="003E5703" w14:paraId="1545A043" w14:textId="6D9EBDDE" w:rsidTr="00041338">
        <w:trPr>
          <w:trHeight w:hRule="exact" w:val="340"/>
          <w:jc w:val="center"/>
        </w:trPr>
        <w:tc>
          <w:tcPr>
            <w:tcW w:w="0" w:type="auto"/>
            <w:tcBorders>
              <w:top w:val="nil"/>
              <w:bottom w:val="nil"/>
              <w:right w:val="nil"/>
            </w:tcBorders>
            <w:vAlign w:val="center"/>
          </w:tcPr>
          <w:p w14:paraId="23AB0750" w14:textId="5CF0B60D" w:rsidR="003E5703" w:rsidRDefault="003E5703" w:rsidP="003E5703">
            <w:pPr>
              <w:spacing w:line="480" w:lineRule="auto"/>
              <w:ind w:firstLine="0"/>
              <w:jc w:val="center"/>
              <w:rPr>
                <w:lang w:val="es-ES"/>
              </w:rPr>
            </w:pPr>
            <w:r>
              <w:rPr>
                <w:lang w:val="es-ES"/>
              </w:rPr>
              <w:t>24</w:t>
            </w:r>
          </w:p>
        </w:tc>
        <w:tc>
          <w:tcPr>
            <w:tcW w:w="0" w:type="auto"/>
            <w:tcBorders>
              <w:top w:val="nil"/>
              <w:left w:val="nil"/>
              <w:bottom w:val="nil"/>
              <w:right w:val="nil"/>
            </w:tcBorders>
            <w:vAlign w:val="center"/>
          </w:tcPr>
          <w:p w14:paraId="73443CE2" w14:textId="2D28FA3C" w:rsidR="003E5703" w:rsidRDefault="003E5703" w:rsidP="003E5703">
            <w:pPr>
              <w:spacing w:line="480" w:lineRule="auto"/>
              <w:ind w:firstLine="0"/>
              <w:jc w:val="center"/>
              <w:rPr>
                <w:lang w:val="es-ES"/>
              </w:rPr>
            </w:pPr>
            <w:r>
              <w:rPr>
                <w:lang w:val="es-ES"/>
              </w:rPr>
              <w:t>23</w:t>
            </w:r>
          </w:p>
        </w:tc>
        <w:tc>
          <w:tcPr>
            <w:tcW w:w="0" w:type="auto"/>
            <w:tcBorders>
              <w:top w:val="nil"/>
              <w:left w:val="nil"/>
              <w:bottom w:val="nil"/>
            </w:tcBorders>
            <w:vAlign w:val="center"/>
          </w:tcPr>
          <w:p w14:paraId="326F70BA" w14:textId="77777777" w:rsidR="003E5703" w:rsidRDefault="003E5703" w:rsidP="003E5703">
            <w:pPr>
              <w:spacing w:line="480" w:lineRule="auto"/>
              <w:ind w:firstLine="0"/>
              <w:jc w:val="center"/>
              <w:rPr>
                <w:lang w:val="es-ES"/>
              </w:rPr>
            </w:pPr>
            <w:r>
              <w:rPr>
                <w:lang w:val="es-ES"/>
              </w:rPr>
              <w:t>24</w:t>
            </w:r>
          </w:p>
          <w:p w14:paraId="1BE0AC7B" w14:textId="410D3322" w:rsidR="003E5703" w:rsidRDefault="003E5703" w:rsidP="003E5703">
            <w:pPr>
              <w:spacing w:line="480" w:lineRule="auto"/>
              <w:ind w:firstLine="0"/>
              <w:jc w:val="center"/>
              <w:rPr>
                <w:lang w:val="es-ES"/>
              </w:rPr>
            </w:pPr>
          </w:p>
        </w:tc>
      </w:tr>
      <w:tr w:rsidR="003E5703" w14:paraId="6C047B80" w14:textId="18B93384" w:rsidTr="00041338">
        <w:trPr>
          <w:trHeight w:hRule="exact" w:val="340"/>
          <w:jc w:val="center"/>
        </w:trPr>
        <w:tc>
          <w:tcPr>
            <w:tcW w:w="0" w:type="auto"/>
            <w:tcBorders>
              <w:top w:val="nil"/>
              <w:bottom w:val="nil"/>
              <w:right w:val="nil"/>
            </w:tcBorders>
            <w:vAlign w:val="center"/>
          </w:tcPr>
          <w:p w14:paraId="2B21D8F2" w14:textId="1E4C43C7" w:rsidR="003E5703" w:rsidRDefault="003E5703" w:rsidP="003E5703">
            <w:pPr>
              <w:spacing w:line="480" w:lineRule="auto"/>
              <w:ind w:firstLine="0"/>
              <w:jc w:val="center"/>
              <w:rPr>
                <w:lang w:val="es-ES"/>
              </w:rPr>
            </w:pPr>
            <w:r>
              <w:rPr>
                <w:lang w:val="es-ES"/>
              </w:rPr>
              <w:t>25</w:t>
            </w:r>
          </w:p>
        </w:tc>
        <w:tc>
          <w:tcPr>
            <w:tcW w:w="0" w:type="auto"/>
            <w:tcBorders>
              <w:top w:val="nil"/>
              <w:left w:val="nil"/>
              <w:bottom w:val="nil"/>
              <w:right w:val="nil"/>
            </w:tcBorders>
            <w:vAlign w:val="center"/>
          </w:tcPr>
          <w:p w14:paraId="4C8C9501" w14:textId="5B07F813" w:rsidR="003E5703" w:rsidRDefault="003E5703" w:rsidP="003E5703">
            <w:pPr>
              <w:spacing w:line="480" w:lineRule="auto"/>
              <w:ind w:firstLine="0"/>
              <w:jc w:val="center"/>
              <w:rPr>
                <w:lang w:val="es-ES"/>
              </w:rPr>
            </w:pPr>
            <w:r>
              <w:rPr>
                <w:lang w:val="es-ES"/>
              </w:rPr>
              <w:t>4</w:t>
            </w:r>
          </w:p>
        </w:tc>
        <w:tc>
          <w:tcPr>
            <w:tcW w:w="0" w:type="auto"/>
            <w:tcBorders>
              <w:top w:val="nil"/>
              <w:left w:val="nil"/>
              <w:bottom w:val="nil"/>
            </w:tcBorders>
            <w:vAlign w:val="center"/>
          </w:tcPr>
          <w:p w14:paraId="483D2014" w14:textId="5BC4C798" w:rsidR="003E5703" w:rsidRDefault="003E5703" w:rsidP="003E5703">
            <w:pPr>
              <w:spacing w:line="480" w:lineRule="auto"/>
              <w:ind w:firstLine="0"/>
              <w:jc w:val="center"/>
              <w:rPr>
                <w:lang w:val="es-ES"/>
              </w:rPr>
            </w:pPr>
            <w:r>
              <w:rPr>
                <w:lang w:val="es-ES"/>
              </w:rPr>
              <w:t>3</w:t>
            </w:r>
          </w:p>
        </w:tc>
      </w:tr>
      <w:tr w:rsidR="003E5703" w14:paraId="063CE156" w14:textId="2E06976B" w:rsidTr="00041338">
        <w:trPr>
          <w:trHeight w:hRule="exact" w:val="340"/>
          <w:jc w:val="center"/>
        </w:trPr>
        <w:tc>
          <w:tcPr>
            <w:tcW w:w="0" w:type="auto"/>
            <w:tcBorders>
              <w:top w:val="nil"/>
              <w:bottom w:val="nil"/>
              <w:right w:val="nil"/>
            </w:tcBorders>
            <w:vAlign w:val="center"/>
          </w:tcPr>
          <w:p w14:paraId="0302CE59" w14:textId="5D2E0930" w:rsidR="003E5703" w:rsidRDefault="003E5703" w:rsidP="003E5703">
            <w:pPr>
              <w:spacing w:line="480" w:lineRule="auto"/>
              <w:ind w:firstLine="0"/>
              <w:jc w:val="center"/>
              <w:rPr>
                <w:lang w:val="es-ES"/>
              </w:rPr>
            </w:pPr>
            <w:r>
              <w:rPr>
                <w:lang w:val="es-ES"/>
              </w:rPr>
              <w:t>26</w:t>
            </w:r>
          </w:p>
        </w:tc>
        <w:tc>
          <w:tcPr>
            <w:tcW w:w="0" w:type="auto"/>
            <w:tcBorders>
              <w:top w:val="nil"/>
              <w:left w:val="nil"/>
              <w:bottom w:val="nil"/>
              <w:right w:val="nil"/>
            </w:tcBorders>
            <w:vAlign w:val="center"/>
          </w:tcPr>
          <w:p w14:paraId="1DB2CEBA" w14:textId="42C1D5A3" w:rsidR="003E5703" w:rsidRDefault="003E5703" w:rsidP="003E5703">
            <w:pPr>
              <w:spacing w:line="480" w:lineRule="auto"/>
              <w:ind w:firstLine="0"/>
              <w:jc w:val="center"/>
              <w:rPr>
                <w:lang w:val="es-ES"/>
              </w:rPr>
            </w:pPr>
            <w:r>
              <w:rPr>
                <w:lang w:val="es-ES"/>
              </w:rPr>
              <w:t>4</w:t>
            </w:r>
          </w:p>
        </w:tc>
        <w:tc>
          <w:tcPr>
            <w:tcW w:w="0" w:type="auto"/>
            <w:tcBorders>
              <w:top w:val="nil"/>
              <w:left w:val="nil"/>
              <w:bottom w:val="nil"/>
            </w:tcBorders>
            <w:vAlign w:val="center"/>
          </w:tcPr>
          <w:p w14:paraId="656FE559" w14:textId="77777777" w:rsidR="003E5703" w:rsidRDefault="003E5703" w:rsidP="003E5703">
            <w:pPr>
              <w:spacing w:line="480" w:lineRule="auto"/>
              <w:ind w:firstLine="0"/>
              <w:jc w:val="center"/>
              <w:rPr>
                <w:lang w:val="es-ES"/>
              </w:rPr>
            </w:pPr>
            <w:r>
              <w:rPr>
                <w:lang w:val="es-ES"/>
              </w:rPr>
              <w:t>18</w:t>
            </w:r>
          </w:p>
          <w:p w14:paraId="75126A97" w14:textId="77777777" w:rsidR="003E5703" w:rsidRDefault="003E5703" w:rsidP="003E5703">
            <w:pPr>
              <w:spacing w:line="480" w:lineRule="auto"/>
              <w:ind w:firstLine="0"/>
              <w:jc w:val="center"/>
              <w:rPr>
                <w:lang w:val="es-ES"/>
              </w:rPr>
            </w:pPr>
          </w:p>
          <w:p w14:paraId="6FB1775B" w14:textId="10BE716F" w:rsidR="003E5703" w:rsidRDefault="003E5703" w:rsidP="003E5703">
            <w:pPr>
              <w:spacing w:line="480" w:lineRule="auto"/>
              <w:ind w:firstLine="0"/>
              <w:jc w:val="center"/>
              <w:rPr>
                <w:lang w:val="es-ES"/>
              </w:rPr>
            </w:pPr>
          </w:p>
        </w:tc>
      </w:tr>
      <w:tr w:rsidR="003E5703" w14:paraId="77153699" w14:textId="69B3CFF3" w:rsidTr="00041338">
        <w:trPr>
          <w:trHeight w:hRule="exact" w:val="340"/>
          <w:jc w:val="center"/>
        </w:trPr>
        <w:tc>
          <w:tcPr>
            <w:tcW w:w="0" w:type="auto"/>
            <w:tcBorders>
              <w:top w:val="nil"/>
              <w:bottom w:val="nil"/>
              <w:right w:val="nil"/>
            </w:tcBorders>
            <w:vAlign w:val="center"/>
          </w:tcPr>
          <w:p w14:paraId="689D5CB5" w14:textId="47640A1F" w:rsidR="003E5703" w:rsidRDefault="003E5703" w:rsidP="003E5703">
            <w:pPr>
              <w:spacing w:line="480" w:lineRule="auto"/>
              <w:ind w:firstLine="0"/>
              <w:jc w:val="center"/>
              <w:rPr>
                <w:lang w:val="es-ES"/>
              </w:rPr>
            </w:pPr>
            <w:r>
              <w:rPr>
                <w:lang w:val="es-ES"/>
              </w:rPr>
              <w:t>27</w:t>
            </w:r>
          </w:p>
        </w:tc>
        <w:tc>
          <w:tcPr>
            <w:tcW w:w="0" w:type="auto"/>
            <w:tcBorders>
              <w:top w:val="nil"/>
              <w:left w:val="nil"/>
              <w:bottom w:val="nil"/>
              <w:right w:val="nil"/>
            </w:tcBorders>
            <w:vAlign w:val="center"/>
          </w:tcPr>
          <w:p w14:paraId="77FA7BFE" w14:textId="5E9016B1" w:rsidR="003E5703" w:rsidRDefault="003E5703" w:rsidP="003E5703">
            <w:pPr>
              <w:spacing w:line="480" w:lineRule="auto"/>
              <w:ind w:firstLine="0"/>
              <w:jc w:val="center"/>
              <w:rPr>
                <w:lang w:val="es-ES"/>
              </w:rPr>
            </w:pPr>
            <w:r>
              <w:rPr>
                <w:lang w:val="es-ES"/>
              </w:rPr>
              <w:t>4</w:t>
            </w:r>
          </w:p>
        </w:tc>
        <w:tc>
          <w:tcPr>
            <w:tcW w:w="0" w:type="auto"/>
            <w:tcBorders>
              <w:top w:val="nil"/>
              <w:left w:val="nil"/>
              <w:bottom w:val="nil"/>
            </w:tcBorders>
            <w:vAlign w:val="center"/>
          </w:tcPr>
          <w:p w14:paraId="201BC538" w14:textId="63A8C664" w:rsidR="003E5703" w:rsidRDefault="003E5703" w:rsidP="003E5703">
            <w:pPr>
              <w:spacing w:line="480" w:lineRule="auto"/>
              <w:ind w:firstLine="0"/>
              <w:jc w:val="center"/>
              <w:rPr>
                <w:lang w:val="es-ES"/>
              </w:rPr>
            </w:pPr>
            <w:r>
              <w:rPr>
                <w:lang w:val="es-ES"/>
              </w:rPr>
              <w:t>15</w:t>
            </w:r>
          </w:p>
          <w:p w14:paraId="5CCFD613" w14:textId="77777777" w:rsidR="003E5703" w:rsidRDefault="003E5703" w:rsidP="003E5703">
            <w:pPr>
              <w:spacing w:line="480" w:lineRule="auto"/>
              <w:ind w:firstLine="0"/>
              <w:jc w:val="center"/>
              <w:rPr>
                <w:lang w:val="es-ES"/>
              </w:rPr>
            </w:pPr>
          </w:p>
          <w:p w14:paraId="27473C07" w14:textId="77777777" w:rsidR="003E5703" w:rsidRDefault="003E5703" w:rsidP="003E5703">
            <w:pPr>
              <w:spacing w:line="480" w:lineRule="auto"/>
              <w:ind w:firstLine="0"/>
              <w:jc w:val="center"/>
              <w:rPr>
                <w:lang w:val="es-ES"/>
              </w:rPr>
            </w:pPr>
          </w:p>
          <w:p w14:paraId="1A23BAA3" w14:textId="77777777" w:rsidR="003E5703" w:rsidRDefault="003E5703" w:rsidP="003E5703">
            <w:pPr>
              <w:spacing w:line="480" w:lineRule="auto"/>
              <w:ind w:firstLine="0"/>
              <w:jc w:val="center"/>
              <w:rPr>
                <w:lang w:val="es-ES"/>
              </w:rPr>
            </w:pPr>
          </w:p>
          <w:p w14:paraId="5F73C338" w14:textId="6469C777" w:rsidR="003E5703" w:rsidRDefault="003E5703" w:rsidP="003E5703">
            <w:pPr>
              <w:spacing w:line="480" w:lineRule="auto"/>
              <w:ind w:firstLine="0"/>
              <w:jc w:val="center"/>
              <w:rPr>
                <w:lang w:val="es-ES"/>
              </w:rPr>
            </w:pPr>
            <w:r>
              <w:rPr>
                <w:lang w:val="es-ES"/>
              </w:rPr>
              <w:t>5</w:t>
            </w:r>
          </w:p>
        </w:tc>
      </w:tr>
      <w:tr w:rsidR="003E5703" w14:paraId="05A7B9A5" w14:textId="33C23A6A" w:rsidTr="00041338">
        <w:trPr>
          <w:trHeight w:hRule="exact" w:val="340"/>
          <w:jc w:val="center"/>
        </w:trPr>
        <w:tc>
          <w:tcPr>
            <w:tcW w:w="0" w:type="auto"/>
            <w:tcBorders>
              <w:top w:val="nil"/>
              <w:bottom w:val="nil"/>
              <w:right w:val="nil"/>
            </w:tcBorders>
            <w:vAlign w:val="center"/>
          </w:tcPr>
          <w:p w14:paraId="03DC8412" w14:textId="675EFDAF" w:rsidR="003E5703" w:rsidRDefault="003E5703" w:rsidP="003E5703">
            <w:pPr>
              <w:spacing w:line="480" w:lineRule="auto"/>
              <w:ind w:firstLine="0"/>
              <w:jc w:val="center"/>
              <w:rPr>
                <w:lang w:val="es-ES"/>
              </w:rPr>
            </w:pPr>
            <w:r>
              <w:rPr>
                <w:lang w:val="es-ES"/>
              </w:rPr>
              <w:t>28</w:t>
            </w:r>
          </w:p>
        </w:tc>
        <w:tc>
          <w:tcPr>
            <w:tcW w:w="0" w:type="auto"/>
            <w:tcBorders>
              <w:top w:val="nil"/>
              <w:left w:val="nil"/>
              <w:bottom w:val="nil"/>
              <w:right w:val="nil"/>
            </w:tcBorders>
            <w:vAlign w:val="center"/>
          </w:tcPr>
          <w:p w14:paraId="3DC35D03" w14:textId="3F9B2D81" w:rsidR="003E5703" w:rsidRDefault="003E5703" w:rsidP="003E5703">
            <w:pPr>
              <w:spacing w:line="480" w:lineRule="auto"/>
              <w:ind w:firstLine="0"/>
              <w:jc w:val="center"/>
              <w:rPr>
                <w:lang w:val="es-ES"/>
              </w:rPr>
            </w:pPr>
            <w:r>
              <w:rPr>
                <w:lang w:val="es-ES"/>
              </w:rPr>
              <w:t>15</w:t>
            </w:r>
          </w:p>
        </w:tc>
        <w:tc>
          <w:tcPr>
            <w:tcW w:w="0" w:type="auto"/>
            <w:tcBorders>
              <w:top w:val="nil"/>
              <w:left w:val="nil"/>
              <w:bottom w:val="nil"/>
            </w:tcBorders>
            <w:vAlign w:val="center"/>
          </w:tcPr>
          <w:p w14:paraId="0AD417F5" w14:textId="285DB60F" w:rsidR="003E5703" w:rsidRDefault="003E5703" w:rsidP="003E5703">
            <w:pPr>
              <w:spacing w:line="480" w:lineRule="auto"/>
              <w:ind w:firstLine="0"/>
              <w:jc w:val="center"/>
              <w:rPr>
                <w:lang w:val="es-ES"/>
              </w:rPr>
            </w:pPr>
            <w:r>
              <w:rPr>
                <w:lang w:val="es-ES"/>
              </w:rPr>
              <w:t>33</w:t>
            </w:r>
          </w:p>
        </w:tc>
      </w:tr>
      <w:tr w:rsidR="003E5703" w14:paraId="1C5C18D1" w14:textId="18C11F8B" w:rsidTr="00041338">
        <w:trPr>
          <w:trHeight w:hRule="exact" w:val="340"/>
          <w:jc w:val="center"/>
        </w:trPr>
        <w:tc>
          <w:tcPr>
            <w:tcW w:w="0" w:type="auto"/>
            <w:tcBorders>
              <w:top w:val="nil"/>
              <w:bottom w:val="nil"/>
              <w:right w:val="nil"/>
            </w:tcBorders>
            <w:vAlign w:val="center"/>
          </w:tcPr>
          <w:p w14:paraId="0E89A5CB" w14:textId="57E2021A" w:rsidR="003E5703" w:rsidRDefault="003E5703" w:rsidP="003E5703">
            <w:pPr>
              <w:spacing w:line="480" w:lineRule="auto"/>
              <w:ind w:firstLine="0"/>
              <w:jc w:val="center"/>
              <w:rPr>
                <w:lang w:val="es-ES"/>
              </w:rPr>
            </w:pPr>
            <w:r>
              <w:rPr>
                <w:lang w:val="es-ES"/>
              </w:rPr>
              <w:t>29</w:t>
            </w:r>
          </w:p>
        </w:tc>
        <w:tc>
          <w:tcPr>
            <w:tcW w:w="0" w:type="auto"/>
            <w:tcBorders>
              <w:top w:val="nil"/>
              <w:left w:val="nil"/>
              <w:bottom w:val="nil"/>
              <w:right w:val="nil"/>
            </w:tcBorders>
            <w:vAlign w:val="center"/>
          </w:tcPr>
          <w:p w14:paraId="51AA0EB9" w14:textId="57F9C687" w:rsidR="003E5703" w:rsidRDefault="003E5703" w:rsidP="003E5703">
            <w:pPr>
              <w:spacing w:line="480" w:lineRule="auto"/>
              <w:ind w:firstLine="0"/>
              <w:jc w:val="center"/>
              <w:rPr>
                <w:lang w:val="es-ES"/>
              </w:rPr>
            </w:pPr>
            <w:r>
              <w:rPr>
                <w:lang w:val="es-ES"/>
              </w:rPr>
              <w:t>17</w:t>
            </w:r>
          </w:p>
        </w:tc>
        <w:tc>
          <w:tcPr>
            <w:tcW w:w="0" w:type="auto"/>
            <w:tcBorders>
              <w:top w:val="nil"/>
              <w:left w:val="nil"/>
              <w:bottom w:val="nil"/>
            </w:tcBorders>
            <w:vAlign w:val="center"/>
          </w:tcPr>
          <w:p w14:paraId="0403AEF8" w14:textId="3198A9C1" w:rsidR="003E5703" w:rsidRDefault="003E5703" w:rsidP="003E5703">
            <w:pPr>
              <w:spacing w:line="480" w:lineRule="auto"/>
              <w:ind w:firstLine="0"/>
              <w:jc w:val="center"/>
              <w:rPr>
                <w:lang w:val="es-ES"/>
              </w:rPr>
            </w:pPr>
            <w:r>
              <w:rPr>
                <w:lang w:val="es-ES"/>
              </w:rPr>
              <w:t>38</w:t>
            </w:r>
          </w:p>
        </w:tc>
      </w:tr>
      <w:tr w:rsidR="003E5703" w14:paraId="0E9AEABA" w14:textId="21C7AA52" w:rsidTr="00041338">
        <w:trPr>
          <w:trHeight w:hRule="exact" w:val="340"/>
          <w:jc w:val="center"/>
        </w:trPr>
        <w:tc>
          <w:tcPr>
            <w:tcW w:w="0" w:type="auto"/>
            <w:tcBorders>
              <w:top w:val="nil"/>
              <w:bottom w:val="nil"/>
              <w:right w:val="nil"/>
            </w:tcBorders>
            <w:vAlign w:val="center"/>
          </w:tcPr>
          <w:p w14:paraId="1430D0A9" w14:textId="48E75B00" w:rsidR="003E5703" w:rsidRDefault="003E5703" w:rsidP="003E5703">
            <w:pPr>
              <w:spacing w:line="480" w:lineRule="auto"/>
              <w:ind w:firstLine="0"/>
              <w:jc w:val="center"/>
              <w:rPr>
                <w:lang w:val="es-ES"/>
              </w:rPr>
            </w:pPr>
            <w:r>
              <w:rPr>
                <w:lang w:val="es-ES"/>
              </w:rPr>
              <w:t>30</w:t>
            </w:r>
          </w:p>
        </w:tc>
        <w:tc>
          <w:tcPr>
            <w:tcW w:w="0" w:type="auto"/>
            <w:tcBorders>
              <w:top w:val="nil"/>
              <w:left w:val="nil"/>
              <w:bottom w:val="nil"/>
              <w:right w:val="nil"/>
            </w:tcBorders>
            <w:vAlign w:val="center"/>
          </w:tcPr>
          <w:p w14:paraId="2FC1A8DB" w14:textId="48B514EC" w:rsidR="003E5703" w:rsidRDefault="003E5703" w:rsidP="003E5703">
            <w:pPr>
              <w:spacing w:line="480" w:lineRule="auto"/>
              <w:ind w:firstLine="0"/>
              <w:jc w:val="center"/>
              <w:rPr>
                <w:lang w:val="es-ES"/>
              </w:rPr>
            </w:pPr>
            <w:r>
              <w:rPr>
                <w:lang w:val="es-ES"/>
              </w:rPr>
              <w:t>3</w:t>
            </w:r>
          </w:p>
        </w:tc>
        <w:tc>
          <w:tcPr>
            <w:tcW w:w="0" w:type="auto"/>
            <w:tcBorders>
              <w:top w:val="nil"/>
              <w:left w:val="nil"/>
              <w:bottom w:val="nil"/>
            </w:tcBorders>
            <w:vAlign w:val="center"/>
          </w:tcPr>
          <w:p w14:paraId="33779BA5" w14:textId="65F08A55" w:rsidR="003E5703" w:rsidRDefault="003E5703" w:rsidP="003E5703">
            <w:pPr>
              <w:spacing w:line="480" w:lineRule="auto"/>
              <w:ind w:firstLine="0"/>
              <w:jc w:val="center"/>
              <w:rPr>
                <w:lang w:val="es-ES"/>
              </w:rPr>
            </w:pPr>
            <w:r>
              <w:rPr>
                <w:lang w:val="es-ES"/>
              </w:rPr>
              <w:t>4</w:t>
            </w:r>
          </w:p>
        </w:tc>
      </w:tr>
      <w:tr w:rsidR="003E5703" w14:paraId="199F193F" w14:textId="473614C2" w:rsidTr="00041338">
        <w:trPr>
          <w:trHeight w:hRule="exact" w:val="340"/>
          <w:jc w:val="center"/>
        </w:trPr>
        <w:tc>
          <w:tcPr>
            <w:tcW w:w="0" w:type="auto"/>
            <w:tcBorders>
              <w:top w:val="nil"/>
              <w:bottom w:val="nil"/>
              <w:right w:val="nil"/>
            </w:tcBorders>
            <w:vAlign w:val="center"/>
          </w:tcPr>
          <w:p w14:paraId="682B969E" w14:textId="58BD96C0" w:rsidR="003E5703" w:rsidRDefault="003E5703" w:rsidP="003E5703">
            <w:pPr>
              <w:spacing w:line="480" w:lineRule="auto"/>
              <w:ind w:firstLine="0"/>
              <w:jc w:val="center"/>
              <w:rPr>
                <w:lang w:val="es-ES"/>
              </w:rPr>
            </w:pPr>
            <w:r>
              <w:rPr>
                <w:lang w:val="es-ES"/>
              </w:rPr>
              <w:t>31</w:t>
            </w:r>
          </w:p>
        </w:tc>
        <w:tc>
          <w:tcPr>
            <w:tcW w:w="0" w:type="auto"/>
            <w:tcBorders>
              <w:top w:val="nil"/>
              <w:left w:val="nil"/>
              <w:bottom w:val="nil"/>
              <w:right w:val="nil"/>
            </w:tcBorders>
            <w:vAlign w:val="center"/>
          </w:tcPr>
          <w:p w14:paraId="6B3E1C50" w14:textId="3F5BC29B" w:rsidR="003E5703" w:rsidRDefault="003E5703" w:rsidP="003E5703">
            <w:pPr>
              <w:spacing w:line="480" w:lineRule="auto"/>
              <w:ind w:firstLine="0"/>
              <w:jc w:val="center"/>
              <w:rPr>
                <w:lang w:val="es-ES"/>
              </w:rPr>
            </w:pPr>
            <w:r>
              <w:rPr>
                <w:lang w:val="es-ES"/>
              </w:rPr>
              <w:t>17</w:t>
            </w:r>
          </w:p>
        </w:tc>
        <w:tc>
          <w:tcPr>
            <w:tcW w:w="0" w:type="auto"/>
            <w:tcBorders>
              <w:top w:val="nil"/>
              <w:left w:val="nil"/>
              <w:bottom w:val="nil"/>
            </w:tcBorders>
            <w:vAlign w:val="center"/>
          </w:tcPr>
          <w:p w14:paraId="48D11F00" w14:textId="5674C161" w:rsidR="003E5703" w:rsidRDefault="003E5703" w:rsidP="003E5703">
            <w:pPr>
              <w:spacing w:line="480" w:lineRule="auto"/>
              <w:ind w:firstLine="0"/>
              <w:jc w:val="center"/>
              <w:rPr>
                <w:lang w:val="es-ES"/>
              </w:rPr>
            </w:pPr>
            <w:r>
              <w:rPr>
                <w:lang w:val="es-ES"/>
              </w:rPr>
              <w:t>60</w:t>
            </w:r>
          </w:p>
        </w:tc>
      </w:tr>
      <w:tr w:rsidR="003E5703" w14:paraId="000CF985" w14:textId="74CCEE1F" w:rsidTr="00041338">
        <w:trPr>
          <w:trHeight w:hRule="exact" w:val="340"/>
          <w:jc w:val="center"/>
        </w:trPr>
        <w:tc>
          <w:tcPr>
            <w:tcW w:w="0" w:type="auto"/>
            <w:tcBorders>
              <w:top w:val="nil"/>
              <w:bottom w:val="nil"/>
              <w:right w:val="nil"/>
            </w:tcBorders>
            <w:vAlign w:val="center"/>
          </w:tcPr>
          <w:p w14:paraId="07983BFD" w14:textId="39071267" w:rsidR="003E5703" w:rsidRDefault="003E5703" w:rsidP="003E5703">
            <w:pPr>
              <w:spacing w:line="480" w:lineRule="auto"/>
              <w:ind w:firstLine="0"/>
              <w:jc w:val="center"/>
              <w:rPr>
                <w:lang w:val="es-ES"/>
              </w:rPr>
            </w:pPr>
            <w:r>
              <w:rPr>
                <w:lang w:val="es-ES"/>
              </w:rPr>
              <w:t>32</w:t>
            </w:r>
          </w:p>
        </w:tc>
        <w:tc>
          <w:tcPr>
            <w:tcW w:w="0" w:type="auto"/>
            <w:tcBorders>
              <w:top w:val="nil"/>
              <w:left w:val="nil"/>
              <w:bottom w:val="nil"/>
              <w:right w:val="nil"/>
            </w:tcBorders>
            <w:vAlign w:val="center"/>
          </w:tcPr>
          <w:p w14:paraId="764211ED" w14:textId="19E87967" w:rsidR="003E5703" w:rsidRDefault="003E5703" w:rsidP="003E5703">
            <w:pPr>
              <w:spacing w:line="480" w:lineRule="auto"/>
              <w:ind w:firstLine="0"/>
              <w:jc w:val="center"/>
              <w:rPr>
                <w:lang w:val="es-ES"/>
              </w:rPr>
            </w:pPr>
            <w:r>
              <w:rPr>
                <w:lang w:val="es-ES"/>
              </w:rPr>
              <w:t>18</w:t>
            </w:r>
          </w:p>
        </w:tc>
        <w:tc>
          <w:tcPr>
            <w:tcW w:w="0" w:type="auto"/>
            <w:tcBorders>
              <w:top w:val="nil"/>
              <w:left w:val="nil"/>
              <w:bottom w:val="nil"/>
            </w:tcBorders>
            <w:vAlign w:val="center"/>
          </w:tcPr>
          <w:p w14:paraId="5FB6BA11" w14:textId="1C0F1343" w:rsidR="003E5703" w:rsidRDefault="003E5703" w:rsidP="003E5703">
            <w:pPr>
              <w:spacing w:line="480" w:lineRule="auto"/>
              <w:ind w:firstLine="0"/>
              <w:jc w:val="center"/>
              <w:rPr>
                <w:lang w:val="es-ES"/>
              </w:rPr>
            </w:pPr>
            <w:r>
              <w:rPr>
                <w:lang w:val="es-ES"/>
              </w:rPr>
              <w:t>34</w:t>
            </w:r>
          </w:p>
        </w:tc>
      </w:tr>
      <w:tr w:rsidR="003E5703" w14:paraId="4BD119C1" w14:textId="60E25760" w:rsidTr="00041338">
        <w:trPr>
          <w:trHeight w:hRule="exact" w:val="340"/>
          <w:jc w:val="center"/>
        </w:trPr>
        <w:tc>
          <w:tcPr>
            <w:tcW w:w="0" w:type="auto"/>
            <w:tcBorders>
              <w:top w:val="nil"/>
              <w:bottom w:val="nil"/>
              <w:right w:val="nil"/>
            </w:tcBorders>
            <w:vAlign w:val="center"/>
          </w:tcPr>
          <w:p w14:paraId="0CCD008B" w14:textId="130D6808" w:rsidR="003E5703" w:rsidRDefault="003E5703" w:rsidP="003E5703">
            <w:pPr>
              <w:spacing w:line="480" w:lineRule="auto"/>
              <w:ind w:firstLine="0"/>
              <w:jc w:val="center"/>
              <w:rPr>
                <w:lang w:val="es-ES"/>
              </w:rPr>
            </w:pPr>
            <w:r>
              <w:rPr>
                <w:lang w:val="es-ES"/>
              </w:rPr>
              <w:t>33</w:t>
            </w:r>
          </w:p>
        </w:tc>
        <w:tc>
          <w:tcPr>
            <w:tcW w:w="0" w:type="auto"/>
            <w:tcBorders>
              <w:top w:val="nil"/>
              <w:left w:val="nil"/>
              <w:bottom w:val="nil"/>
              <w:right w:val="nil"/>
            </w:tcBorders>
            <w:vAlign w:val="center"/>
          </w:tcPr>
          <w:p w14:paraId="2F9A81D5" w14:textId="0962AD10" w:rsidR="003E5703" w:rsidRDefault="003E5703" w:rsidP="003E5703">
            <w:pPr>
              <w:spacing w:line="480" w:lineRule="auto"/>
              <w:ind w:firstLine="0"/>
              <w:jc w:val="center"/>
              <w:rPr>
                <w:lang w:val="es-ES"/>
              </w:rPr>
            </w:pPr>
            <w:r>
              <w:rPr>
                <w:lang w:val="es-ES"/>
              </w:rPr>
              <w:t>6</w:t>
            </w:r>
          </w:p>
        </w:tc>
        <w:tc>
          <w:tcPr>
            <w:tcW w:w="0" w:type="auto"/>
            <w:tcBorders>
              <w:top w:val="nil"/>
              <w:left w:val="nil"/>
              <w:bottom w:val="nil"/>
            </w:tcBorders>
            <w:vAlign w:val="center"/>
          </w:tcPr>
          <w:p w14:paraId="55738563" w14:textId="11192680" w:rsidR="003E5703" w:rsidRDefault="003E5703" w:rsidP="003E5703">
            <w:pPr>
              <w:spacing w:line="480" w:lineRule="auto"/>
              <w:ind w:firstLine="0"/>
              <w:jc w:val="center"/>
              <w:rPr>
                <w:lang w:val="es-ES"/>
              </w:rPr>
            </w:pPr>
            <w:r>
              <w:rPr>
                <w:lang w:val="es-ES"/>
              </w:rPr>
              <w:t>9</w:t>
            </w:r>
          </w:p>
        </w:tc>
      </w:tr>
      <w:tr w:rsidR="003E5703" w14:paraId="0D40FEC2" w14:textId="56B1B18C" w:rsidTr="00041338">
        <w:trPr>
          <w:trHeight w:hRule="exact" w:val="340"/>
          <w:jc w:val="center"/>
        </w:trPr>
        <w:tc>
          <w:tcPr>
            <w:tcW w:w="0" w:type="auto"/>
            <w:tcBorders>
              <w:top w:val="nil"/>
              <w:bottom w:val="nil"/>
              <w:right w:val="nil"/>
            </w:tcBorders>
            <w:vAlign w:val="center"/>
          </w:tcPr>
          <w:p w14:paraId="2FD5E572" w14:textId="75245A0B" w:rsidR="003E5703" w:rsidRDefault="003E5703" w:rsidP="003E5703">
            <w:pPr>
              <w:spacing w:line="480" w:lineRule="auto"/>
              <w:ind w:firstLine="0"/>
              <w:jc w:val="center"/>
              <w:rPr>
                <w:lang w:val="es-ES"/>
              </w:rPr>
            </w:pPr>
            <w:r>
              <w:rPr>
                <w:lang w:val="es-ES"/>
              </w:rPr>
              <w:t>34</w:t>
            </w:r>
          </w:p>
        </w:tc>
        <w:tc>
          <w:tcPr>
            <w:tcW w:w="0" w:type="auto"/>
            <w:tcBorders>
              <w:top w:val="nil"/>
              <w:left w:val="nil"/>
              <w:bottom w:val="nil"/>
              <w:right w:val="nil"/>
            </w:tcBorders>
            <w:vAlign w:val="center"/>
          </w:tcPr>
          <w:p w14:paraId="3BD00235" w14:textId="0CE6B3F3" w:rsidR="003E5703" w:rsidRDefault="003E5703" w:rsidP="003E5703">
            <w:pPr>
              <w:spacing w:line="480" w:lineRule="auto"/>
              <w:ind w:firstLine="0"/>
              <w:jc w:val="center"/>
              <w:rPr>
                <w:lang w:val="es-ES"/>
              </w:rPr>
            </w:pPr>
            <w:r>
              <w:rPr>
                <w:lang w:val="es-ES"/>
              </w:rPr>
              <w:t>2</w:t>
            </w:r>
          </w:p>
        </w:tc>
        <w:tc>
          <w:tcPr>
            <w:tcW w:w="0" w:type="auto"/>
            <w:tcBorders>
              <w:top w:val="nil"/>
              <w:left w:val="nil"/>
              <w:bottom w:val="nil"/>
            </w:tcBorders>
            <w:vAlign w:val="center"/>
          </w:tcPr>
          <w:p w14:paraId="35F18325" w14:textId="099234A4" w:rsidR="003E5703" w:rsidRDefault="003E5703" w:rsidP="003E5703">
            <w:pPr>
              <w:spacing w:line="480" w:lineRule="auto"/>
              <w:ind w:firstLine="0"/>
              <w:jc w:val="center"/>
              <w:rPr>
                <w:lang w:val="es-ES"/>
              </w:rPr>
            </w:pPr>
            <w:r>
              <w:rPr>
                <w:lang w:val="es-ES"/>
              </w:rPr>
              <w:t>4</w:t>
            </w:r>
          </w:p>
        </w:tc>
      </w:tr>
      <w:tr w:rsidR="003E5703" w14:paraId="5F9F00A8" w14:textId="01BCDD18" w:rsidTr="00041338">
        <w:trPr>
          <w:trHeight w:hRule="exact" w:val="340"/>
          <w:jc w:val="center"/>
        </w:trPr>
        <w:tc>
          <w:tcPr>
            <w:tcW w:w="0" w:type="auto"/>
            <w:tcBorders>
              <w:top w:val="nil"/>
              <w:bottom w:val="nil"/>
              <w:right w:val="nil"/>
            </w:tcBorders>
            <w:vAlign w:val="center"/>
          </w:tcPr>
          <w:p w14:paraId="117A0390" w14:textId="105E016B" w:rsidR="003E5703" w:rsidRDefault="003E5703" w:rsidP="003E5703">
            <w:pPr>
              <w:spacing w:line="480" w:lineRule="auto"/>
              <w:ind w:firstLine="0"/>
              <w:jc w:val="center"/>
              <w:rPr>
                <w:lang w:val="es-ES"/>
              </w:rPr>
            </w:pPr>
            <w:r>
              <w:rPr>
                <w:lang w:val="es-ES"/>
              </w:rPr>
              <w:t>35</w:t>
            </w:r>
          </w:p>
        </w:tc>
        <w:tc>
          <w:tcPr>
            <w:tcW w:w="0" w:type="auto"/>
            <w:tcBorders>
              <w:top w:val="nil"/>
              <w:left w:val="nil"/>
              <w:bottom w:val="nil"/>
              <w:right w:val="nil"/>
            </w:tcBorders>
            <w:vAlign w:val="center"/>
          </w:tcPr>
          <w:p w14:paraId="10E76FCD" w14:textId="158B31A9" w:rsidR="003E5703" w:rsidRDefault="003E5703" w:rsidP="003E5703">
            <w:pPr>
              <w:spacing w:line="480" w:lineRule="auto"/>
              <w:ind w:firstLine="0"/>
              <w:jc w:val="center"/>
              <w:rPr>
                <w:lang w:val="es-ES"/>
              </w:rPr>
            </w:pPr>
            <w:r>
              <w:rPr>
                <w:lang w:val="es-ES"/>
              </w:rPr>
              <w:t>3</w:t>
            </w:r>
          </w:p>
        </w:tc>
        <w:tc>
          <w:tcPr>
            <w:tcW w:w="0" w:type="auto"/>
            <w:tcBorders>
              <w:top w:val="nil"/>
              <w:left w:val="nil"/>
              <w:bottom w:val="nil"/>
            </w:tcBorders>
            <w:vAlign w:val="center"/>
          </w:tcPr>
          <w:p w14:paraId="19B8BFB3" w14:textId="1EB406AC" w:rsidR="003E5703" w:rsidRDefault="003E5703" w:rsidP="003E5703">
            <w:pPr>
              <w:spacing w:line="480" w:lineRule="auto"/>
              <w:ind w:firstLine="0"/>
              <w:jc w:val="center"/>
              <w:rPr>
                <w:lang w:val="es-ES"/>
              </w:rPr>
            </w:pPr>
            <w:r>
              <w:rPr>
                <w:lang w:val="es-ES"/>
              </w:rPr>
              <w:t>9</w:t>
            </w:r>
          </w:p>
        </w:tc>
      </w:tr>
      <w:tr w:rsidR="003E5703" w14:paraId="29CD8CC7" w14:textId="2F3BF397" w:rsidTr="00041338">
        <w:trPr>
          <w:trHeight w:hRule="exact" w:val="340"/>
          <w:jc w:val="center"/>
        </w:trPr>
        <w:tc>
          <w:tcPr>
            <w:tcW w:w="0" w:type="auto"/>
            <w:tcBorders>
              <w:top w:val="nil"/>
              <w:bottom w:val="nil"/>
              <w:right w:val="nil"/>
            </w:tcBorders>
            <w:vAlign w:val="center"/>
          </w:tcPr>
          <w:p w14:paraId="71E90392" w14:textId="3862D87A" w:rsidR="003E5703" w:rsidRDefault="003E5703" w:rsidP="003E5703">
            <w:pPr>
              <w:spacing w:line="480" w:lineRule="auto"/>
              <w:ind w:firstLine="0"/>
              <w:jc w:val="center"/>
              <w:rPr>
                <w:lang w:val="es-ES"/>
              </w:rPr>
            </w:pPr>
            <w:r>
              <w:rPr>
                <w:lang w:val="es-ES"/>
              </w:rPr>
              <w:t>36</w:t>
            </w:r>
          </w:p>
        </w:tc>
        <w:tc>
          <w:tcPr>
            <w:tcW w:w="0" w:type="auto"/>
            <w:tcBorders>
              <w:top w:val="nil"/>
              <w:left w:val="nil"/>
              <w:bottom w:val="nil"/>
              <w:right w:val="nil"/>
            </w:tcBorders>
            <w:vAlign w:val="center"/>
          </w:tcPr>
          <w:p w14:paraId="133AF061" w14:textId="7B70B525" w:rsidR="003E5703" w:rsidRDefault="003E5703" w:rsidP="003E5703">
            <w:pPr>
              <w:spacing w:line="480" w:lineRule="auto"/>
              <w:ind w:firstLine="0"/>
              <w:jc w:val="center"/>
              <w:rPr>
                <w:lang w:val="es-ES"/>
              </w:rPr>
            </w:pPr>
            <w:r>
              <w:rPr>
                <w:lang w:val="es-ES"/>
              </w:rPr>
              <w:t>3</w:t>
            </w:r>
          </w:p>
        </w:tc>
        <w:tc>
          <w:tcPr>
            <w:tcW w:w="0" w:type="auto"/>
            <w:tcBorders>
              <w:top w:val="nil"/>
              <w:left w:val="nil"/>
              <w:bottom w:val="nil"/>
            </w:tcBorders>
            <w:vAlign w:val="center"/>
          </w:tcPr>
          <w:p w14:paraId="572461EC" w14:textId="2DE24347" w:rsidR="003E5703" w:rsidRDefault="003E5703" w:rsidP="003E5703">
            <w:pPr>
              <w:spacing w:line="480" w:lineRule="auto"/>
              <w:ind w:firstLine="0"/>
              <w:jc w:val="center"/>
              <w:rPr>
                <w:lang w:val="es-ES"/>
              </w:rPr>
            </w:pPr>
            <w:r>
              <w:rPr>
                <w:lang w:val="es-ES"/>
              </w:rPr>
              <w:t>1</w:t>
            </w:r>
          </w:p>
        </w:tc>
      </w:tr>
      <w:tr w:rsidR="003E5703" w14:paraId="6BC75BE5" w14:textId="580EB87B" w:rsidTr="00041338">
        <w:trPr>
          <w:trHeight w:hRule="exact" w:val="340"/>
          <w:jc w:val="center"/>
        </w:trPr>
        <w:tc>
          <w:tcPr>
            <w:tcW w:w="0" w:type="auto"/>
            <w:tcBorders>
              <w:top w:val="nil"/>
              <w:bottom w:val="nil"/>
              <w:right w:val="nil"/>
            </w:tcBorders>
            <w:vAlign w:val="center"/>
          </w:tcPr>
          <w:p w14:paraId="4D9E734D" w14:textId="6C449629" w:rsidR="003E5703" w:rsidRDefault="003E5703" w:rsidP="003E5703">
            <w:pPr>
              <w:spacing w:line="480" w:lineRule="auto"/>
              <w:ind w:firstLine="0"/>
              <w:jc w:val="center"/>
              <w:rPr>
                <w:lang w:val="es-ES"/>
              </w:rPr>
            </w:pPr>
            <w:r>
              <w:rPr>
                <w:lang w:val="es-ES"/>
              </w:rPr>
              <w:t>37</w:t>
            </w:r>
          </w:p>
        </w:tc>
        <w:tc>
          <w:tcPr>
            <w:tcW w:w="0" w:type="auto"/>
            <w:tcBorders>
              <w:top w:val="nil"/>
              <w:left w:val="nil"/>
              <w:bottom w:val="nil"/>
              <w:right w:val="nil"/>
            </w:tcBorders>
            <w:vAlign w:val="center"/>
          </w:tcPr>
          <w:p w14:paraId="52BA35FA" w14:textId="533CC136" w:rsidR="003E5703" w:rsidRDefault="003E5703" w:rsidP="003E5703">
            <w:pPr>
              <w:spacing w:line="480" w:lineRule="auto"/>
              <w:ind w:firstLine="0"/>
              <w:jc w:val="center"/>
              <w:rPr>
                <w:lang w:val="es-ES"/>
              </w:rPr>
            </w:pPr>
            <w:r>
              <w:rPr>
                <w:lang w:val="es-ES"/>
              </w:rPr>
              <w:t>12</w:t>
            </w:r>
          </w:p>
        </w:tc>
        <w:tc>
          <w:tcPr>
            <w:tcW w:w="0" w:type="auto"/>
            <w:tcBorders>
              <w:top w:val="nil"/>
              <w:left w:val="nil"/>
              <w:bottom w:val="nil"/>
            </w:tcBorders>
            <w:vAlign w:val="center"/>
          </w:tcPr>
          <w:p w14:paraId="4CB58BF7" w14:textId="4185521E" w:rsidR="003E5703" w:rsidRDefault="003E5703" w:rsidP="003E5703">
            <w:pPr>
              <w:spacing w:line="480" w:lineRule="auto"/>
              <w:ind w:firstLine="0"/>
              <w:jc w:val="center"/>
              <w:rPr>
                <w:lang w:val="es-ES"/>
              </w:rPr>
            </w:pPr>
            <w:r>
              <w:rPr>
                <w:lang w:val="es-ES"/>
              </w:rPr>
              <w:t>23</w:t>
            </w:r>
          </w:p>
        </w:tc>
      </w:tr>
      <w:tr w:rsidR="003E5703" w14:paraId="12347777" w14:textId="1C47C48B" w:rsidTr="00041338">
        <w:trPr>
          <w:trHeight w:hRule="exact" w:val="340"/>
          <w:jc w:val="center"/>
        </w:trPr>
        <w:tc>
          <w:tcPr>
            <w:tcW w:w="0" w:type="auto"/>
            <w:tcBorders>
              <w:top w:val="nil"/>
              <w:bottom w:val="nil"/>
              <w:right w:val="nil"/>
            </w:tcBorders>
            <w:vAlign w:val="center"/>
          </w:tcPr>
          <w:p w14:paraId="5A1D3FE0" w14:textId="57AD614F" w:rsidR="003E5703" w:rsidRDefault="003E5703" w:rsidP="003E5703">
            <w:pPr>
              <w:spacing w:line="480" w:lineRule="auto"/>
              <w:ind w:firstLine="0"/>
              <w:jc w:val="center"/>
              <w:rPr>
                <w:lang w:val="es-ES"/>
              </w:rPr>
            </w:pPr>
            <w:r>
              <w:rPr>
                <w:lang w:val="es-ES"/>
              </w:rPr>
              <w:t>38</w:t>
            </w:r>
          </w:p>
        </w:tc>
        <w:tc>
          <w:tcPr>
            <w:tcW w:w="0" w:type="auto"/>
            <w:tcBorders>
              <w:top w:val="nil"/>
              <w:left w:val="nil"/>
              <w:bottom w:val="nil"/>
              <w:right w:val="nil"/>
            </w:tcBorders>
            <w:vAlign w:val="center"/>
          </w:tcPr>
          <w:p w14:paraId="2F284C91" w14:textId="26D38351" w:rsidR="003E5703" w:rsidRDefault="003E5703" w:rsidP="003E5703">
            <w:pPr>
              <w:spacing w:line="480" w:lineRule="auto"/>
              <w:ind w:firstLine="0"/>
              <w:jc w:val="center"/>
              <w:rPr>
                <w:lang w:val="es-ES"/>
              </w:rPr>
            </w:pPr>
            <w:r>
              <w:rPr>
                <w:lang w:val="es-ES"/>
              </w:rPr>
              <w:t>11</w:t>
            </w:r>
          </w:p>
        </w:tc>
        <w:tc>
          <w:tcPr>
            <w:tcW w:w="0" w:type="auto"/>
            <w:tcBorders>
              <w:top w:val="nil"/>
              <w:left w:val="nil"/>
              <w:bottom w:val="nil"/>
            </w:tcBorders>
            <w:vAlign w:val="center"/>
          </w:tcPr>
          <w:p w14:paraId="380E2880" w14:textId="0468C118" w:rsidR="003E5703" w:rsidRDefault="003E5703" w:rsidP="003E5703">
            <w:pPr>
              <w:spacing w:line="480" w:lineRule="auto"/>
              <w:ind w:firstLine="0"/>
              <w:jc w:val="center"/>
              <w:rPr>
                <w:lang w:val="es-ES"/>
              </w:rPr>
            </w:pPr>
            <w:r>
              <w:rPr>
                <w:lang w:val="es-ES"/>
              </w:rPr>
              <w:t>15</w:t>
            </w:r>
          </w:p>
        </w:tc>
      </w:tr>
      <w:tr w:rsidR="003E5703" w14:paraId="6919EF38" w14:textId="22F6DCDE" w:rsidTr="00041338">
        <w:trPr>
          <w:trHeight w:hRule="exact" w:val="340"/>
          <w:jc w:val="center"/>
        </w:trPr>
        <w:tc>
          <w:tcPr>
            <w:tcW w:w="0" w:type="auto"/>
            <w:tcBorders>
              <w:top w:val="nil"/>
              <w:bottom w:val="nil"/>
              <w:right w:val="nil"/>
            </w:tcBorders>
            <w:vAlign w:val="center"/>
          </w:tcPr>
          <w:p w14:paraId="01D7D638" w14:textId="25A004E0" w:rsidR="003E5703" w:rsidRDefault="003E5703" w:rsidP="003E5703">
            <w:pPr>
              <w:spacing w:line="480" w:lineRule="auto"/>
              <w:ind w:firstLine="0"/>
              <w:jc w:val="center"/>
              <w:rPr>
                <w:lang w:val="es-ES"/>
              </w:rPr>
            </w:pPr>
            <w:r>
              <w:rPr>
                <w:lang w:val="es-ES"/>
              </w:rPr>
              <w:t>39</w:t>
            </w:r>
          </w:p>
        </w:tc>
        <w:tc>
          <w:tcPr>
            <w:tcW w:w="0" w:type="auto"/>
            <w:tcBorders>
              <w:top w:val="nil"/>
              <w:left w:val="nil"/>
              <w:bottom w:val="nil"/>
              <w:right w:val="nil"/>
            </w:tcBorders>
            <w:vAlign w:val="center"/>
          </w:tcPr>
          <w:p w14:paraId="5041C87B" w14:textId="75AD0A35" w:rsidR="003E5703" w:rsidRDefault="003E5703" w:rsidP="003E5703">
            <w:pPr>
              <w:spacing w:line="480" w:lineRule="auto"/>
              <w:ind w:firstLine="0"/>
              <w:jc w:val="center"/>
              <w:rPr>
                <w:lang w:val="es-ES"/>
              </w:rPr>
            </w:pPr>
            <w:r>
              <w:rPr>
                <w:lang w:val="es-ES"/>
              </w:rPr>
              <w:t>3</w:t>
            </w:r>
          </w:p>
        </w:tc>
        <w:tc>
          <w:tcPr>
            <w:tcW w:w="0" w:type="auto"/>
            <w:tcBorders>
              <w:top w:val="nil"/>
              <w:left w:val="nil"/>
              <w:bottom w:val="nil"/>
            </w:tcBorders>
            <w:vAlign w:val="center"/>
          </w:tcPr>
          <w:p w14:paraId="06B501FD" w14:textId="0A6D8D2A" w:rsidR="003E5703" w:rsidRDefault="003E5703" w:rsidP="003E5703">
            <w:pPr>
              <w:spacing w:line="480" w:lineRule="auto"/>
              <w:ind w:firstLine="0"/>
              <w:jc w:val="center"/>
              <w:rPr>
                <w:lang w:val="es-ES"/>
              </w:rPr>
            </w:pPr>
            <w:r>
              <w:rPr>
                <w:lang w:val="es-ES"/>
              </w:rPr>
              <w:t>2</w:t>
            </w:r>
          </w:p>
        </w:tc>
      </w:tr>
      <w:tr w:rsidR="003E5703" w14:paraId="4C8A348B" w14:textId="488C418D" w:rsidTr="00041338">
        <w:trPr>
          <w:trHeight w:hRule="exact" w:val="340"/>
          <w:jc w:val="center"/>
        </w:trPr>
        <w:tc>
          <w:tcPr>
            <w:tcW w:w="0" w:type="auto"/>
            <w:tcBorders>
              <w:top w:val="nil"/>
              <w:bottom w:val="nil"/>
              <w:right w:val="nil"/>
            </w:tcBorders>
            <w:vAlign w:val="center"/>
          </w:tcPr>
          <w:p w14:paraId="22FB2CE9" w14:textId="04718070" w:rsidR="003E5703" w:rsidRDefault="003E5703" w:rsidP="003E5703">
            <w:pPr>
              <w:spacing w:line="480" w:lineRule="auto"/>
              <w:ind w:firstLine="0"/>
              <w:jc w:val="center"/>
              <w:rPr>
                <w:lang w:val="es-ES"/>
              </w:rPr>
            </w:pPr>
            <w:r>
              <w:rPr>
                <w:lang w:val="es-ES"/>
              </w:rPr>
              <w:t>40</w:t>
            </w:r>
          </w:p>
        </w:tc>
        <w:tc>
          <w:tcPr>
            <w:tcW w:w="0" w:type="auto"/>
            <w:tcBorders>
              <w:top w:val="nil"/>
              <w:left w:val="nil"/>
              <w:bottom w:val="nil"/>
              <w:right w:val="nil"/>
            </w:tcBorders>
            <w:vAlign w:val="center"/>
          </w:tcPr>
          <w:p w14:paraId="18F699E6" w14:textId="5A4CCBC4" w:rsidR="003E5703" w:rsidRDefault="003E5703" w:rsidP="003E5703">
            <w:pPr>
              <w:spacing w:line="480" w:lineRule="auto"/>
              <w:ind w:firstLine="0"/>
              <w:jc w:val="center"/>
              <w:rPr>
                <w:lang w:val="es-ES"/>
              </w:rPr>
            </w:pPr>
            <w:r>
              <w:rPr>
                <w:lang w:val="es-ES"/>
              </w:rPr>
              <w:t>9</w:t>
            </w:r>
          </w:p>
        </w:tc>
        <w:tc>
          <w:tcPr>
            <w:tcW w:w="0" w:type="auto"/>
            <w:tcBorders>
              <w:top w:val="nil"/>
              <w:left w:val="nil"/>
              <w:bottom w:val="nil"/>
            </w:tcBorders>
            <w:vAlign w:val="center"/>
          </w:tcPr>
          <w:p w14:paraId="477AC952" w14:textId="4E2A6B75" w:rsidR="003E5703" w:rsidRDefault="003E5703" w:rsidP="003E5703">
            <w:pPr>
              <w:spacing w:line="480" w:lineRule="auto"/>
              <w:ind w:firstLine="0"/>
              <w:jc w:val="center"/>
              <w:rPr>
                <w:lang w:val="es-ES"/>
              </w:rPr>
            </w:pPr>
            <w:r>
              <w:rPr>
                <w:lang w:val="es-ES"/>
              </w:rPr>
              <w:t>15</w:t>
            </w:r>
          </w:p>
        </w:tc>
      </w:tr>
      <w:tr w:rsidR="003E5703" w14:paraId="4DFE04CF" w14:textId="60A87B3F" w:rsidTr="00041338">
        <w:trPr>
          <w:trHeight w:hRule="exact" w:val="340"/>
          <w:jc w:val="center"/>
        </w:trPr>
        <w:tc>
          <w:tcPr>
            <w:tcW w:w="0" w:type="auto"/>
            <w:tcBorders>
              <w:top w:val="nil"/>
              <w:bottom w:val="nil"/>
              <w:right w:val="nil"/>
            </w:tcBorders>
            <w:vAlign w:val="center"/>
          </w:tcPr>
          <w:p w14:paraId="6D0E8598" w14:textId="1DE5A7E6" w:rsidR="003E5703" w:rsidRDefault="003E5703" w:rsidP="003E5703">
            <w:pPr>
              <w:spacing w:line="480" w:lineRule="auto"/>
              <w:ind w:firstLine="0"/>
              <w:jc w:val="center"/>
              <w:rPr>
                <w:lang w:val="es-ES"/>
              </w:rPr>
            </w:pPr>
            <w:r>
              <w:rPr>
                <w:lang w:val="es-ES"/>
              </w:rPr>
              <w:t>41</w:t>
            </w:r>
          </w:p>
        </w:tc>
        <w:tc>
          <w:tcPr>
            <w:tcW w:w="0" w:type="auto"/>
            <w:tcBorders>
              <w:top w:val="nil"/>
              <w:left w:val="nil"/>
              <w:bottom w:val="nil"/>
              <w:right w:val="nil"/>
            </w:tcBorders>
            <w:vAlign w:val="center"/>
          </w:tcPr>
          <w:p w14:paraId="612814E6" w14:textId="4C693DE5" w:rsidR="003E5703" w:rsidRDefault="003E5703" w:rsidP="003E5703">
            <w:pPr>
              <w:spacing w:line="480" w:lineRule="auto"/>
              <w:ind w:firstLine="0"/>
              <w:jc w:val="center"/>
              <w:rPr>
                <w:lang w:val="es-ES"/>
              </w:rPr>
            </w:pPr>
            <w:r>
              <w:rPr>
                <w:lang w:val="es-ES"/>
              </w:rPr>
              <w:t>2</w:t>
            </w:r>
          </w:p>
        </w:tc>
        <w:tc>
          <w:tcPr>
            <w:tcW w:w="0" w:type="auto"/>
            <w:tcBorders>
              <w:top w:val="nil"/>
              <w:left w:val="nil"/>
              <w:bottom w:val="nil"/>
            </w:tcBorders>
            <w:vAlign w:val="center"/>
          </w:tcPr>
          <w:p w14:paraId="59B69EFC" w14:textId="31B7CC00" w:rsidR="003E5703" w:rsidRDefault="003E5703" w:rsidP="003E5703">
            <w:pPr>
              <w:spacing w:line="480" w:lineRule="auto"/>
              <w:ind w:firstLine="0"/>
              <w:jc w:val="center"/>
              <w:rPr>
                <w:lang w:val="es-ES"/>
              </w:rPr>
            </w:pPr>
            <w:r>
              <w:rPr>
                <w:lang w:val="es-ES"/>
              </w:rPr>
              <w:t>20</w:t>
            </w:r>
          </w:p>
        </w:tc>
      </w:tr>
      <w:tr w:rsidR="003E5703" w14:paraId="63E1E388" w14:textId="20BA4235" w:rsidTr="00041338">
        <w:trPr>
          <w:trHeight w:hRule="exact" w:val="340"/>
          <w:jc w:val="center"/>
        </w:trPr>
        <w:tc>
          <w:tcPr>
            <w:tcW w:w="0" w:type="auto"/>
            <w:tcBorders>
              <w:top w:val="nil"/>
              <w:bottom w:val="nil"/>
              <w:right w:val="nil"/>
            </w:tcBorders>
            <w:vAlign w:val="center"/>
          </w:tcPr>
          <w:p w14:paraId="250B5C2E" w14:textId="1AEB7A0C" w:rsidR="003E5703" w:rsidRDefault="003E5703" w:rsidP="003E5703">
            <w:pPr>
              <w:spacing w:line="480" w:lineRule="auto"/>
              <w:ind w:firstLine="0"/>
              <w:jc w:val="center"/>
              <w:rPr>
                <w:lang w:val="es-ES"/>
              </w:rPr>
            </w:pPr>
            <w:r>
              <w:rPr>
                <w:lang w:val="es-ES"/>
              </w:rPr>
              <w:t>42</w:t>
            </w:r>
          </w:p>
        </w:tc>
        <w:tc>
          <w:tcPr>
            <w:tcW w:w="0" w:type="auto"/>
            <w:tcBorders>
              <w:top w:val="nil"/>
              <w:left w:val="nil"/>
              <w:bottom w:val="nil"/>
              <w:right w:val="nil"/>
            </w:tcBorders>
            <w:vAlign w:val="center"/>
          </w:tcPr>
          <w:p w14:paraId="3FDC2887" w14:textId="59A484DE" w:rsidR="003E5703" w:rsidRDefault="003E5703" w:rsidP="003E5703">
            <w:pPr>
              <w:spacing w:line="480" w:lineRule="auto"/>
              <w:ind w:firstLine="0"/>
              <w:jc w:val="center"/>
              <w:rPr>
                <w:lang w:val="es-ES"/>
              </w:rPr>
            </w:pPr>
            <w:r>
              <w:rPr>
                <w:lang w:val="es-ES"/>
              </w:rPr>
              <w:t>3</w:t>
            </w:r>
          </w:p>
        </w:tc>
        <w:tc>
          <w:tcPr>
            <w:tcW w:w="0" w:type="auto"/>
            <w:tcBorders>
              <w:top w:val="nil"/>
              <w:left w:val="nil"/>
              <w:bottom w:val="nil"/>
            </w:tcBorders>
            <w:vAlign w:val="center"/>
          </w:tcPr>
          <w:p w14:paraId="7C0B9862" w14:textId="178A21A0" w:rsidR="003E5703" w:rsidRDefault="003E5703" w:rsidP="003E5703">
            <w:pPr>
              <w:spacing w:line="480" w:lineRule="auto"/>
              <w:ind w:firstLine="0"/>
              <w:jc w:val="center"/>
              <w:rPr>
                <w:lang w:val="es-ES"/>
              </w:rPr>
            </w:pPr>
            <w:r>
              <w:rPr>
                <w:lang w:val="es-ES"/>
              </w:rPr>
              <w:t>7</w:t>
            </w:r>
          </w:p>
        </w:tc>
      </w:tr>
      <w:tr w:rsidR="003E5703" w14:paraId="4D94DC11" w14:textId="21877723" w:rsidTr="00041338">
        <w:trPr>
          <w:trHeight w:hRule="exact" w:val="340"/>
          <w:jc w:val="center"/>
        </w:trPr>
        <w:tc>
          <w:tcPr>
            <w:tcW w:w="0" w:type="auto"/>
            <w:tcBorders>
              <w:top w:val="nil"/>
              <w:bottom w:val="nil"/>
              <w:right w:val="nil"/>
            </w:tcBorders>
            <w:vAlign w:val="center"/>
          </w:tcPr>
          <w:p w14:paraId="6BE2C307" w14:textId="17AA5724" w:rsidR="003E5703" w:rsidRDefault="003E5703" w:rsidP="003E5703">
            <w:pPr>
              <w:spacing w:line="480" w:lineRule="auto"/>
              <w:ind w:firstLine="0"/>
              <w:jc w:val="center"/>
              <w:rPr>
                <w:lang w:val="es-ES"/>
              </w:rPr>
            </w:pPr>
            <w:r>
              <w:rPr>
                <w:lang w:val="es-ES"/>
              </w:rPr>
              <w:t>43</w:t>
            </w:r>
          </w:p>
        </w:tc>
        <w:tc>
          <w:tcPr>
            <w:tcW w:w="0" w:type="auto"/>
            <w:tcBorders>
              <w:top w:val="nil"/>
              <w:left w:val="nil"/>
              <w:bottom w:val="nil"/>
              <w:right w:val="nil"/>
            </w:tcBorders>
            <w:vAlign w:val="center"/>
          </w:tcPr>
          <w:p w14:paraId="7560CF96" w14:textId="2938BCF6" w:rsidR="003E5703" w:rsidRDefault="003E5703" w:rsidP="003E5703">
            <w:pPr>
              <w:spacing w:line="480" w:lineRule="auto"/>
              <w:ind w:firstLine="0"/>
              <w:jc w:val="center"/>
              <w:rPr>
                <w:lang w:val="es-ES"/>
              </w:rPr>
            </w:pPr>
            <w:r>
              <w:rPr>
                <w:lang w:val="es-ES"/>
              </w:rPr>
              <w:t>9</w:t>
            </w:r>
          </w:p>
        </w:tc>
        <w:tc>
          <w:tcPr>
            <w:tcW w:w="0" w:type="auto"/>
            <w:tcBorders>
              <w:top w:val="nil"/>
              <w:left w:val="nil"/>
              <w:bottom w:val="nil"/>
            </w:tcBorders>
            <w:vAlign w:val="center"/>
          </w:tcPr>
          <w:p w14:paraId="1E08AB00" w14:textId="2003B4E5" w:rsidR="003E5703" w:rsidRDefault="003E5703" w:rsidP="003E5703">
            <w:pPr>
              <w:spacing w:line="480" w:lineRule="auto"/>
              <w:ind w:firstLine="0"/>
              <w:jc w:val="center"/>
              <w:rPr>
                <w:lang w:val="es-ES"/>
              </w:rPr>
            </w:pPr>
            <w:r>
              <w:rPr>
                <w:lang w:val="es-ES"/>
              </w:rPr>
              <w:t>25</w:t>
            </w:r>
          </w:p>
        </w:tc>
      </w:tr>
      <w:tr w:rsidR="003E5703" w14:paraId="242EE988" w14:textId="31B59F20" w:rsidTr="00041338">
        <w:trPr>
          <w:trHeight w:hRule="exact" w:val="340"/>
          <w:jc w:val="center"/>
        </w:trPr>
        <w:tc>
          <w:tcPr>
            <w:tcW w:w="0" w:type="auto"/>
            <w:tcBorders>
              <w:top w:val="nil"/>
              <w:bottom w:val="nil"/>
              <w:right w:val="nil"/>
            </w:tcBorders>
            <w:vAlign w:val="center"/>
          </w:tcPr>
          <w:p w14:paraId="62CB5370" w14:textId="638B3A3C" w:rsidR="003E5703" w:rsidRDefault="003E5703" w:rsidP="003E5703">
            <w:pPr>
              <w:spacing w:line="480" w:lineRule="auto"/>
              <w:ind w:firstLine="0"/>
              <w:jc w:val="center"/>
              <w:rPr>
                <w:lang w:val="es-ES"/>
              </w:rPr>
            </w:pPr>
            <w:r>
              <w:rPr>
                <w:lang w:val="es-ES"/>
              </w:rPr>
              <w:t>44</w:t>
            </w:r>
          </w:p>
        </w:tc>
        <w:tc>
          <w:tcPr>
            <w:tcW w:w="0" w:type="auto"/>
            <w:tcBorders>
              <w:top w:val="nil"/>
              <w:left w:val="nil"/>
              <w:bottom w:val="nil"/>
              <w:right w:val="nil"/>
            </w:tcBorders>
            <w:vAlign w:val="center"/>
          </w:tcPr>
          <w:p w14:paraId="2D4CD2AB" w14:textId="493F66DE" w:rsidR="003E5703" w:rsidRDefault="003E5703" w:rsidP="003E5703">
            <w:pPr>
              <w:spacing w:line="480" w:lineRule="auto"/>
              <w:ind w:firstLine="0"/>
              <w:jc w:val="center"/>
              <w:rPr>
                <w:lang w:val="es-ES"/>
              </w:rPr>
            </w:pPr>
            <w:r>
              <w:rPr>
                <w:lang w:val="es-ES"/>
              </w:rPr>
              <w:t>8</w:t>
            </w:r>
          </w:p>
        </w:tc>
        <w:tc>
          <w:tcPr>
            <w:tcW w:w="0" w:type="auto"/>
            <w:tcBorders>
              <w:top w:val="nil"/>
              <w:left w:val="nil"/>
              <w:bottom w:val="nil"/>
            </w:tcBorders>
            <w:vAlign w:val="center"/>
          </w:tcPr>
          <w:p w14:paraId="773AC1EF" w14:textId="205A3CE6" w:rsidR="003E5703" w:rsidRDefault="003E5703" w:rsidP="003E5703">
            <w:pPr>
              <w:spacing w:line="480" w:lineRule="auto"/>
              <w:ind w:firstLine="0"/>
              <w:jc w:val="center"/>
              <w:rPr>
                <w:lang w:val="es-ES"/>
              </w:rPr>
            </w:pPr>
            <w:r>
              <w:rPr>
                <w:lang w:val="es-ES"/>
              </w:rPr>
              <w:t>7</w:t>
            </w:r>
          </w:p>
        </w:tc>
      </w:tr>
      <w:tr w:rsidR="003E5703" w14:paraId="6E634979" w14:textId="6ACD7AA9" w:rsidTr="00041338">
        <w:trPr>
          <w:trHeight w:hRule="exact" w:val="340"/>
          <w:jc w:val="center"/>
        </w:trPr>
        <w:tc>
          <w:tcPr>
            <w:tcW w:w="0" w:type="auto"/>
            <w:tcBorders>
              <w:top w:val="nil"/>
              <w:bottom w:val="nil"/>
              <w:right w:val="nil"/>
            </w:tcBorders>
            <w:vAlign w:val="center"/>
          </w:tcPr>
          <w:p w14:paraId="36C1DC0D" w14:textId="6A76C8FC" w:rsidR="003E5703" w:rsidRDefault="003E5703" w:rsidP="003E5703">
            <w:pPr>
              <w:spacing w:line="480" w:lineRule="auto"/>
              <w:ind w:firstLine="0"/>
              <w:jc w:val="center"/>
              <w:rPr>
                <w:lang w:val="es-ES"/>
              </w:rPr>
            </w:pPr>
            <w:r>
              <w:rPr>
                <w:lang w:val="es-ES"/>
              </w:rPr>
              <w:t>45</w:t>
            </w:r>
          </w:p>
        </w:tc>
        <w:tc>
          <w:tcPr>
            <w:tcW w:w="0" w:type="auto"/>
            <w:tcBorders>
              <w:top w:val="nil"/>
              <w:left w:val="nil"/>
              <w:bottom w:val="nil"/>
              <w:right w:val="nil"/>
            </w:tcBorders>
            <w:vAlign w:val="center"/>
          </w:tcPr>
          <w:p w14:paraId="4623A9CD" w14:textId="52AC58AF" w:rsidR="003E5703" w:rsidRDefault="003E5703" w:rsidP="003E5703">
            <w:pPr>
              <w:spacing w:line="480" w:lineRule="auto"/>
              <w:ind w:firstLine="0"/>
              <w:jc w:val="center"/>
              <w:rPr>
                <w:lang w:val="es-ES"/>
              </w:rPr>
            </w:pPr>
            <w:r>
              <w:rPr>
                <w:lang w:val="es-ES"/>
              </w:rPr>
              <w:t>10</w:t>
            </w:r>
          </w:p>
        </w:tc>
        <w:tc>
          <w:tcPr>
            <w:tcW w:w="0" w:type="auto"/>
            <w:tcBorders>
              <w:top w:val="nil"/>
              <w:left w:val="nil"/>
              <w:bottom w:val="nil"/>
            </w:tcBorders>
            <w:vAlign w:val="center"/>
          </w:tcPr>
          <w:p w14:paraId="59C10BC7" w14:textId="77777777" w:rsidR="003E5703" w:rsidRDefault="003E5703" w:rsidP="003E5703">
            <w:pPr>
              <w:spacing w:line="480" w:lineRule="auto"/>
              <w:ind w:firstLine="0"/>
              <w:jc w:val="center"/>
              <w:rPr>
                <w:lang w:val="es-ES"/>
              </w:rPr>
            </w:pPr>
            <w:r>
              <w:rPr>
                <w:lang w:val="es-ES"/>
              </w:rPr>
              <w:t>17</w:t>
            </w:r>
          </w:p>
          <w:p w14:paraId="6135F776" w14:textId="31B3CCB5" w:rsidR="003E5703" w:rsidRDefault="003E5703" w:rsidP="003E5703">
            <w:pPr>
              <w:spacing w:line="480" w:lineRule="auto"/>
              <w:ind w:firstLine="0"/>
              <w:jc w:val="center"/>
              <w:rPr>
                <w:lang w:val="es-ES"/>
              </w:rPr>
            </w:pPr>
          </w:p>
        </w:tc>
      </w:tr>
    </w:tbl>
    <w:p w14:paraId="64BB173F" w14:textId="7CA8EA90" w:rsidR="000800D5" w:rsidRPr="000800D5" w:rsidRDefault="00987897" w:rsidP="00242C47">
      <w:pPr>
        <w:spacing w:before="120"/>
        <w:rPr>
          <w:sz w:val="20"/>
          <w:szCs w:val="20"/>
          <w:lang w:val="es-ES"/>
        </w:rPr>
      </w:pPr>
      <w:r w:rsidRPr="000800D5">
        <w:rPr>
          <w:sz w:val="20"/>
          <w:szCs w:val="20"/>
          <w:lang w:val="es-ES"/>
        </w:rPr>
        <w:t xml:space="preserve">       </w:t>
      </w:r>
      <w:r w:rsidR="00242C47">
        <w:rPr>
          <w:sz w:val="20"/>
          <w:szCs w:val="20"/>
          <w:lang w:val="es-ES"/>
        </w:rPr>
        <w:t xml:space="preserve"> </w:t>
      </w:r>
      <w:r w:rsidRPr="000800D5">
        <w:rPr>
          <w:i/>
          <w:iCs/>
          <w:sz w:val="20"/>
          <w:szCs w:val="20"/>
          <w:lang w:val="es-ES"/>
        </w:rPr>
        <w:t xml:space="preserve">Nota. </w:t>
      </w:r>
      <w:r w:rsidR="0059035D" w:rsidRPr="000800D5">
        <w:rPr>
          <w:sz w:val="20"/>
          <w:szCs w:val="20"/>
          <w:lang w:val="es-ES"/>
        </w:rPr>
        <w:t xml:space="preserve">Distribución </w:t>
      </w:r>
      <w:r w:rsidR="000D436B" w:rsidRPr="000800D5">
        <w:rPr>
          <w:sz w:val="20"/>
          <w:szCs w:val="20"/>
          <w:lang w:val="es-ES"/>
        </w:rPr>
        <w:t xml:space="preserve">de los comentarios en los diferentes grupos de estudio </w:t>
      </w:r>
    </w:p>
    <w:p w14:paraId="0B3181A5" w14:textId="3CCF3A09" w:rsidR="00A25B10" w:rsidRPr="000800D5" w:rsidRDefault="000800D5" w:rsidP="000800D5">
      <w:pPr>
        <w:ind w:left="696" w:firstLine="24"/>
        <w:rPr>
          <w:sz w:val="20"/>
          <w:szCs w:val="20"/>
          <w:lang w:val="es-ES"/>
        </w:rPr>
      </w:pPr>
      <w:r w:rsidRPr="000800D5">
        <w:rPr>
          <w:sz w:val="20"/>
          <w:szCs w:val="20"/>
          <w:lang w:val="es-ES"/>
        </w:rPr>
        <w:t xml:space="preserve">        en Faceb</w:t>
      </w:r>
      <w:r w:rsidR="00242C47">
        <w:rPr>
          <w:sz w:val="20"/>
          <w:szCs w:val="20"/>
          <w:lang w:val="es-ES"/>
        </w:rPr>
        <w:t>o</w:t>
      </w:r>
      <w:r w:rsidRPr="000800D5">
        <w:rPr>
          <w:sz w:val="20"/>
          <w:szCs w:val="20"/>
          <w:lang w:val="es-ES"/>
        </w:rPr>
        <w:t>ok.</w:t>
      </w:r>
    </w:p>
    <w:p w14:paraId="413E5906" w14:textId="77777777" w:rsidR="00AF0051" w:rsidRDefault="00AF0051" w:rsidP="0013279A">
      <w:pPr>
        <w:ind w:firstLine="0"/>
        <w:rPr>
          <w:rFonts w:cs="Arial"/>
          <w:lang w:val="es-ES"/>
        </w:rPr>
      </w:pPr>
    </w:p>
    <w:p w14:paraId="0BC57FE6" w14:textId="0E9538CD" w:rsidR="00896778" w:rsidRDefault="002C0D6F" w:rsidP="0013279A">
      <w:pPr>
        <w:ind w:firstLine="0"/>
        <w:rPr>
          <w:rFonts w:cs="Arial"/>
        </w:rPr>
      </w:pPr>
      <w:r>
        <w:rPr>
          <w:rFonts w:cs="Arial"/>
          <w:lang w:val="es-ES"/>
        </w:rPr>
        <w:tab/>
        <w:t>Para obtene</w:t>
      </w:r>
      <w:r w:rsidR="0018070F">
        <w:rPr>
          <w:rFonts w:cs="Arial"/>
          <w:lang w:val="es-ES"/>
        </w:rPr>
        <w:t xml:space="preserve">r la información se </w:t>
      </w:r>
      <w:r w:rsidR="000A6D0E">
        <w:rPr>
          <w:rFonts w:cs="Arial"/>
          <w:lang w:val="es-ES"/>
        </w:rPr>
        <w:t>utiliz</w:t>
      </w:r>
      <w:r w:rsidR="005D2BF4">
        <w:rPr>
          <w:rFonts w:cs="Arial"/>
          <w:lang w:val="es-ES"/>
        </w:rPr>
        <w:t>a</w:t>
      </w:r>
      <w:r w:rsidR="000A6D0E">
        <w:rPr>
          <w:rFonts w:cs="Arial"/>
          <w:lang w:val="es-ES"/>
        </w:rPr>
        <w:t xml:space="preserve"> las </w:t>
      </w:r>
      <w:r w:rsidR="00351208">
        <w:rPr>
          <w:rFonts w:cs="Arial"/>
          <w:lang w:val="es-ES"/>
        </w:rPr>
        <w:t>herramientas</w:t>
      </w:r>
      <w:r w:rsidR="000A6D0E">
        <w:rPr>
          <w:rFonts w:cs="Arial"/>
          <w:lang w:val="es-ES"/>
        </w:rPr>
        <w:t xml:space="preserve"> </w:t>
      </w:r>
      <w:r w:rsidR="005D2BF4">
        <w:rPr>
          <w:rFonts w:cs="Arial"/>
          <w:lang w:val="es-ES"/>
        </w:rPr>
        <w:t>para desarrollo</w:t>
      </w:r>
      <w:r w:rsidR="000A6D0E">
        <w:rPr>
          <w:rFonts w:cs="Arial"/>
          <w:lang w:val="es-ES"/>
        </w:rPr>
        <w:t xml:space="preserve"> que brinda la plataforma Facebook.</w:t>
      </w:r>
      <w:r w:rsidR="004C5174">
        <w:rPr>
          <w:rFonts w:cs="Arial"/>
          <w:lang w:val="es-ES"/>
        </w:rPr>
        <w:t xml:space="preserve"> </w:t>
      </w:r>
      <w:r w:rsidR="00351208">
        <w:rPr>
          <w:rFonts w:cs="Arial"/>
          <w:lang w:val="es-ES"/>
        </w:rPr>
        <w:t>Se cre</w:t>
      </w:r>
      <w:r w:rsidR="005D2BF4">
        <w:rPr>
          <w:rFonts w:cs="Arial"/>
          <w:lang w:val="es-ES"/>
        </w:rPr>
        <w:t>a</w:t>
      </w:r>
      <w:r w:rsidR="00351208">
        <w:rPr>
          <w:rFonts w:cs="Arial"/>
          <w:lang w:val="es-ES"/>
        </w:rPr>
        <w:t xml:space="preserve"> una aplicación </w:t>
      </w:r>
      <w:r w:rsidR="006A74A9">
        <w:rPr>
          <w:rFonts w:cs="Arial"/>
          <w:lang w:val="es-ES"/>
        </w:rPr>
        <w:t>a la cual se la denomin</w:t>
      </w:r>
      <w:r w:rsidR="005D2BF4">
        <w:rPr>
          <w:rFonts w:cs="Arial"/>
          <w:lang w:val="es-ES"/>
        </w:rPr>
        <w:t>a</w:t>
      </w:r>
      <w:r w:rsidR="000C02B4" w:rsidRPr="000C02B4">
        <w:rPr>
          <w:rFonts w:cs="Arial"/>
          <w:i/>
          <w:iCs/>
          <w:lang w:val="es-ES"/>
        </w:rPr>
        <w:t xml:space="preserve"> </w:t>
      </w:r>
      <w:r w:rsidR="006A74A9">
        <w:rPr>
          <w:rFonts w:cs="Arial"/>
          <w:i/>
          <w:iCs/>
          <w:lang w:val="es-ES"/>
        </w:rPr>
        <w:t>“</w:t>
      </w:r>
      <w:proofErr w:type="spellStart"/>
      <w:r w:rsidR="000C02B4" w:rsidRPr="000C02B4">
        <w:rPr>
          <w:rFonts w:cs="Arial"/>
          <w:i/>
          <w:iCs/>
          <w:lang w:val="es-ES"/>
        </w:rPr>
        <w:t>GroupPost</w:t>
      </w:r>
      <w:proofErr w:type="spellEnd"/>
      <w:r w:rsidR="006A74A9">
        <w:rPr>
          <w:rFonts w:cs="Arial"/>
          <w:i/>
          <w:iCs/>
          <w:lang w:val="es-ES"/>
        </w:rPr>
        <w:t>”.</w:t>
      </w:r>
      <w:r w:rsidR="006A74A9">
        <w:rPr>
          <w:rFonts w:cs="Arial"/>
          <w:lang w:val="es-ES"/>
        </w:rPr>
        <w:t xml:space="preserve"> </w:t>
      </w:r>
      <w:r w:rsidR="00C206E7">
        <w:rPr>
          <w:rFonts w:cs="Arial"/>
          <w:lang w:val="es-ES"/>
        </w:rPr>
        <w:t>Esto con</w:t>
      </w:r>
      <w:r w:rsidR="006A74A9">
        <w:rPr>
          <w:rFonts w:cs="Arial"/>
          <w:lang w:val="es-ES"/>
        </w:rPr>
        <w:t xml:space="preserve"> el objetivo de acceder a la </w:t>
      </w:r>
      <w:r w:rsidR="000155A3">
        <w:rPr>
          <w:rFonts w:cs="Arial"/>
          <w:lang w:val="es-ES"/>
        </w:rPr>
        <w:t xml:space="preserve">API </w:t>
      </w:r>
      <w:proofErr w:type="spellStart"/>
      <w:r w:rsidR="000155A3" w:rsidRPr="00283BB0">
        <w:rPr>
          <w:rFonts w:cs="Arial"/>
        </w:rPr>
        <w:t>Graph</w:t>
      </w:r>
      <w:proofErr w:type="spellEnd"/>
      <w:r w:rsidR="00C206E7" w:rsidRPr="00C206E7">
        <w:rPr>
          <w:rFonts w:cs="Arial"/>
        </w:rPr>
        <w:t xml:space="preserve"> de F</w:t>
      </w:r>
      <w:r w:rsidR="00C206E7">
        <w:rPr>
          <w:rFonts w:cs="Arial"/>
        </w:rPr>
        <w:t>a</w:t>
      </w:r>
      <w:r w:rsidR="00C206E7" w:rsidRPr="00C206E7">
        <w:rPr>
          <w:rFonts w:cs="Arial"/>
        </w:rPr>
        <w:t>ce</w:t>
      </w:r>
      <w:r w:rsidR="00C206E7">
        <w:rPr>
          <w:rFonts w:cs="Arial"/>
        </w:rPr>
        <w:t>bo</w:t>
      </w:r>
      <w:r w:rsidR="00C206E7" w:rsidRPr="00C206E7">
        <w:rPr>
          <w:rFonts w:cs="Arial"/>
        </w:rPr>
        <w:t xml:space="preserve">ok </w:t>
      </w:r>
      <w:proofErr w:type="spellStart"/>
      <w:r w:rsidR="00C206E7" w:rsidRPr="00283BB0">
        <w:rPr>
          <w:rFonts w:cs="Arial"/>
        </w:rPr>
        <w:t>Developers</w:t>
      </w:r>
      <w:proofErr w:type="spellEnd"/>
      <w:r w:rsidR="00283BB0">
        <w:rPr>
          <w:rFonts w:cs="Arial"/>
        </w:rPr>
        <w:t xml:space="preserve">, ya que sin la creación de una aplicación esto no es posible. </w:t>
      </w:r>
      <w:r w:rsidR="008F2EC2">
        <w:rPr>
          <w:rFonts w:cs="Arial"/>
        </w:rPr>
        <w:t>Una vez que</w:t>
      </w:r>
      <w:r w:rsidR="00CC4E49">
        <w:rPr>
          <w:rFonts w:cs="Arial"/>
        </w:rPr>
        <w:t xml:space="preserve"> se </w:t>
      </w:r>
      <w:r w:rsidR="005D2BF4">
        <w:rPr>
          <w:rFonts w:cs="Arial"/>
        </w:rPr>
        <w:t xml:space="preserve">tiene </w:t>
      </w:r>
      <w:r w:rsidR="00CC4E49">
        <w:rPr>
          <w:rFonts w:cs="Arial"/>
        </w:rPr>
        <w:t xml:space="preserve">acceso a la API </w:t>
      </w:r>
      <w:proofErr w:type="spellStart"/>
      <w:r w:rsidR="00CC4E49">
        <w:rPr>
          <w:rFonts w:cs="Arial"/>
        </w:rPr>
        <w:t>Graph</w:t>
      </w:r>
      <w:proofErr w:type="spellEnd"/>
      <w:r w:rsidR="009F7474">
        <w:rPr>
          <w:rFonts w:cs="Arial"/>
        </w:rPr>
        <w:t xml:space="preserve">, </w:t>
      </w:r>
      <w:r w:rsidR="00691A3B">
        <w:rPr>
          <w:rFonts w:cs="Arial"/>
        </w:rPr>
        <w:t xml:space="preserve">se </w:t>
      </w:r>
      <w:r w:rsidR="00F10796">
        <w:rPr>
          <w:rFonts w:cs="Arial"/>
        </w:rPr>
        <w:t xml:space="preserve">accede a la información de los grupos por medio de su ID. El ID de los grupos se lo encuentra en la URL </w:t>
      </w:r>
      <w:r w:rsidR="00BD4F14">
        <w:rPr>
          <w:rFonts w:cs="Arial"/>
        </w:rPr>
        <w:t xml:space="preserve">de </w:t>
      </w:r>
      <w:r w:rsidR="008E7374">
        <w:rPr>
          <w:rFonts w:cs="Arial"/>
        </w:rPr>
        <w:t>estos</w:t>
      </w:r>
      <w:r w:rsidR="00DA07E2">
        <w:rPr>
          <w:rFonts w:cs="Arial"/>
        </w:rPr>
        <w:t>.</w:t>
      </w:r>
    </w:p>
    <w:p w14:paraId="7DBAA8D1" w14:textId="45CCF045" w:rsidR="00DC4D49" w:rsidRDefault="00896778" w:rsidP="00EC7463">
      <w:pPr>
        <w:ind w:firstLine="708"/>
        <w:rPr>
          <w:rFonts w:cs="Arial"/>
        </w:rPr>
      </w:pPr>
      <w:r>
        <w:rPr>
          <w:rFonts w:cs="Arial"/>
        </w:rPr>
        <w:t xml:space="preserve">La API </w:t>
      </w:r>
      <w:proofErr w:type="spellStart"/>
      <w:r>
        <w:rPr>
          <w:rFonts w:cs="Arial"/>
        </w:rPr>
        <w:t>Graph</w:t>
      </w:r>
      <w:proofErr w:type="spellEnd"/>
      <w:r>
        <w:rPr>
          <w:rFonts w:cs="Arial"/>
        </w:rPr>
        <w:t xml:space="preserve"> de Facebook </w:t>
      </w:r>
      <w:r w:rsidR="00C54C67">
        <w:rPr>
          <w:rFonts w:cs="Arial"/>
        </w:rPr>
        <w:t xml:space="preserve">facilita </w:t>
      </w:r>
      <w:r w:rsidR="00CB637C">
        <w:rPr>
          <w:rFonts w:cs="Arial"/>
        </w:rPr>
        <w:t xml:space="preserve">en gran medida la descarga de la información ya que simplemente </w:t>
      </w:r>
      <w:r w:rsidR="001958BF">
        <w:rPr>
          <w:rFonts w:cs="Arial"/>
        </w:rPr>
        <w:t>se necesita</w:t>
      </w:r>
      <w:r w:rsidR="00CB637C">
        <w:rPr>
          <w:rFonts w:cs="Arial"/>
        </w:rPr>
        <w:t xml:space="preserve"> el ID del grupo y llenar unos cuantos parámet</w:t>
      </w:r>
      <w:r w:rsidR="001958BF">
        <w:rPr>
          <w:rFonts w:cs="Arial"/>
        </w:rPr>
        <w:t xml:space="preserve">ros para obtener </w:t>
      </w:r>
      <w:r w:rsidR="00E60885">
        <w:rPr>
          <w:rFonts w:cs="Arial"/>
        </w:rPr>
        <w:t xml:space="preserve">los datos </w:t>
      </w:r>
      <w:r w:rsidR="001958BF">
        <w:rPr>
          <w:rFonts w:cs="Arial"/>
        </w:rPr>
        <w:t>en dis</w:t>
      </w:r>
      <w:r w:rsidR="00AE04F6">
        <w:rPr>
          <w:rFonts w:cs="Arial"/>
        </w:rPr>
        <w:t>tintos formatos. En este caso en particular</w:t>
      </w:r>
      <w:r w:rsidR="005D2BF4">
        <w:rPr>
          <w:rFonts w:cs="Arial"/>
        </w:rPr>
        <w:t>,</w:t>
      </w:r>
      <w:r w:rsidR="00AE04F6">
        <w:rPr>
          <w:rFonts w:cs="Arial"/>
        </w:rPr>
        <w:t xml:space="preserve"> los parámetros utilizados </w:t>
      </w:r>
      <w:r w:rsidR="00C73862">
        <w:rPr>
          <w:rFonts w:cs="Arial"/>
        </w:rPr>
        <w:t xml:space="preserve">dentro de la API </w:t>
      </w:r>
      <w:proofErr w:type="spellStart"/>
      <w:r w:rsidR="00C73862">
        <w:rPr>
          <w:rFonts w:cs="Arial"/>
        </w:rPr>
        <w:t>Graph</w:t>
      </w:r>
      <w:proofErr w:type="spellEnd"/>
      <w:r w:rsidR="00BE7FD8">
        <w:rPr>
          <w:rFonts w:cs="Arial"/>
        </w:rPr>
        <w:t>, específicamente en el método GET fueron</w:t>
      </w:r>
      <w:r w:rsidR="005D2BF4">
        <w:rPr>
          <w:rFonts w:cs="Arial"/>
        </w:rPr>
        <w:t>,</w:t>
      </w:r>
      <w:r w:rsidR="00C73862">
        <w:rPr>
          <w:rFonts w:cs="Arial"/>
        </w:rPr>
        <w:t xml:space="preserve"> </w:t>
      </w:r>
      <w:proofErr w:type="spellStart"/>
      <w:r w:rsidR="00E60885" w:rsidRPr="00FF09E5">
        <w:rPr>
          <w:rFonts w:cs="Arial"/>
          <w:i/>
          <w:iCs/>
        </w:rPr>
        <w:t>f</w:t>
      </w:r>
      <w:r w:rsidR="00C73862" w:rsidRPr="00FF09E5">
        <w:rPr>
          <w:rFonts w:cs="Arial"/>
          <w:i/>
          <w:iCs/>
        </w:rPr>
        <w:t>eed</w:t>
      </w:r>
      <w:proofErr w:type="spellEnd"/>
      <w:r w:rsidR="00C73862">
        <w:rPr>
          <w:rFonts w:cs="Arial"/>
        </w:rPr>
        <w:t xml:space="preserve"> para obt</w:t>
      </w:r>
      <w:r w:rsidR="00D80295">
        <w:rPr>
          <w:rFonts w:cs="Arial"/>
        </w:rPr>
        <w:t xml:space="preserve">ener </w:t>
      </w:r>
      <w:r w:rsidR="00FF09E5">
        <w:rPr>
          <w:rFonts w:cs="Arial"/>
        </w:rPr>
        <w:t>todos los posts</w:t>
      </w:r>
      <w:r w:rsidR="00D80295">
        <w:rPr>
          <w:rFonts w:cs="Arial"/>
        </w:rPr>
        <w:t xml:space="preserve"> y</w:t>
      </w:r>
      <w:r w:rsidR="00E60885">
        <w:rPr>
          <w:rFonts w:cs="Arial"/>
        </w:rPr>
        <w:t xml:space="preserve"> </w:t>
      </w:r>
      <w:proofErr w:type="spellStart"/>
      <w:r w:rsidR="00E60885" w:rsidRPr="00FF09E5">
        <w:rPr>
          <w:rFonts w:cs="Arial"/>
          <w:i/>
          <w:iCs/>
        </w:rPr>
        <w:t>comments</w:t>
      </w:r>
      <w:proofErr w:type="spellEnd"/>
      <w:r w:rsidR="00E60885">
        <w:rPr>
          <w:rFonts w:cs="Arial"/>
        </w:rPr>
        <w:t xml:space="preserve"> para obtener todos los comentarios que tenía cada post.</w:t>
      </w:r>
      <w:r w:rsidR="00FF09E5">
        <w:rPr>
          <w:rFonts w:cs="Arial"/>
        </w:rPr>
        <w:t xml:space="preserve"> El formato elegido para la descarga de los datos fue </w:t>
      </w:r>
      <w:r w:rsidR="00DC4D49">
        <w:rPr>
          <w:rFonts w:cs="Arial"/>
        </w:rPr>
        <w:t>JSON.</w:t>
      </w:r>
      <w:r w:rsidR="006622A8">
        <w:rPr>
          <w:rFonts w:cs="Arial"/>
        </w:rPr>
        <w:t xml:space="preserve"> Un ejemplo de </w:t>
      </w:r>
      <w:r w:rsidR="008E7374">
        <w:rPr>
          <w:rFonts w:cs="Arial"/>
        </w:rPr>
        <w:t>cómo</w:t>
      </w:r>
      <w:r w:rsidR="006622A8">
        <w:rPr>
          <w:rFonts w:cs="Arial"/>
        </w:rPr>
        <w:t xml:space="preserve"> se </w:t>
      </w:r>
      <w:r w:rsidR="00B05577">
        <w:rPr>
          <w:rFonts w:cs="Arial"/>
        </w:rPr>
        <w:t>muestran los datos una vez elegidos los parámetros y el formato de salida se muestra en la figura</w:t>
      </w:r>
      <w:r w:rsidR="007F3046">
        <w:rPr>
          <w:rFonts w:cs="Arial"/>
        </w:rPr>
        <w:t xml:space="preserve"> 17.</w:t>
      </w:r>
      <w:r w:rsidR="00DC4D49">
        <w:rPr>
          <w:rFonts w:cs="Arial"/>
        </w:rPr>
        <w:t xml:space="preserve"> </w:t>
      </w:r>
    </w:p>
    <w:p w14:paraId="6CB6ACAE" w14:textId="6DD4045B" w:rsidR="007F3046" w:rsidRDefault="00B200D7" w:rsidP="00B200D7">
      <w:pPr>
        <w:ind w:firstLine="0"/>
        <w:rPr>
          <w:rFonts w:cs="Arial"/>
        </w:rPr>
      </w:pPr>
      <w:r>
        <w:rPr>
          <w:noProof/>
        </w:rPr>
        <w:drawing>
          <wp:anchor distT="0" distB="0" distL="114300" distR="114300" simplePos="0" relativeHeight="251755535" behindDoc="0" locked="0" layoutInCell="1" allowOverlap="1" wp14:anchorId="4F89FE46" wp14:editId="69C10B10">
            <wp:simplePos x="0" y="0"/>
            <wp:positionH relativeFrom="page">
              <wp:align>center</wp:align>
            </wp:positionH>
            <wp:positionV relativeFrom="paragraph">
              <wp:posOffset>818515</wp:posOffset>
            </wp:positionV>
            <wp:extent cx="5680800" cy="3218400"/>
            <wp:effectExtent l="19050" t="19050" r="24130" b="127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r="9180"/>
                    <a:stretch/>
                  </pic:blipFill>
                  <pic:spPr bwMode="auto">
                    <a:xfrm>
                      <a:off x="0" y="0"/>
                      <a:ext cx="5680800" cy="3218400"/>
                    </a:xfrm>
                    <a:prstGeom prst="rect">
                      <a:avLst/>
                    </a:prstGeom>
                    <a:ln>
                      <a:solidFill>
                        <a:schemeClr val="bg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7583" behindDoc="0" locked="0" layoutInCell="1" allowOverlap="1" wp14:anchorId="1B090556" wp14:editId="6DFAE5A4">
                <wp:simplePos x="0" y="0"/>
                <wp:positionH relativeFrom="column">
                  <wp:posOffset>0</wp:posOffset>
                </wp:positionH>
                <wp:positionV relativeFrom="paragraph">
                  <wp:posOffset>274955</wp:posOffset>
                </wp:positionV>
                <wp:extent cx="5637530" cy="473710"/>
                <wp:effectExtent l="0" t="0" r="1270" b="2540"/>
                <wp:wrapTopAndBottom/>
                <wp:docPr id="21" name="Cuadro de texto 21"/>
                <wp:cNvGraphicFramePr/>
                <a:graphic xmlns:a="http://schemas.openxmlformats.org/drawingml/2006/main">
                  <a:graphicData uri="http://schemas.microsoft.com/office/word/2010/wordprocessingShape">
                    <wps:wsp>
                      <wps:cNvSpPr txBox="1"/>
                      <wps:spPr>
                        <a:xfrm>
                          <a:off x="0" y="0"/>
                          <a:ext cx="5637530" cy="473710"/>
                        </a:xfrm>
                        <a:prstGeom prst="rect">
                          <a:avLst/>
                        </a:prstGeom>
                        <a:solidFill>
                          <a:prstClr val="white"/>
                        </a:solidFill>
                        <a:ln>
                          <a:noFill/>
                        </a:ln>
                      </wps:spPr>
                      <wps:txbx>
                        <w:txbxContent>
                          <w:p w14:paraId="7340D806" w14:textId="253DF490" w:rsidR="00F367BC" w:rsidRPr="00B200D7" w:rsidRDefault="00F367BC" w:rsidP="00B200D7">
                            <w:pPr>
                              <w:pStyle w:val="Descripcin"/>
                              <w:spacing w:after="0" w:line="480" w:lineRule="auto"/>
                              <w:ind w:firstLine="0"/>
                              <w:rPr>
                                <w:b/>
                                <w:bCs/>
                                <w:i w:val="0"/>
                                <w:iCs w:val="0"/>
                                <w:color w:val="auto"/>
                                <w:sz w:val="20"/>
                                <w:szCs w:val="20"/>
                              </w:rPr>
                            </w:pPr>
                            <w:r w:rsidRPr="00B200D7">
                              <w:rPr>
                                <w:b/>
                                <w:bCs/>
                                <w:i w:val="0"/>
                                <w:iCs w:val="0"/>
                                <w:color w:val="auto"/>
                                <w:sz w:val="20"/>
                                <w:szCs w:val="20"/>
                              </w:rPr>
                              <w:t xml:space="preserve">Figura </w:t>
                            </w:r>
                            <w:r w:rsidRPr="00B200D7">
                              <w:rPr>
                                <w:b/>
                                <w:bCs/>
                                <w:i w:val="0"/>
                                <w:iCs w:val="0"/>
                                <w:color w:val="auto"/>
                                <w:sz w:val="20"/>
                                <w:szCs w:val="20"/>
                              </w:rPr>
                              <w:fldChar w:fldCharType="begin"/>
                            </w:r>
                            <w:r w:rsidRPr="00B200D7">
                              <w:rPr>
                                <w:b/>
                                <w:bCs/>
                                <w:i w:val="0"/>
                                <w:iCs w:val="0"/>
                                <w:color w:val="auto"/>
                                <w:sz w:val="20"/>
                                <w:szCs w:val="20"/>
                              </w:rPr>
                              <w:instrText xml:space="preserve"> SEQ Figura \* ARABIC </w:instrText>
                            </w:r>
                            <w:r w:rsidRPr="00B200D7">
                              <w:rPr>
                                <w:b/>
                                <w:bCs/>
                                <w:i w:val="0"/>
                                <w:iCs w:val="0"/>
                                <w:color w:val="auto"/>
                                <w:sz w:val="20"/>
                                <w:szCs w:val="20"/>
                              </w:rPr>
                              <w:fldChar w:fldCharType="separate"/>
                            </w:r>
                            <w:r>
                              <w:rPr>
                                <w:b/>
                                <w:bCs/>
                                <w:i w:val="0"/>
                                <w:iCs w:val="0"/>
                                <w:noProof/>
                                <w:color w:val="auto"/>
                                <w:sz w:val="20"/>
                                <w:szCs w:val="20"/>
                              </w:rPr>
                              <w:t>17</w:t>
                            </w:r>
                            <w:r w:rsidRPr="00B200D7">
                              <w:rPr>
                                <w:b/>
                                <w:bCs/>
                                <w:i w:val="0"/>
                                <w:iCs w:val="0"/>
                                <w:color w:val="auto"/>
                                <w:sz w:val="20"/>
                                <w:szCs w:val="20"/>
                              </w:rPr>
                              <w:fldChar w:fldCharType="end"/>
                            </w:r>
                            <w:r w:rsidRPr="00B200D7">
                              <w:rPr>
                                <w:b/>
                                <w:bCs/>
                                <w:i w:val="0"/>
                                <w:iCs w:val="0"/>
                                <w:color w:val="auto"/>
                                <w:sz w:val="20"/>
                                <w:szCs w:val="20"/>
                              </w:rPr>
                              <w:t>.</w:t>
                            </w:r>
                          </w:p>
                          <w:p w14:paraId="05EA6850" w14:textId="5EB3EAEB" w:rsidR="00F367BC" w:rsidRPr="00B200D7" w:rsidRDefault="00F367BC" w:rsidP="00B200D7">
                            <w:pPr>
                              <w:ind w:firstLine="0"/>
                              <w:rPr>
                                <w:i/>
                                <w:iCs/>
                                <w:sz w:val="20"/>
                                <w:szCs w:val="20"/>
                              </w:rPr>
                            </w:pPr>
                            <w:r w:rsidRPr="00B200D7">
                              <w:rPr>
                                <w:i/>
                                <w:iCs/>
                                <w:sz w:val="20"/>
                                <w:szCs w:val="20"/>
                              </w:rPr>
                              <w:t>Obtención de los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90556" id="Cuadro de texto 21" o:spid="_x0000_s1336" type="#_x0000_t202" style="position:absolute;left:0;text-align:left;margin-left:0;margin-top:21.65pt;width:443.9pt;height:37.3pt;z-index:2517575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" stroked="f">
                <v:textbox inset="0,0,0,0">
                  <w:txbxContent>
                    <w:p w14:paraId="7340D806" w14:textId="253DF490" w:rsidR="00F367BC" w:rsidRPr="00B200D7" w:rsidRDefault="00F367BC" w:rsidP="00B200D7">
                      <w:pPr>
                        <w:pStyle w:val="Descripcin"/>
                        <w:spacing w:after="0" w:line="480" w:lineRule="auto"/>
                        <w:ind w:firstLine="0"/>
                        <w:rPr>
                          <w:b/>
                          <w:bCs/>
                          <w:i w:val="0"/>
                          <w:iCs w:val="0"/>
                          <w:color w:val="auto"/>
                          <w:sz w:val="20"/>
                          <w:szCs w:val="20"/>
                        </w:rPr>
                      </w:pPr>
                      <w:r w:rsidRPr="00B200D7">
                        <w:rPr>
                          <w:b/>
                          <w:bCs/>
                          <w:i w:val="0"/>
                          <w:iCs w:val="0"/>
                          <w:color w:val="auto"/>
                          <w:sz w:val="20"/>
                          <w:szCs w:val="20"/>
                        </w:rPr>
                        <w:t xml:space="preserve">Figura </w:t>
                      </w:r>
                      <w:r w:rsidRPr="00B200D7">
                        <w:rPr>
                          <w:b/>
                          <w:bCs/>
                          <w:i w:val="0"/>
                          <w:iCs w:val="0"/>
                          <w:color w:val="auto"/>
                          <w:sz w:val="20"/>
                          <w:szCs w:val="20"/>
                        </w:rPr>
                        <w:fldChar w:fldCharType="begin"/>
                      </w:r>
                      <w:r w:rsidRPr="00B200D7">
                        <w:rPr>
                          <w:b/>
                          <w:bCs/>
                          <w:i w:val="0"/>
                          <w:iCs w:val="0"/>
                          <w:color w:val="auto"/>
                          <w:sz w:val="20"/>
                          <w:szCs w:val="20"/>
                        </w:rPr>
                        <w:instrText xml:space="preserve"> SEQ Figura \* ARABIC </w:instrText>
                      </w:r>
                      <w:r w:rsidRPr="00B200D7">
                        <w:rPr>
                          <w:b/>
                          <w:bCs/>
                          <w:i w:val="0"/>
                          <w:iCs w:val="0"/>
                          <w:color w:val="auto"/>
                          <w:sz w:val="20"/>
                          <w:szCs w:val="20"/>
                        </w:rPr>
                        <w:fldChar w:fldCharType="separate"/>
                      </w:r>
                      <w:r>
                        <w:rPr>
                          <w:b/>
                          <w:bCs/>
                          <w:i w:val="0"/>
                          <w:iCs w:val="0"/>
                          <w:noProof/>
                          <w:color w:val="auto"/>
                          <w:sz w:val="20"/>
                          <w:szCs w:val="20"/>
                        </w:rPr>
                        <w:t>17</w:t>
                      </w:r>
                      <w:r w:rsidRPr="00B200D7">
                        <w:rPr>
                          <w:b/>
                          <w:bCs/>
                          <w:i w:val="0"/>
                          <w:iCs w:val="0"/>
                          <w:color w:val="auto"/>
                          <w:sz w:val="20"/>
                          <w:szCs w:val="20"/>
                        </w:rPr>
                        <w:fldChar w:fldCharType="end"/>
                      </w:r>
                      <w:r w:rsidRPr="00B200D7">
                        <w:rPr>
                          <w:b/>
                          <w:bCs/>
                          <w:i w:val="0"/>
                          <w:iCs w:val="0"/>
                          <w:color w:val="auto"/>
                          <w:sz w:val="20"/>
                          <w:szCs w:val="20"/>
                        </w:rPr>
                        <w:t>.</w:t>
                      </w:r>
                    </w:p>
                    <w:p w14:paraId="05EA6850" w14:textId="5EB3EAEB" w:rsidR="00F367BC" w:rsidRPr="00B200D7" w:rsidRDefault="00F367BC" w:rsidP="00B200D7">
                      <w:pPr>
                        <w:ind w:firstLine="0"/>
                        <w:rPr>
                          <w:i/>
                          <w:iCs/>
                          <w:sz w:val="20"/>
                          <w:szCs w:val="20"/>
                        </w:rPr>
                      </w:pPr>
                      <w:r w:rsidRPr="00B200D7">
                        <w:rPr>
                          <w:i/>
                          <w:iCs/>
                          <w:sz w:val="20"/>
                          <w:szCs w:val="20"/>
                        </w:rPr>
                        <w:t>Obtención de los Datos</w:t>
                      </w:r>
                    </w:p>
                  </w:txbxContent>
                </v:textbox>
                <w10:wrap type="topAndBottom"/>
              </v:shape>
            </w:pict>
          </mc:Fallback>
        </mc:AlternateContent>
      </w:r>
    </w:p>
    <w:p w14:paraId="4FBE35A7" w14:textId="77777777" w:rsidR="00B200D7" w:rsidRDefault="00B200D7" w:rsidP="00694EEB">
      <w:pPr>
        <w:ind w:firstLine="0"/>
        <w:rPr>
          <w:rFonts w:cs="Arial"/>
          <w:sz w:val="20"/>
          <w:szCs w:val="20"/>
        </w:rPr>
      </w:pPr>
      <w:r w:rsidRPr="00381B49">
        <w:rPr>
          <w:rFonts w:cs="Arial"/>
          <w:i/>
          <w:iCs/>
          <w:sz w:val="20"/>
          <w:szCs w:val="20"/>
        </w:rPr>
        <w:t>Nota.</w:t>
      </w:r>
      <w:r w:rsidR="00694EEB" w:rsidRPr="00381B49">
        <w:rPr>
          <w:rFonts w:cs="Arial"/>
          <w:i/>
          <w:iCs/>
          <w:sz w:val="20"/>
          <w:szCs w:val="20"/>
        </w:rPr>
        <w:t xml:space="preserve"> </w:t>
      </w:r>
      <w:r w:rsidR="00694EEB" w:rsidRPr="00381B49">
        <w:rPr>
          <w:rFonts w:cs="Arial"/>
          <w:sz w:val="20"/>
          <w:szCs w:val="20"/>
        </w:rPr>
        <w:t xml:space="preserve">Comentarios </w:t>
      </w:r>
      <w:r w:rsidR="009C4EAC" w:rsidRPr="00381B49">
        <w:rPr>
          <w:rFonts w:cs="Arial"/>
          <w:sz w:val="20"/>
          <w:szCs w:val="20"/>
        </w:rPr>
        <w:t>en formato JSON.</w:t>
      </w:r>
    </w:p>
    <w:p w14:paraId="2BC667F6" w14:textId="77777777" w:rsidR="002C4757" w:rsidRDefault="002C4757" w:rsidP="00694EEB">
      <w:pPr>
        <w:ind w:firstLine="0"/>
        <w:rPr>
          <w:rFonts w:cs="Arial"/>
          <w:sz w:val="20"/>
          <w:szCs w:val="20"/>
        </w:rPr>
      </w:pPr>
    </w:p>
    <w:p w14:paraId="1CFA83E6" w14:textId="4F1D22A1" w:rsidR="002C4757" w:rsidRPr="009C4EAC" w:rsidRDefault="002C4757" w:rsidP="00694EEB">
      <w:pPr>
        <w:ind w:firstLine="0"/>
        <w:rPr>
          <w:rFonts w:cs="Arial"/>
          <w:sz w:val="20"/>
          <w:szCs w:val="20"/>
        </w:rPr>
        <w:sectPr w:rsidR="002C4757" w:rsidRPr="009C4EAC" w:rsidSect="00226D95">
          <w:pgSz w:w="11906" w:h="16838" w:code="9"/>
          <w:pgMar w:top="1440" w:right="1440" w:bottom="1440" w:left="1440" w:header="720" w:footer="720" w:gutter="0"/>
          <w:cols w:space="720"/>
          <w:vAlign w:val="center"/>
          <w:docGrid w:linePitch="360"/>
        </w:sectPr>
      </w:pPr>
    </w:p>
    <w:p w14:paraId="4BB4431F" w14:textId="22A74522" w:rsidR="00D47867" w:rsidRPr="002C4757" w:rsidRDefault="00DD2AF1" w:rsidP="00495D1B">
      <w:pPr>
        <w:pStyle w:val="Ttulo2"/>
        <w:numPr>
          <w:ilvl w:val="1"/>
          <w:numId w:val="8"/>
        </w:numPr>
        <w:rPr>
          <w:rFonts w:ascii="Arial" w:hAnsi="Arial" w:cs="Arial"/>
          <w:b/>
          <w:bCs/>
          <w:color w:val="auto"/>
          <w:sz w:val="22"/>
          <w:szCs w:val="22"/>
        </w:rPr>
      </w:pPr>
      <w:r>
        <w:rPr>
          <w:rFonts w:ascii="Arial" w:hAnsi="Arial" w:cs="Arial"/>
          <w:b/>
          <w:bCs/>
          <w:color w:val="auto"/>
          <w:sz w:val="22"/>
          <w:szCs w:val="22"/>
        </w:rPr>
        <w:t xml:space="preserve">Fase 3: </w:t>
      </w:r>
      <w:r w:rsidR="002C4757" w:rsidRPr="002C4757">
        <w:rPr>
          <w:rFonts w:ascii="Arial" w:hAnsi="Arial" w:cs="Arial"/>
          <w:b/>
          <w:bCs/>
          <w:color w:val="auto"/>
          <w:sz w:val="22"/>
          <w:szCs w:val="22"/>
        </w:rPr>
        <w:t>Pre - procesamiento de texto</w:t>
      </w:r>
    </w:p>
    <w:p w14:paraId="64213D84" w14:textId="26AFF788" w:rsidR="00530968" w:rsidRDefault="00AB1091" w:rsidP="002A32F1">
      <w:pPr>
        <w:rPr>
          <w:rFonts w:cs="Arial"/>
        </w:rPr>
      </w:pPr>
      <w:r>
        <w:rPr>
          <w:rFonts w:cs="Arial"/>
          <w:lang w:val="es-419"/>
        </w:rPr>
        <w:t>Con los datos en</w:t>
      </w:r>
      <w:r w:rsidR="002802BD">
        <w:rPr>
          <w:rFonts w:cs="Arial"/>
          <w:lang w:val="es-419"/>
        </w:rPr>
        <w:t xml:space="preserve"> formato </w:t>
      </w:r>
      <w:r w:rsidR="009C4EAC">
        <w:rPr>
          <w:rFonts w:cs="Arial"/>
          <w:lang w:val="es-419"/>
        </w:rPr>
        <w:t>JSON</w:t>
      </w:r>
      <w:r w:rsidR="00371FC9">
        <w:rPr>
          <w:rFonts w:cs="Arial"/>
          <w:lang w:val="es-419"/>
        </w:rPr>
        <w:t xml:space="preserve"> descargados</w:t>
      </w:r>
      <w:r w:rsidR="002802BD">
        <w:rPr>
          <w:rFonts w:cs="Arial"/>
          <w:lang w:val="es-419"/>
        </w:rPr>
        <w:t xml:space="preserve">, se </w:t>
      </w:r>
      <w:r w:rsidR="002802BD">
        <w:rPr>
          <w:rFonts w:cs="Arial"/>
        </w:rPr>
        <w:t>proced</w:t>
      </w:r>
      <w:r w:rsidR="005D2BF4">
        <w:rPr>
          <w:rFonts w:cs="Arial"/>
        </w:rPr>
        <w:t>e</w:t>
      </w:r>
      <w:r w:rsidR="002802BD">
        <w:rPr>
          <w:rFonts w:cs="Arial"/>
        </w:rPr>
        <w:t xml:space="preserve"> con la etapa de</w:t>
      </w:r>
      <w:r w:rsidR="00007405">
        <w:rPr>
          <w:rFonts w:cs="Arial"/>
        </w:rPr>
        <w:t xml:space="preserve"> </w:t>
      </w:r>
      <w:r w:rsidR="00750FF5">
        <w:rPr>
          <w:rFonts w:cs="Arial"/>
        </w:rPr>
        <w:t xml:space="preserve">pre - </w:t>
      </w:r>
      <w:r w:rsidR="002802BD">
        <w:rPr>
          <w:rFonts w:cs="Arial"/>
        </w:rPr>
        <w:t xml:space="preserve">procesamiento. </w:t>
      </w:r>
      <w:r w:rsidR="00B36430">
        <w:rPr>
          <w:rFonts w:cs="Arial"/>
        </w:rPr>
        <w:t>Primeramente</w:t>
      </w:r>
      <w:r w:rsidR="005D2BF4">
        <w:rPr>
          <w:rFonts w:cs="Arial"/>
        </w:rPr>
        <w:t>,</w:t>
      </w:r>
      <w:r w:rsidR="00B36430">
        <w:rPr>
          <w:rFonts w:cs="Arial"/>
        </w:rPr>
        <w:t xml:space="preserve"> se construy</w:t>
      </w:r>
      <w:r w:rsidR="005D2BF4">
        <w:rPr>
          <w:rFonts w:cs="Arial"/>
        </w:rPr>
        <w:t>e</w:t>
      </w:r>
      <w:r w:rsidR="00B36430">
        <w:rPr>
          <w:rFonts w:cs="Arial"/>
        </w:rPr>
        <w:t xml:space="preserve"> un módulo </w:t>
      </w:r>
      <w:r w:rsidR="004A208F">
        <w:rPr>
          <w:rFonts w:cs="Arial"/>
        </w:rPr>
        <w:t>para leer estos archivos y almacenar su contenido en un</w:t>
      </w:r>
      <w:r w:rsidR="00585252">
        <w:rPr>
          <w:rFonts w:cs="Arial"/>
        </w:rPr>
        <w:t xml:space="preserve"> solo archivo de extensión CSV</w:t>
      </w:r>
      <w:r w:rsidR="004A208F">
        <w:rPr>
          <w:rFonts w:cs="Arial"/>
        </w:rPr>
        <w:t xml:space="preserve">. </w:t>
      </w:r>
      <w:r w:rsidR="002A32F1">
        <w:rPr>
          <w:rFonts w:cs="Arial"/>
        </w:rPr>
        <w:t xml:space="preserve">Una vez que se </w:t>
      </w:r>
      <w:r w:rsidR="00087FBC">
        <w:rPr>
          <w:rFonts w:cs="Arial"/>
        </w:rPr>
        <w:t xml:space="preserve">tiene </w:t>
      </w:r>
      <w:r w:rsidR="002A32F1">
        <w:rPr>
          <w:rFonts w:cs="Arial"/>
        </w:rPr>
        <w:t>el corpus textual integrado se proced</w:t>
      </w:r>
      <w:r w:rsidR="005D2BF4">
        <w:rPr>
          <w:rFonts w:cs="Arial"/>
        </w:rPr>
        <w:t>e</w:t>
      </w:r>
      <w:r w:rsidR="002A32F1">
        <w:rPr>
          <w:rFonts w:cs="Arial"/>
        </w:rPr>
        <w:t xml:space="preserve"> con la construcción de </w:t>
      </w:r>
      <w:r w:rsidR="00DA1F08">
        <w:rPr>
          <w:rFonts w:cs="Arial"/>
        </w:rPr>
        <w:t>los módulos para el pre – procesamiento.</w:t>
      </w:r>
      <w:r w:rsidR="00BC6C33">
        <w:rPr>
          <w:rFonts w:cs="Arial"/>
        </w:rPr>
        <w:t xml:space="preserve"> </w:t>
      </w:r>
    </w:p>
    <w:p w14:paraId="7AA914EB" w14:textId="77777777" w:rsidR="00087FBC" w:rsidRDefault="00D44DEF" w:rsidP="000B6778">
      <w:pPr>
        <w:ind w:firstLine="708"/>
        <w:rPr>
          <w:rFonts w:cs="Arial"/>
        </w:rPr>
      </w:pPr>
      <w:r>
        <w:rPr>
          <w:rFonts w:cs="Arial"/>
        </w:rPr>
        <w:t>Estos módulos utilizan</w:t>
      </w:r>
      <w:r w:rsidR="00BC6C33">
        <w:rPr>
          <w:rFonts w:cs="Arial"/>
        </w:rPr>
        <w:t xml:space="preserve"> </w:t>
      </w:r>
      <w:r w:rsidR="00902604">
        <w:rPr>
          <w:rFonts w:cs="Arial"/>
        </w:rPr>
        <w:t xml:space="preserve">el kit de herramientas de lenguaje natural NLTK </w:t>
      </w:r>
      <w:r w:rsidR="005B2C73">
        <w:rPr>
          <w:rFonts w:cs="Arial"/>
        </w:rPr>
        <w:t>y funciones integradas de</w:t>
      </w:r>
      <w:r w:rsidR="00902604">
        <w:rPr>
          <w:rFonts w:cs="Arial"/>
        </w:rPr>
        <w:t xml:space="preserve"> Python</w:t>
      </w:r>
      <w:r w:rsidR="003E600C">
        <w:rPr>
          <w:rFonts w:cs="Arial"/>
        </w:rPr>
        <w:t xml:space="preserve"> para </w:t>
      </w:r>
      <w:r w:rsidR="00853F29">
        <w:rPr>
          <w:rFonts w:cs="Arial"/>
        </w:rPr>
        <w:t xml:space="preserve">procesar el texto. </w:t>
      </w:r>
      <w:r w:rsidR="00087FBC">
        <w:rPr>
          <w:rFonts w:cs="Arial"/>
        </w:rPr>
        <w:t xml:space="preserve">A continuación se detallan los pasos a seguir en el pre – procesamiento: </w:t>
      </w:r>
    </w:p>
    <w:p w14:paraId="4EB44D28" w14:textId="509827FD" w:rsidR="0044717E" w:rsidRPr="00DB18BA" w:rsidRDefault="00087FBC" w:rsidP="00495D1B">
      <w:pPr>
        <w:pStyle w:val="Prrafodelista"/>
        <w:numPr>
          <w:ilvl w:val="0"/>
          <w:numId w:val="16"/>
        </w:numPr>
        <w:spacing w:after="240"/>
        <w:rPr>
          <w:rFonts w:cs="Arial"/>
        </w:rPr>
      </w:pPr>
      <w:r w:rsidRPr="00980950">
        <w:rPr>
          <w:rFonts w:cs="Arial"/>
        </w:rPr>
        <w:t>Se</w:t>
      </w:r>
      <w:r w:rsidR="00581418" w:rsidRPr="00980950">
        <w:rPr>
          <w:rFonts w:cs="Arial"/>
        </w:rPr>
        <w:t xml:space="preserve"> utiliz</w:t>
      </w:r>
      <w:r w:rsidR="005D2BF4" w:rsidRPr="00980950">
        <w:rPr>
          <w:rFonts w:cs="Arial"/>
        </w:rPr>
        <w:t>a</w:t>
      </w:r>
      <w:r w:rsidR="00581418" w:rsidRPr="00980950">
        <w:rPr>
          <w:rFonts w:cs="Arial"/>
        </w:rPr>
        <w:t xml:space="preserve"> </w:t>
      </w:r>
      <w:r w:rsidR="00776A05" w:rsidRPr="00980950">
        <w:rPr>
          <w:rFonts w:cs="Arial"/>
        </w:rPr>
        <w:t>una</w:t>
      </w:r>
      <w:r w:rsidR="00581418" w:rsidRPr="00980950">
        <w:rPr>
          <w:rFonts w:cs="Arial"/>
        </w:rPr>
        <w:t xml:space="preserve"> función</w:t>
      </w:r>
      <w:r w:rsidR="0076225E" w:rsidRPr="00980950">
        <w:rPr>
          <w:rFonts w:cs="Arial"/>
        </w:rPr>
        <w:t xml:space="preserve"> </w:t>
      </w:r>
      <w:r w:rsidR="00776A05" w:rsidRPr="00980950">
        <w:rPr>
          <w:rFonts w:cs="Arial"/>
        </w:rPr>
        <w:t xml:space="preserve">que viene </w:t>
      </w:r>
      <w:r w:rsidR="0076225E" w:rsidRPr="00980950">
        <w:rPr>
          <w:rFonts w:cs="Arial"/>
        </w:rPr>
        <w:t>integrada en el paquete de Python</w:t>
      </w:r>
      <w:r w:rsidR="00776A05" w:rsidRPr="00980950">
        <w:rPr>
          <w:rFonts w:cs="Arial"/>
        </w:rPr>
        <w:t xml:space="preserve"> llamada</w:t>
      </w:r>
      <w:r w:rsidR="00581418" w:rsidRPr="00980950">
        <w:rPr>
          <w:rFonts w:cs="Arial"/>
        </w:rPr>
        <w:t xml:space="preserve"> </w:t>
      </w:r>
      <w:proofErr w:type="spellStart"/>
      <w:r w:rsidR="009B46D6" w:rsidRPr="00980950">
        <w:rPr>
          <w:rFonts w:cs="Arial"/>
          <w:i/>
          <w:iCs/>
        </w:rPr>
        <w:t>lower</w:t>
      </w:r>
      <w:proofErr w:type="spellEnd"/>
      <w:r w:rsidR="00FA7D90" w:rsidRPr="00980950">
        <w:rPr>
          <w:rFonts w:cs="Arial"/>
          <w:i/>
          <w:iCs/>
        </w:rPr>
        <w:t>()</w:t>
      </w:r>
      <w:r w:rsidR="00985631" w:rsidRPr="00980950">
        <w:rPr>
          <w:rFonts w:cs="Arial"/>
          <w:i/>
          <w:iCs/>
        </w:rPr>
        <w:t xml:space="preserve">, </w:t>
      </w:r>
      <w:r w:rsidR="00985631" w:rsidRPr="00980950">
        <w:rPr>
          <w:rFonts w:cs="Arial"/>
        </w:rPr>
        <w:t xml:space="preserve">la cual permite </w:t>
      </w:r>
      <w:r w:rsidR="006268C2" w:rsidRPr="00980950">
        <w:rPr>
          <w:rFonts w:cs="Arial"/>
        </w:rPr>
        <w:t>convertir el texto a minúsculas</w:t>
      </w:r>
      <w:r w:rsidR="00944521" w:rsidRPr="00980950">
        <w:rPr>
          <w:rFonts w:cs="Arial"/>
        </w:rPr>
        <w:t>.</w:t>
      </w:r>
      <w:r w:rsidR="001E06E4">
        <w:rPr>
          <w:rFonts w:cs="Arial"/>
        </w:rPr>
        <w:t xml:space="preserve"> El resultado del texto una vez que </w:t>
      </w:r>
      <w:r w:rsidR="00383285">
        <w:rPr>
          <w:rFonts w:cs="Arial"/>
        </w:rPr>
        <w:t>es</w:t>
      </w:r>
      <w:r w:rsidR="001E06E4">
        <w:rPr>
          <w:rFonts w:cs="Arial"/>
        </w:rPr>
        <w:t xml:space="preserve"> procesado por esta función se muestra en la tabla</w:t>
      </w:r>
      <w:r w:rsidR="008F2BE9">
        <w:rPr>
          <w:rFonts w:cs="Arial"/>
        </w:rPr>
        <w:t xml:space="preserve"> 12</w:t>
      </w:r>
      <w:r w:rsidR="001E06E4">
        <w:rPr>
          <w:rFonts w:cs="Arial"/>
        </w:rPr>
        <w:t>.</w:t>
      </w:r>
    </w:p>
    <w:p w14:paraId="6D633E85" w14:textId="68F53A07" w:rsidR="00A162AE" w:rsidRPr="000E47E9" w:rsidRDefault="00A162AE" w:rsidP="000E47E9">
      <w:pPr>
        <w:pStyle w:val="Descripcin"/>
        <w:keepNext/>
        <w:spacing w:after="0" w:line="480" w:lineRule="auto"/>
        <w:ind w:firstLine="0"/>
        <w:jc w:val="left"/>
        <w:rPr>
          <w:b/>
          <w:bCs/>
          <w:i w:val="0"/>
          <w:iCs w:val="0"/>
          <w:color w:val="auto"/>
          <w:sz w:val="20"/>
          <w:szCs w:val="20"/>
        </w:rPr>
      </w:pPr>
      <w:r w:rsidRPr="000E47E9">
        <w:rPr>
          <w:b/>
          <w:bCs/>
          <w:i w:val="0"/>
          <w:iCs w:val="0"/>
          <w:color w:val="auto"/>
          <w:sz w:val="20"/>
          <w:szCs w:val="20"/>
        </w:rPr>
        <w:t xml:space="preserve">Tabla </w:t>
      </w:r>
      <w:r w:rsidRPr="000E47E9">
        <w:rPr>
          <w:b/>
          <w:bCs/>
          <w:i w:val="0"/>
          <w:iCs w:val="0"/>
          <w:color w:val="auto"/>
          <w:sz w:val="20"/>
          <w:szCs w:val="20"/>
        </w:rPr>
        <w:fldChar w:fldCharType="begin"/>
      </w:r>
      <w:r w:rsidRPr="000E47E9">
        <w:rPr>
          <w:b/>
          <w:bCs/>
          <w:i w:val="0"/>
          <w:iCs w:val="0"/>
          <w:color w:val="auto"/>
          <w:sz w:val="20"/>
          <w:szCs w:val="20"/>
        </w:rPr>
        <w:instrText xml:space="preserve"> SEQ Tabla \* ARABIC </w:instrText>
      </w:r>
      <w:r w:rsidRPr="000E47E9">
        <w:rPr>
          <w:b/>
          <w:bCs/>
          <w:i w:val="0"/>
          <w:iCs w:val="0"/>
          <w:color w:val="auto"/>
          <w:sz w:val="20"/>
          <w:szCs w:val="20"/>
        </w:rPr>
        <w:fldChar w:fldCharType="separate"/>
      </w:r>
      <w:r w:rsidR="00A05DB3">
        <w:rPr>
          <w:b/>
          <w:bCs/>
          <w:i w:val="0"/>
          <w:iCs w:val="0"/>
          <w:noProof/>
          <w:color w:val="auto"/>
          <w:sz w:val="20"/>
          <w:szCs w:val="20"/>
        </w:rPr>
        <w:t>12</w:t>
      </w:r>
      <w:r w:rsidRPr="000E47E9">
        <w:rPr>
          <w:b/>
          <w:bCs/>
          <w:i w:val="0"/>
          <w:iCs w:val="0"/>
          <w:color w:val="auto"/>
          <w:sz w:val="20"/>
          <w:szCs w:val="20"/>
        </w:rPr>
        <w:fldChar w:fldCharType="end"/>
      </w:r>
      <w:r w:rsidRPr="000E47E9">
        <w:rPr>
          <w:b/>
          <w:bCs/>
          <w:i w:val="0"/>
          <w:iCs w:val="0"/>
          <w:color w:val="auto"/>
          <w:sz w:val="20"/>
          <w:szCs w:val="20"/>
        </w:rPr>
        <w:t>.</w:t>
      </w:r>
      <w:r w:rsidRPr="000E47E9">
        <w:rPr>
          <w:b/>
          <w:bCs/>
          <w:i w:val="0"/>
          <w:iCs w:val="0"/>
          <w:color w:val="auto"/>
          <w:sz w:val="20"/>
          <w:szCs w:val="20"/>
        </w:rPr>
        <w:br/>
      </w:r>
      <w:r w:rsidR="000E47E9" w:rsidRPr="008F2BE9">
        <w:rPr>
          <w:i w:val="0"/>
          <w:iCs w:val="0"/>
          <w:color w:val="auto"/>
          <w:sz w:val="20"/>
          <w:szCs w:val="20"/>
        </w:rPr>
        <w:t>Texto en minúsculas</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508"/>
        <w:gridCol w:w="4508"/>
      </w:tblGrid>
      <w:tr w:rsidR="00CF3194" w14:paraId="57688C72" w14:textId="77777777" w:rsidTr="0044717E">
        <w:tc>
          <w:tcPr>
            <w:tcW w:w="4508" w:type="dxa"/>
            <w:tcBorders>
              <w:bottom w:val="single" w:sz="4" w:space="0" w:color="auto"/>
              <w:right w:val="nil"/>
            </w:tcBorders>
            <w:vAlign w:val="center"/>
          </w:tcPr>
          <w:p w14:paraId="74471518" w14:textId="5AE157DD" w:rsidR="00CF3194" w:rsidRPr="007C58C2" w:rsidRDefault="007C58C2" w:rsidP="007C58C2">
            <w:pPr>
              <w:spacing w:line="360" w:lineRule="auto"/>
              <w:ind w:firstLine="0"/>
              <w:jc w:val="center"/>
              <w:rPr>
                <w:rFonts w:cs="Arial"/>
                <w:b/>
                <w:bCs/>
              </w:rPr>
            </w:pPr>
            <w:r w:rsidRPr="007C58C2">
              <w:rPr>
                <w:rFonts w:cs="Arial"/>
                <w:b/>
                <w:bCs/>
              </w:rPr>
              <w:t>Texto</w:t>
            </w:r>
          </w:p>
        </w:tc>
        <w:tc>
          <w:tcPr>
            <w:tcW w:w="4508" w:type="dxa"/>
            <w:tcBorders>
              <w:left w:val="nil"/>
              <w:bottom w:val="single" w:sz="4" w:space="0" w:color="auto"/>
            </w:tcBorders>
            <w:vAlign w:val="center"/>
          </w:tcPr>
          <w:p w14:paraId="66013559" w14:textId="206FB0AC" w:rsidR="00CF3194" w:rsidRPr="007C58C2" w:rsidRDefault="007C58C2" w:rsidP="007C58C2">
            <w:pPr>
              <w:spacing w:line="360" w:lineRule="auto"/>
              <w:ind w:firstLine="0"/>
              <w:jc w:val="center"/>
              <w:rPr>
                <w:rFonts w:cs="Arial"/>
                <w:b/>
                <w:bCs/>
              </w:rPr>
            </w:pPr>
            <w:r w:rsidRPr="007C58C2">
              <w:rPr>
                <w:rFonts w:cs="Arial"/>
                <w:b/>
                <w:bCs/>
              </w:rPr>
              <w:t>Texto en minúsculas</w:t>
            </w:r>
          </w:p>
        </w:tc>
      </w:tr>
      <w:tr w:rsidR="007C58C2" w14:paraId="2B67DB45" w14:textId="77777777" w:rsidTr="0044717E">
        <w:tc>
          <w:tcPr>
            <w:tcW w:w="4508" w:type="dxa"/>
            <w:tcBorders>
              <w:bottom w:val="nil"/>
              <w:right w:val="nil"/>
            </w:tcBorders>
          </w:tcPr>
          <w:p w14:paraId="60E0C794" w14:textId="7BFEF7F0" w:rsidR="007C58C2" w:rsidRDefault="007C58C2" w:rsidP="0044717E">
            <w:pPr>
              <w:spacing w:after="240" w:line="360" w:lineRule="auto"/>
              <w:ind w:firstLine="0"/>
              <w:rPr>
                <w:rFonts w:cs="Arial"/>
              </w:rPr>
            </w:pPr>
            <w:r w:rsidRPr="001431DC">
              <w:rPr>
                <w:rFonts w:cs="Arial"/>
              </w:rPr>
              <w:t>Por favor pongamos en la portada algo que tenga relación con la asignatura.</w:t>
            </w:r>
          </w:p>
        </w:tc>
        <w:tc>
          <w:tcPr>
            <w:tcW w:w="4508" w:type="dxa"/>
            <w:tcBorders>
              <w:left w:val="nil"/>
              <w:bottom w:val="nil"/>
            </w:tcBorders>
          </w:tcPr>
          <w:p w14:paraId="2A5574A0" w14:textId="4B47AC82" w:rsidR="007C58C2" w:rsidRDefault="007C58C2" w:rsidP="007C58C2">
            <w:pPr>
              <w:spacing w:line="360" w:lineRule="auto"/>
              <w:ind w:firstLine="0"/>
              <w:rPr>
                <w:rFonts w:cs="Arial"/>
              </w:rPr>
            </w:pPr>
            <w:r w:rsidRPr="001431DC">
              <w:rPr>
                <w:rFonts w:cs="Arial"/>
              </w:rPr>
              <w:t>por favor pongamos en la portada algo que tenga relación con la asignatura.</w:t>
            </w:r>
          </w:p>
        </w:tc>
      </w:tr>
      <w:tr w:rsidR="007C58C2" w14:paraId="6E570DC3" w14:textId="77777777" w:rsidTr="0044717E">
        <w:tc>
          <w:tcPr>
            <w:tcW w:w="4508" w:type="dxa"/>
            <w:tcBorders>
              <w:top w:val="nil"/>
              <w:bottom w:val="nil"/>
              <w:right w:val="nil"/>
            </w:tcBorders>
          </w:tcPr>
          <w:p w14:paraId="4A53A1EF" w14:textId="54298ED9" w:rsidR="007C58C2" w:rsidRDefault="007C58C2" w:rsidP="0044717E">
            <w:pPr>
              <w:spacing w:after="240" w:line="360" w:lineRule="auto"/>
              <w:ind w:firstLine="0"/>
              <w:rPr>
                <w:rFonts w:cs="Arial"/>
              </w:rPr>
            </w:pPr>
            <w:r w:rsidRPr="00F367BC">
              <w:rPr>
                <w:rFonts w:cs="Arial"/>
              </w:rPr>
              <w:t>¡Rodolfo, muy buenos días! Gracias por compartirnos la tarea... esperemos a ver que dicen sus colegas de equipo.</w:t>
            </w:r>
          </w:p>
        </w:tc>
        <w:tc>
          <w:tcPr>
            <w:tcW w:w="4508" w:type="dxa"/>
            <w:tcBorders>
              <w:top w:val="nil"/>
              <w:left w:val="nil"/>
              <w:bottom w:val="nil"/>
            </w:tcBorders>
          </w:tcPr>
          <w:p w14:paraId="05782CB0" w14:textId="203995B1" w:rsidR="007C58C2" w:rsidRDefault="007C58C2" w:rsidP="007C58C2">
            <w:pPr>
              <w:spacing w:line="360" w:lineRule="auto"/>
              <w:ind w:firstLine="0"/>
              <w:rPr>
                <w:rFonts w:cs="Arial"/>
              </w:rPr>
            </w:pPr>
            <w:r w:rsidRPr="00F367BC">
              <w:rPr>
                <w:rFonts w:cs="Arial"/>
              </w:rPr>
              <w:t>¡</w:t>
            </w:r>
            <w:proofErr w:type="spellStart"/>
            <w:r w:rsidRPr="00F367BC">
              <w:rPr>
                <w:rFonts w:cs="Arial"/>
              </w:rPr>
              <w:t>rodolfo</w:t>
            </w:r>
            <w:proofErr w:type="spellEnd"/>
            <w:r w:rsidRPr="00F367BC">
              <w:rPr>
                <w:rFonts w:cs="Arial"/>
              </w:rPr>
              <w:t>, muy buenos días! gracias por compartirnos la tarea... esperemos a ver que dicen sus colegas de equipo.</w:t>
            </w:r>
          </w:p>
        </w:tc>
      </w:tr>
      <w:tr w:rsidR="007C58C2" w14:paraId="65BA7435" w14:textId="77777777" w:rsidTr="0044717E">
        <w:tc>
          <w:tcPr>
            <w:tcW w:w="4508" w:type="dxa"/>
            <w:tcBorders>
              <w:top w:val="nil"/>
              <w:right w:val="nil"/>
            </w:tcBorders>
          </w:tcPr>
          <w:p w14:paraId="1CB7EA07" w14:textId="00C4488D" w:rsidR="007C58C2" w:rsidRDefault="007C58C2" w:rsidP="007C58C2">
            <w:pPr>
              <w:spacing w:line="360" w:lineRule="auto"/>
              <w:ind w:firstLine="0"/>
              <w:rPr>
                <w:rFonts w:cs="Arial"/>
              </w:rPr>
            </w:pPr>
            <w:r w:rsidRPr="00F367BC">
              <w:rPr>
                <w:rFonts w:cs="Arial"/>
              </w:rPr>
              <w:t>Bueno compañeros nos podremos comunicar en la noche el 27 digan que si ya que en fechas anteriores a mí se me dificulta no se a ustedes</w:t>
            </w:r>
          </w:p>
        </w:tc>
        <w:tc>
          <w:tcPr>
            <w:tcW w:w="4508" w:type="dxa"/>
            <w:tcBorders>
              <w:top w:val="nil"/>
              <w:left w:val="nil"/>
            </w:tcBorders>
          </w:tcPr>
          <w:p w14:paraId="5699CF81" w14:textId="579A28BB" w:rsidR="007C58C2" w:rsidRDefault="007C58C2" w:rsidP="007C58C2">
            <w:pPr>
              <w:spacing w:line="360" w:lineRule="auto"/>
              <w:ind w:firstLine="0"/>
              <w:rPr>
                <w:rFonts w:cs="Arial"/>
              </w:rPr>
            </w:pPr>
            <w:r w:rsidRPr="00F367BC">
              <w:rPr>
                <w:rFonts w:cs="Arial"/>
              </w:rPr>
              <w:t>bueno compañeros nos podremos comunicar en la noche el 27 digan que si ya que en fechas anteriores a mí se me dificulta no se a ustedes</w:t>
            </w:r>
          </w:p>
        </w:tc>
      </w:tr>
    </w:tbl>
    <w:p w14:paraId="4D8C0DA8" w14:textId="3D3E6926" w:rsidR="00087FBC" w:rsidRPr="00DB18BA" w:rsidRDefault="00944521" w:rsidP="008F2BE9">
      <w:pPr>
        <w:spacing w:after="240"/>
        <w:ind w:firstLine="0"/>
        <w:rPr>
          <w:rFonts w:cs="Arial"/>
          <w:sz w:val="20"/>
          <w:szCs w:val="20"/>
        </w:rPr>
      </w:pPr>
      <w:r w:rsidRPr="00CF3194">
        <w:rPr>
          <w:rFonts w:cs="Arial"/>
        </w:rPr>
        <w:t xml:space="preserve"> </w:t>
      </w:r>
      <w:r w:rsidR="00DB18BA">
        <w:rPr>
          <w:rFonts w:cs="Arial"/>
          <w:i/>
          <w:iCs/>
          <w:sz w:val="20"/>
          <w:szCs w:val="20"/>
        </w:rPr>
        <w:t xml:space="preserve">Nota. </w:t>
      </w:r>
      <w:r w:rsidR="00DB18BA">
        <w:rPr>
          <w:rFonts w:cs="Arial"/>
          <w:sz w:val="20"/>
          <w:szCs w:val="20"/>
        </w:rPr>
        <w:t xml:space="preserve">Texto que ha sido procesado con la función </w:t>
      </w:r>
      <w:proofErr w:type="spellStart"/>
      <w:r w:rsidR="00DB18BA">
        <w:rPr>
          <w:rFonts w:cs="Arial"/>
          <w:sz w:val="20"/>
          <w:szCs w:val="20"/>
        </w:rPr>
        <w:t>lower</w:t>
      </w:r>
      <w:proofErr w:type="spellEnd"/>
      <w:r w:rsidR="00DB18BA">
        <w:rPr>
          <w:rFonts w:cs="Arial"/>
          <w:sz w:val="20"/>
          <w:szCs w:val="20"/>
        </w:rPr>
        <w:t>()</w:t>
      </w:r>
    </w:p>
    <w:p w14:paraId="3C0B487E" w14:textId="5B2D0A67" w:rsidR="00087FBC" w:rsidRPr="0044717E" w:rsidRDefault="00087FBC" w:rsidP="00495D1B">
      <w:pPr>
        <w:pStyle w:val="Prrafodelista"/>
        <w:numPr>
          <w:ilvl w:val="0"/>
          <w:numId w:val="16"/>
        </w:numPr>
        <w:rPr>
          <w:rFonts w:cs="Arial"/>
        </w:rPr>
      </w:pPr>
      <w:r w:rsidRPr="0044717E">
        <w:rPr>
          <w:rFonts w:cs="Arial"/>
        </w:rPr>
        <w:t xml:space="preserve">Se realiza la </w:t>
      </w:r>
      <w:r w:rsidR="00F61BE1" w:rsidRPr="0044717E">
        <w:rPr>
          <w:rFonts w:cs="Arial"/>
        </w:rPr>
        <w:t>eliminación de acentos</w:t>
      </w:r>
      <w:r w:rsidR="003C44DF" w:rsidRPr="0044717E">
        <w:rPr>
          <w:rFonts w:cs="Arial"/>
        </w:rPr>
        <w:t xml:space="preserve"> con otra función que viene integrada en el paquete de Python </w:t>
      </w:r>
      <w:r w:rsidR="00AB04E7" w:rsidRPr="0044717E">
        <w:rPr>
          <w:rFonts w:cs="Arial"/>
        </w:rPr>
        <w:t xml:space="preserve">que se denomina </w:t>
      </w:r>
      <w:proofErr w:type="spellStart"/>
      <w:r w:rsidR="00AB04E7" w:rsidRPr="0044717E">
        <w:rPr>
          <w:rFonts w:cs="Arial"/>
          <w:i/>
          <w:iCs/>
        </w:rPr>
        <w:t>unidecode</w:t>
      </w:r>
      <w:proofErr w:type="spellEnd"/>
      <w:r w:rsidR="00FA7D90" w:rsidRPr="0044717E">
        <w:rPr>
          <w:rFonts w:cs="Arial"/>
          <w:i/>
          <w:iCs/>
        </w:rPr>
        <w:t>()</w:t>
      </w:r>
      <w:r w:rsidR="00AB04E7" w:rsidRPr="0044717E">
        <w:rPr>
          <w:rFonts w:cs="Arial"/>
        </w:rPr>
        <w:t>.</w:t>
      </w:r>
      <w:r w:rsidR="00383285">
        <w:rPr>
          <w:rFonts w:cs="Arial"/>
        </w:rPr>
        <w:t xml:space="preserve"> Este método recibe como entrada </w:t>
      </w:r>
      <w:r w:rsidR="00383285">
        <w:rPr>
          <w:rFonts w:cs="Arial"/>
        </w:rPr>
        <w:lastRenderedPageBreak/>
        <w:t>el texto</w:t>
      </w:r>
      <w:r w:rsidR="00191108">
        <w:rPr>
          <w:rFonts w:cs="Arial"/>
        </w:rPr>
        <w:t xml:space="preserve"> en minúsculas. </w:t>
      </w:r>
      <w:r w:rsidR="00AF0BA9" w:rsidRPr="00AF0BA9">
        <w:rPr>
          <w:rFonts w:cs="Arial"/>
        </w:rPr>
        <w:t>El resultado del texto una vez que fue procesado por esta función se muestra en la tabla</w:t>
      </w:r>
      <w:r w:rsidR="00490F26">
        <w:rPr>
          <w:rFonts w:cs="Arial"/>
        </w:rPr>
        <w:t xml:space="preserve"> 13.</w:t>
      </w:r>
    </w:p>
    <w:p w14:paraId="78CA76A3" w14:textId="0E09D147" w:rsidR="008F2BE9" w:rsidRPr="008F2BE9" w:rsidRDefault="008F2BE9" w:rsidP="00630FC7">
      <w:pPr>
        <w:pStyle w:val="Descripcin"/>
        <w:keepNext/>
        <w:spacing w:after="0" w:line="480" w:lineRule="auto"/>
        <w:ind w:firstLine="0"/>
        <w:jc w:val="left"/>
        <w:rPr>
          <w:b/>
          <w:bCs/>
          <w:i w:val="0"/>
          <w:iCs w:val="0"/>
          <w:color w:val="auto"/>
          <w:sz w:val="20"/>
          <w:szCs w:val="20"/>
        </w:rPr>
      </w:pPr>
      <w:r w:rsidRPr="008F2BE9">
        <w:rPr>
          <w:b/>
          <w:bCs/>
          <w:i w:val="0"/>
          <w:iCs w:val="0"/>
          <w:color w:val="auto"/>
          <w:sz w:val="20"/>
          <w:szCs w:val="20"/>
        </w:rPr>
        <w:t xml:space="preserve">Tabla </w:t>
      </w:r>
      <w:r w:rsidRPr="008F2BE9">
        <w:rPr>
          <w:b/>
          <w:bCs/>
          <w:i w:val="0"/>
          <w:iCs w:val="0"/>
          <w:color w:val="auto"/>
          <w:sz w:val="20"/>
          <w:szCs w:val="20"/>
        </w:rPr>
        <w:fldChar w:fldCharType="begin"/>
      </w:r>
      <w:r w:rsidRPr="008F2BE9">
        <w:rPr>
          <w:b/>
          <w:bCs/>
          <w:i w:val="0"/>
          <w:iCs w:val="0"/>
          <w:color w:val="auto"/>
          <w:sz w:val="20"/>
          <w:szCs w:val="20"/>
        </w:rPr>
        <w:instrText xml:space="preserve"> SEQ Tabla \* ARABIC </w:instrText>
      </w:r>
      <w:r w:rsidRPr="008F2BE9">
        <w:rPr>
          <w:b/>
          <w:bCs/>
          <w:i w:val="0"/>
          <w:iCs w:val="0"/>
          <w:color w:val="auto"/>
          <w:sz w:val="20"/>
          <w:szCs w:val="20"/>
        </w:rPr>
        <w:fldChar w:fldCharType="separate"/>
      </w:r>
      <w:r w:rsidR="00A05DB3">
        <w:rPr>
          <w:b/>
          <w:bCs/>
          <w:i w:val="0"/>
          <w:iCs w:val="0"/>
          <w:noProof/>
          <w:color w:val="auto"/>
          <w:sz w:val="20"/>
          <w:szCs w:val="20"/>
        </w:rPr>
        <w:t>13</w:t>
      </w:r>
      <w:r w:rsidRPr="008F2BE9">
        <w:rPr>
          <w:b/>
          <w:bCs/>
          <w:i w:val="0"/>
          <w:iCs w:val="0"/>
          <w:color w:val="auto"/>
          <w:sz w:val="20"/>
          <w:szCs w:val="20"/>
        </w:rPr>
        <w:fldChar w:fldCharType="end"/>
      </w:r>
      <w:r w:rsidRPr="008F2BE9">
        <w:rPr>
          <w:b/>
          <w:bCs/>
          <w:i w:val="0"/>
          <w:iCs w:val="0"/>
          <w:color w:val="auto"/>
          <w:sz w:val="20"/>
          <w:szCs w:val="20"/>
        </w:rPr>
        <w:t xml:space="preserve">. </w:t>
      </w:r>
      <w:r w:rsidRPr="008F2BE9">
        <w:rPr>
          <w:b/>
          <w:bCs/>
          <w:i w:val="0"/>
          <w:iCs w:val="0"/>
          <w:color w:val="auto"/>
          <w:sz w:val="20"/>
          <w:szCs w:val="20"/>
        </w:rPr>
        <w:br/>
      </w:r>
      <w:r w:rsidRPr="008F2BE9">
        <w:rPr>
          <w:i w:val="0"/>
          <w:iCs w:val="0"/>
          <w:color w:val="auto"/>
          <w:sz w:val="20"/>
          <w:szCs w:val="20"/>
        </w:rPr>
        <w:t>Texto sin acentos</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508"/>
        <w:gridCol w:w="4508"/>
      </w:tblGrid>
      <w:tr w:rsidR="008F2BE9" w14:paraId="3AD2B46D" w14:textId="77777777" w:rsidTr="009A6907">
        <w:tc>
          <w:tcPr>
            <w:tcW w:w="4508" w:type="dxa"/>
            <w:tcBorders>
              <w:bottom w:val="single" w:sz="4" w:space="0" w:color="auto"/>
              <w:right w:val="nil"/>
            </w:tcBorders>
            <w:vAlign w:val="center"/>
          </w:tcPr>
          <w:p w14:paraId="0413119A" w14:textId="77777777" w:rsidR="008F2BE9" w:rsidRPr="007C58C2" w:rsidRDefault="008F2BE9" w:rsidP="009A6907">
            <w:pPr>
              <w:spacing w:line="360" w:lineRule="auto"/>
              <w:ind w:firstLine="0"/>
              <w:jc w:val="center"/>
              <w:rPr>
                <w:rFonts w:cs="Arial"/>
                <w:b/>
                <w:bCs/>
              </w:rPr>
            </w:pPr>
            <w:r w:rsidRPr="007C58C2">
              <w:rPr>
                <w:rFonts w:cs="Arial"/>
                <w:b/>
                <w:bCs/>
              </w:rPr>
              <w:t>Texto</w:t>
            </w:r>
          </w:p>
        </w:tc>
        <w:tc>
          <w:tcPr>
            <w:tcW w:w="4508" w:type="dxa"/>
            <w:tcBorders>
              <w:left w:val="nil"/>
              <w:bottom w:val="single" w:sz="4" w:space="0" w:color="auto"/>
            </w:tcBorders>
            <w:vAlign w:val="center"/>
          </w:tcPr>
          <w:p w14:paraId="6A96EB6D" w14:textId="1AF27EB8" w:rsidR="008F2BE9" w:rsidRPr="007C58C2" w:rsidRDefault="008F2BE9" w:rsidP="009A6907">
            <w:pPr>
              <w:spacing w:line="360" w:lineRule="auto"/>
              <w:ind w:firstLine="0"/>
              <w:jc w:val="center"/>
              <w:rPr>
                <w:rFonts w:cs="Arial"/>
                <w:b/>
                <w:bCs/>
              </w:rPr>
            </w:pPr>
            <w:r w:rsidRPr="007C58C2">
              <w:rPr>
                <w:rFonts w:cs="Arial"/>
                <w:b/>
                <w:bCs/>
              </w:rPr>
              <w:t xml:space="preserve">Texto </w:t>
            </w:r>
            <w:r w:rsidR="00191108">
              <w:rPr>
                <w:rFonts w:cs="Arial"/>
                <w:b/>
                <w:bCs/>
              </w:rPr>
              <w:t xml:space="preserve">sin </w:t>
            </w:r>
            <w:r w:rsidR="00BB148C">
              <w:rPr>
                <w:rFonts w:cs="Arial"/>
                <w:b/>
                <w:bCs/>
              </w:rPr>
              <w:t>acentos</w:t>
            </w:r>
          </w:p>
        </w:tc>
      </w:tr>
      <w:tr w:rsidR="00490F26" w14:paraId="2A045A98" w14:textId="77777777" w:rsidTr="009A6907">
        <w:tc>
          <w:tcPr>
            <w:tcW w:w="4508" w:type="dxa"/>
            <w:tcBorders>
              <w:bottom w:val="nil"/>
              <w:right w:val="nil"/>
            </w:tcBorders>
          </w:tcPr>
          <w:p w14:paraId="40608ECB" w14:textId="1958D4CC" w:rsidR="00490F26" w:rsidRDefault="00490F26" w:rsidP="00490F26">
            <w:pPr>
              <w:spacing w:after="240" w:line="360" w:lineRule="auto"/>
              <w:ind w:firstLine="0"/>
              <w:rPr>
                <w:rFonts w:cs="Arial"/>
              </w:rPr>
            </w:pPr>
            <w:r w:rsidRPr="001431DC">
              <w:rPr>
                <w:rFonts w:cs="Arial"/>
              </w:rPr>
              <w:t>por favor pongamos en la portada algo que tenga relación con la asignatura.</w:t>
            </w:r>
          </w:p>
        </w:tc>
        <w:tc>
          <w:tcPr>
            <w:tcW w:w="4508" w:type="dxa"/>
            <w:tcBorders>
              <w:left w:val="nil"/>
              <w:bottom w:val="nil"/>
            </w:tcBorders>
          </w:tcPr>
          <w:p w14:paraId="5352C960" w14:textId="77777777" w:rsidR="00490F26" w:rsidRDefault="00490F26" w:rsidP="00490F26">
            <w:pPr>
              <w:spacing w:line="360" w:lineRule="auto"/>
              <w:ind w:firstLine="0"/>
              <w:rPr>
                <w:rFonts w:cs="Arial"/>
              </w:rPr>
            </w:pPr>
            <w:r w:rsidRPr="001431DC">
              <w:rPr>
                <w:rFonts w:cs="Arial"/>
              </w:rPr>
              <w:t>por favor pongamos en la portada algo que tenga relación con la asignatura.</w:t>
            </w:r>
          </w:p>
        </w:tc>
      </w:tr>
      <w:tr w:rsidR="00490F26" w14:paraId="00667F7F" w14:textId="77777777" w:rsidTr="009A6907">
        <w:tc>
          <w:tcPr>
            <w:tcW w:w="4508" w:type="dxa"/>
            <w:tcBorders>
              <w:top w:val="nil"/>
              <w:bottom w:val="nil"/>
              <w:right w:val="nil"/>
            </w:tcBorders>
          </w:tcPr>
          <w:p w14:paraId="04143038" w14:textId="0ED4603A" w:rsidR="00490F26" w:rsidRDefault="00490F26" w:rsidP="00490F26">
            <w:pPr>
              <w:spacing w:after="240" w:line="360" w:lineRule="auto"/>
              <w:ind w:firstLine="0"/>
              <w:rPr>
                <w:rFonts w:cs="Arial"/>
              </w:rPr>
            </w:pPr>
            <w:r w:rsidRPr="00F367BC">
              <w:rPr>
                <w:rFonts w:cs="Arial"/>
              </w:rPr>
              <w:t>¡</w:t>
            </w:r>
            <w:proofErr w:type="spellStart"/>
            <w:r w:rsidRPr="00F367BC">
              <w:rPr>
                <w:rFonts w:cs="Arial"/>
              </w:rPr>
              <w:t>rodolfo</w:t>
            </w:r>
            <w:proofErr w:type="spellEnd"/>
            <w:r w:rsidRPr="00F367BC">
              <w:rPr>
                <w:rFonts w:cs="Arial"/>
              </w:rPr>
              <w:t>, muy buenos días! gracias por compartirnos la tarea... esperemos a ver que dicen sus colegas de equipo.</w:t>
            </w:r>
          </w:p>
        </w:tc>
        <w:tc>
          <w:tcPr>
            <w:tcW w:w="4508" w:type="dxa"/>
            <w:tcBorders>
              <w:top w:val="nil"/>
              <w:left w:val="nil"/>
              <w:bottom w:val="nil"/>
            </w:tcBorders>
          </w:tcPr>
          <w:p w14:paraId="158A9443" w14:textId="0B997265" w:rsidR="00490F26" w:rsidRDefault="00490F26" w:rsidP="00490F26">
            <w:pPr>
              <w:spacing w:line="360" w:lineRule="auto"/>
              <w:ind w:firstLine="0"/>
              <w:rPr>
                <w:rFonts w:cs="Arial"/>
              </w:rPr>
            </w:pPr>
            <w:r w:rsidRPr="00F367BC">
              <w:rPr>
                <w:rFonts w:cs="Arial"/>
              </w:rPr>
              <w:t>¡</w:t>
            </w:r>
            <w:proofErr w:type="spellStart"/>
            <w:r w:rsidRPr="00F367BC">
              <w:rPr>
                <w:rFonts w:cs="Arial"/>
              </w:rPr>
              <w:t>rodolfo</w:t>
            </w:r>
            <w:proofErr w:type="spellEnd"/>
            <w:r w:rsidRPr="00F367BC">
              <w:rPr>
                <w:rFonts w:cs="Arial"/>
              </w:rPr>
              <w:t xml:space="preserve">, muy buenos </w:t>
            </w:r>
            <w:proofErr w:type="spellStart"/>
            <w:r w:rsidRPr="00F367BC">
              <w:rPr>
                <w:rFonts w:cs="Arial"/>
              </w:rPr>
              <w:t>d</w:t>
            </w:r>
            <w:r w:rsidR="005428AC">
              <w:rPr>
                <w:rFonts w:cs="Arial"/>
              </w:rPr>
              <w:t>i</w:t>
            </w:r>
            <w:r w:rsidRPr="00F367BC">
              <w:rPr>
                <w:rFonts w:cs="Arial"/>
              </w:rPr>
              <w:t>as</w:t>
            </w:r>
            <w:proofErr w:type="spellEnd"/>
            <w:r w:rsidRPr="00F367BC">
              <w:rPr>
                <w:rFonts w:cs="Arial"/>
              </w:rPr>
              <w:t>! gracias por compartirnos la tarea... esperemos a ver que dicen sus colegas de equipo.</w:t>
            </w:r>
          </w:p>
        </w:tc>
      </w:tr>
      <w:tr w:rsidR="00490F26" w14:paraId="529E64C8" w14:textId="77777777" w:rsidTr="009A6907">
        <w:tc>
          <w:tcPr>
            <w:tcW w:w="4508" w:type="dxa"/>
            <w:tcBorders>
              <w:top w:val="nil"/>
              <w:right w:val="nil"/>
            </w:tcBorders>
          </w:tcPr>
          <w:p w14:paraId="7735E49B" w14:textId="2DE5C5F7" w:rsidR="00490F26" w:rsidRDefault="00490F26" w:rsidP="00490F26">
            <w:pPr>
              <w:spacing w:line="360" w:lineRule="auto"/>
              <w:ind w:firstLine="0"/>
              <w:rPr>
                <w:rFonts w:cs="Arial"/>
              </w:rPr>
            </w:pPr>
            <w:r w:rsidRPr="00F367BC">
              <w:rPr>
                <w:rFonts w:cs="Arial"/>
              </w:rPr>
              <w:t>bueno compañeros nos podremos comunicar en la noche el 27 digan que si ya que en fechas anteriores a mí se me dificulta no se a ustedes</w:t>
            </w:r>
          </w:p>
        </w:tc>
        <w:tc>
          <w:tcPr>
            <w:tcW w:w="4508" w:type="dxa"/>
            <w:tcBorders>
              <w:top w:val="nil"/>
              <w:left w:val="nil"/>
            </w:tcBorders>
          </w:tcPr>
          <w:p w14:paraId="698FF45C" w14:textId="77777777" w:rsidR="00490F26" w:rsidRDefault="00490F26" w:rsidP="00490F26">
            <w:pPr>
              <w:spacing w:line="360" w:lineRule="auto"/>
              <w:ind w:firstLine="0"/>
              <w:rPr>
                <w:rFonts w:cs="Arial"/>
              </w:rPr>
            </w:pPr>
            <w:r w:rsidRPr="00F367BC">
              <w:rPr>
                <w:rFonts w:cs="Arial"/>
              </w:rPr>
              <w:t>bueno compañeros nos podremos comunicar en la noche el 27 digan que si ya que en fechas anteriores a mí se me dificulta no se a ustedes</w:t>
            </w:r>
          </w:p>
        </w:tc>
      </w:tr>
    </w:tbl>
    <w:p w14:paraId="31B59228" w14:textId="7B6130E3" w:rsidR="00AF0BA9" w:rsidRPr="00974BCD" w:rsidRDefault="00974BCD" w:rsidP="00AF0BA9">
      <w:pPr>
        <w:ind w:firstLine="0"/>
        <w:rPr>
          <w:rFonts w:cs="Arial"/>
          <w:sz w:val="20"/>
          <w:szCs w:val="20"/>
        </w:rPr>
      </w:pPr>
      <w:r>
        <w:rPr>
          <w:rFonts w:cs="Arial"/>
          <w:i/>
          <w:iCs/>
          <w:sz w:val="20"/>
          <w:szCs w:val="20"/>
        </w:rPr>
        <w:t xml:space="preserve">Nota. </w:t>
      </w:r>
      <w:r>
        <w:rPr>
          <w:rFonts w:cs="Arial"/>
          <w:sz w:val="20"/>
          <w:szCs w:val="20"/>
        </w:rPr>
        <w:t>E</w:t>
      </w:r>
      <w:r w:rsidR="000D693E">
        <w:rPr>
          <w:rFonts w:cs="Arial"/>
          <w:sz w:val="20"/>
          <w:szCs w:val="20"/>
        </w:rPr>
        <w:t xml:space="preserve">n esta tabla se observa </w:t>
      </w:r>
      <w:r w:rsidR="00AF2A44">
        <w:rPr>
          <w:rFonts w:cs="Arial"/>
          <w:sz w:val="20"/>
          <w:szCs w:val="20"/>
        </w:rPr>
        <w:t xml:space="preserve">el antes y el después del texto </w:t>
      </w:r>
      <w:r w:rsidR="00490F26">
        <w:rPr>
          <w:rFonts w:cs="Arial"/>
          <w:sz w:val="20"/>
          <w:szCs w:val="20"/>
        </w:rPr>
        <w:t xml:space="preserve">procesado con la función </w:t>
      </w:r>
      <w:proofErr w:type="spellStart"/>
      <w:r w:rsidR="00490F26">
        <w:rPr>
          <w:rFonts w:cs="Arial"/>
          <w:sz w:val="20"/>
          <w:szCs w:val="20"/>
        </w:rPr>
        <w:t>unidecode</w:t>
      </w:r>
      <w:proofErr w:type="spellEnd"/>
      <w:r w:rsidR="00490F26">
        <w:rPr>
          <w:rFonts w:cs="Arial"/>
          <w:sz w:val="20"/>
          <w:szCs w:val="20"/>
        </w:rPr>
        <w:t>()</w:t>
      </w:r>
    </w:p>
    <w:p w14:paraId="3C048EB9" w14:textId="77777777" w:rsidR="00AF0BA9" w:rsidRDefault="00AF0BA9" w:rsidP="00AF0BA9">
      <w:pPr>
        <w:ind w:firstLine="0"/>
        <w:rPr>
          <w:rFonts w:cs="Arial"/>
        </w:rPr>
      </w:pPr>
    </w:p>
    <w:p w14:paraId="2ACE0F98" w14:textId="36A904AE" w:rsidR="008A6CA0" w:rsidRPr="008A6CA0" w:rsidRDefault="00D9406B" w:rsidP="00495D1B">
      <w:pPr>
        <w:pStyle w:val="Prrafodelista"/>
        <w:numPr>
          <w:ilvl w:val="0"/>
          <w:numId w:val="16"/>
        </w:numPr>
        <w:spacing w:after="240"/>
        <w:rPr>
          <w:rFonts w:cs="Arial"/>
        </w:rPr>
      </w:pPr>
      <w:r>
        <w:rPr>
          <w:rFonts w:cs="Arial"/>
        </w:rPr>
        <w:t xml:space="preserve">Se realiza la eliminación de </w:t>
      </w:r>
      <w:r w:rsidR="001424EC" w:rsidRPr="00AF0BA9">
        <w:rPr>
          <w:rFonts w:cs="Arial"/>
        </w:rPr>
        <w:t>signos de puntuación</w:t>
      </w:r>
      <w:r w:rsidR="00691EC1">
        <w:rPr>
          <w:rFonts w:cs="Arial"/>
        </w:rPr>
        <w:t>, se lo hace por medio de e</w:t>
      </w:r>
      <w:r w:rsidR="000E35A9" w:rsidRPr="00AF0BA9">
        <w:rPr>
          <w:rFonts w:cs="Arial"/>
        </w:rPr>
        <w:t>xpresiones regulares</w:t>
      </w:r>
      <w:r w:rsidR="00A11329">
        <w:rPr>
          <w:rFonts w:cs="Arial"/>
        </w:rPr>
        <w:t>.</w:t>
      </w:r>
      <w:r w:rsidR="00A96A6E" w:rsidRPr="00AF0BA9">
        <w:rPr>
          <w:rFonts w:cs="Arial"/>
        </w:rPr>
        <w:t xml:space="preserve"> </w:t>
      </w:r>
      <w:r w:rsidR="00A11329">
        <w:rPr>
          <w:rFonts w:cs="Arial"/>
        </w:rPr>
        <w:t>L</w:t>
      </w:r>
      <w:r w:rsidR="00A96A6E" w:rsidRPr="00AF0BA9">
        <w:rPr>
          <w:rFonts w:cs="Arial"/>
        </w:rPr>
        <w:t xml:space="preserve">a biblioteca </w:t>
      </w:r>
      <w:r w:rsidR="00A96A6E" w:rsidRPr="00AF0BA9">
        <w:rPr>
          <w:rFonts w:cs="Arial"/>
          <w:i/>
          <w:iCs/>
        </w:rPr>
        <w:t>re</w:t>
      </w:r>
      <w:r w:rsidR="00BE4FC7" w:rsidRPr="00AF0BA9">
        <w:rPr>
          <w:rFonts w:cs="Arial"/>
        </w:rPr>
        <w:t xml:space="preserve"> </w:t>
      </w:r>
      <w:r w:rsidR="00A96A6E" w:rsidRPr="00AF0BA9">
        <w:rPr>
          <w:rFonts w:cs="Arial"/>
        </w:rPr>
        <w:t>que también está incluida en el paquete de Python</w:t>
      </w:r>
      <w:r w:rsidR="00A11329">
        <w:rPr>
          <w:rFonts w:cs="Arial"/>
        </w:rPr>
        <w:t xml:space="preserve"> permite la creación </w:t>
      </w:r>
      <w:r w:rsidR="00CC1275">
        <w:rPr>
          <w:rFonts w:cs="Arial"/>
        </w:rPr>
        <w:t>y aplicación de expresiones regulares</w:t>
      </w:r>
      <w:r w:rsidR="00A96A6E" w:rsidRPr="00AF0BA9">
        <w:rPr>
          <w:rFonts w:cs="Arial"/>
        </w:rPr>
        <w:t xml:space="preserve">. </w:t>
      </w:r>
      <w:r w:rsidR="00490F26">
        <w:rPr>
          <w:rFonts w:cs="Arial"/>
        </w:rPr>
        <w:t>El resultado del texto una vez que fue aplicada la expresión regular se muestra en la tabla 14.</w:t>
      </w:r>
    </w:p>
    <w:p w14:paraId="11D01719" w14:textId="55E2F8FC" w:rsidR="00490F26" w:rsidRPr="00773499" w:rsidRDefault="00490F26" w:rsidP="00773499">
      <w:pPr>
        <w:pStyle w:val="Descripcin"/>
        <w:keepNext/>
        <w:spacing w:after="0" w:line="480" w:lineRule="auto"/>
        <w:ind w:firstLine="0"/>
        <w:jc w:val="left"/>
        <w:rPr>
          <w:b/>
          <w:bCs/>
          <w:i w:val="0"/>
          <w:iCs w:val="0"/>
          <w:color w:val="auto"/>
          <w:sz w:val="20"/>
          <w:szCs w:val="20"/>
        </w:rPr>
      </w:pPr>
      <w:r w:rsidRPr="00773499">
        <w:rPr>
          <w:b/>
          <w:bCs/>
          <w:i w:val="0"/>
          <w:iCs w:val="0"/>
          <w:color w:val="auto"/>
          <w:sz w:val="20"/>
          <w:szCs w:val="20"/>
        </w:rPr>
        <w:t xml:space="preserve">Tabla </w:t>
      </w:r>
      <w:r w:rsidRPr="00773499">
        <w:rPr>
          <w:b/>
          <w:bCs/>
          <w:i w:val="0"/>
          <w:iCs w:val="0"/>
          <w:color w:val="auto"/>
          <w:sz w:val="20"/>
          <w:szCs w:val="20"/>
        </w:rPr>
        <w:fldChar w:fldCharType="begin"/>
      </w:r>
      <w:r w:rsidRPr="00773499">
        <w:rPr>
          <w:b/>
          <w:bCs/>
          <w:i w:val="0"/>
          <w:iCs w:val="0"/>
          <w:color w:val="auto"/>
          <w:sz w:val="20"/>
          <w:szCs w:val="20"/>
        </w:rPr>
        <w:instrText xml:space="preserve"> SEQ Tabla \* ARABIC </w:instrText>
      </w:r>
      <w:r w:rsidRPr="00773499">
        <w:rPr>
          <w:b/>
          <w:bCs/>
          <w:i w:val="0"/>
          <w:iCs w:val="0"/>
          <w:color w:val="auto"/>
          <w:sz w:val="20"/>
          <w:szCs w:val="20"/>
        </w:rPr>
        <w:fldChar w:fldCharType="separate"/>
      </w:r>
      <w:r w:rsidR="00A05DB3">
        <w:rPr>
          <w:b/>
          <w:bCs/>
          <w:i w:val="0"/>
          <w:iCs w:val="0"/>
          <w:noProof/>
          <w:color w:val="auto"/>
          <w:sz w:val="20"/>
          <w:szCs w:val="20"/>
        </w:rPr>
        <w:t>14</w:t>
      </w:r>
      <w:r w:rsidRPr="00773499">
        <w:rPr>
          <w:b/>
          <w:bCs/>
          <w:i w:val="0"/>
          <w:iCs w:val="0"/>
          <w:color w:val="auto"/>
          <w:sz w:val="20"/>
          <w:szCs w:val="20"/>
        </w:rPr>
        <w:fldChar w:fldCharType="end"/>
      </w:r>
      <w:r w:rsidRPr="00773499">
        <w:rPr>
          <w:b/>
          <w:bCs/>
          <w:i w:val="0"/>
          <w:iCs w:val="0"/>
          <w:color w:val="auto"/>
          <w:sz w:val="20"/>
          <w:szCs w:val="20"/>
        </w:rPr>
        <w:t>.</w:t>
      </w:r>
      <w:r w:rsidRPr="00773499">
        <w:rPr>
          <w:b/>
          <w:bCs/>
          <w:i w:val="0"/>
          <w:iCs w:val="0"/>
          <w:color w:val="auto"/>
          <w:sz w:val="20"/>
          <w:szCs w:val="20"/>
        </w:rPr>
        <w:br/>
      </w:r>
      <w:r w:rsidR="00773499" w:rsidRPr="00773499">
        <w:rPr>
          <w:b/>
          <w:bCs/>
          <w:i w:val="0"/>
          <w:iCs w:val="0"/>
          <w:color w:val="auto"/>
          <w:sz w:val="20"/>
          <w:szCs w:val="20"/>
        </w:rPr>
        <w:t>Texto sin signos de puntuación</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508"/>
        <w:gridCol w:w="4508"/>
      </w:tblGrid>
      <w:tr w:rsidR="001066E0" w14:paraId="3F457B7A" w14:textId="77777777" w:rsidTr="009A6907">
        <w:tc>
          <w:tcPr>
            <w:tcW w:w="4508" w:type="dxa"/>
            <w:tcBorders>
              <w:bottom w:val="single" w:sz="4" w:space="0" w:color="auto"/>
              <w:right w:val="nil"/>
            </w:tcBorders>
            <w:vAlign w:val="center"/>
          </w:tcPr>
          <w:p w14:paraId="386CDB10" w14:textId="1E82B9CE" w:rsidR="001066E0" w:rsidRPr="007C58C2" w:rsidRDefault="001066E0" w:rsidP="001066E0">
            <w:pPr>
              <w:spacing w:line="360" w:lineRule="auto"/>
              <w:ind w:firstLine="0"/>
              <w:jc w:val="center"/>
              <w:rPr>
                <w:rFonts w:cs="Arial"/>
                <w:b/>
                <w:bCs/>
              </w:rPr>
            </w:pPr>
            <w:r w:rsidRPr="007C58C2">
              <w:rPr>
                <w:rFonts w:cs="Arial"/>
                <w:b/>
                <w:bCs/>
              </w:rPr>
              <w:t>Texto</w:t>
            </w:r>
          </w:p>
        </w:tc>
        <w:tc>
          <w:tcPr>
            <w:tcW w:w="4508" w:type="dxa"/>
            <w:tcBorders>
              <w:left w:val="nil"/>
              <w:bottom w:val="single" w:sz="4" w:space="0" w:color="auto"/>
            </w:tcBorders>
            <w:vAlign w:val="center"/>
          </w:tcPr>
          <w:p w14:paraId="431CB480" w14:textId="6FF957EC" w:rsidR="001066E0" w:rsidRPr="007C58C2" w:rsidRDefault="001066E0" w:rsidP="001066E0">
            <w:pPr>
              <w:spacing w:line="360" w:lineRule="auto"/>
              <w:ind w:firstLine="0"/>
              <w:jc w:val="center"/>
              <w:rPr>
                <w:rFonts w:cs="Arial"/>
                <w:b/>
                <w:bCs/>
              </w:rPr>
            </w:pPr>
            <w:r w:rsidRPr="007C58C2">
              <w:rPr>
                <w:rFonts w:cs="Arial"/>
                <w:b/>
                <w:bCs/>
              </w:rPr>
              <w:t xml:space="preserve">Texto </w:t>
            </w:r>
            <w:r>
              <w:rPr>
                <w:rFonts w:cs="Arial"/>
                <w:b/>
                <w:bCs/>
              </w:rPr>
              <w:t>sin signos</w:t>
            </w:r>
          </w:p>
        </w:tc>
      </w:tr>
      <w:tr w:rsidR="005428AC" w14:paraId="49189A42" w14:textId="77777777" w:rsidTr="009A6907">
        <w:tc>
          <w:tcPr>
            <w:tcW w:w="4508" w:type="dxa"/>
            <w:tcBorders>
              <w:bottom w:val="nil"/>
              <w:right w:val="nil"/>
            </w:tcBorders>
          </w:tcPr>
          <w:p w14:paraId="679EBD27" w14:textId="33D9AAD2" w:rsidR="005428AC" w:rsidRDefault="005428AC" w:rsidP="005428AC">
            <w:pPr>
              <w:spacing w:after="240" w:line="360" w:lineRule="auto"/>
              <w:ind w:firstLine="0"/>
              <w:rPr>
                <w:rFonts w:cs="Arial"/>
              </w:rPr>
            </w:pPr>
            <w:r w:rsidRPr="001431DC">
              <w:rPr>
                <w:rFonts w:cs="Arial"/>
              </w:rPr>
              <w:t>por favor pongamos en la portada algo que tenga relación con la asignatura.</w:t>
            </w:r>
          </w:p>
        </w:tc>
        <w:tc>
          <w:tcPr>
            <w:tcW w:w="4508" w:type="dxa"/>
            <w:tcBorders>
              <w:left w:val="nil"/>
              <w:bottom w:val="nil"/>
            </w:tcBorders>
          </w:tcPr>
          <w:p w14:paraId="4FCB6619" w14:textId="48D5E12E" w:rsidR="005428AC" w:rsidRDefault="005428AC" w:rsidP="005428AC">
            <w:pPr>
              <w:spacing w:line="360" w:lineRule="auto"/>
              <w:ind w:firstLine="0"/>
              <w:rPr>
                <w:rFonts w:cs="Arial"/>
              </w:rPr>
            </w:pPr>
            <w:r w:rsidRPr="001431DC">
              <w:rPr>
                <w:rFonts w:cs="Arial"/>
              </w:rPr>
              <w:t>por favor pongamos en la portada algo que tenga relación con la asignatura</w:t>
            </w:r>
          </w:p>
        </w:tc>
      </w:tr>
      <w:tr w:rsidR="005428AC" w14:paraId="7D33EBF0" w14:textId="77777777" w:rsidTr="00F7531B">
        <w:tc>
          <w:tcPr>
            <w:tcW w:w="4508" w:type="dxa"/>
            <w:tcBorders>
              <w:top w:val="nil"/>
              <w:bottom w:val="single" w:sz="4" w:space="0" w:color="auto"/>
              <w:right w:val="nil"/>
            </w:tcBorders>
          </w:tcPr>
          <w:p w14:paraId="20FCCA89" w14:textId="77777777" w:rsidR="005428AC" w:rsidRDefault="005428AC" w:rsidP="005428AC">
            <w:pPr>
              <w:spacing w:after="240" w:line="360" w:lineRule="auto"/>
              <w:ind w:firstLine="0"/>
              <w:rPr>
                <w:rFonts w:cs="Arial"/>
              </w:rPr>
            </w:pPr>
            <w:r w:rsidRPr="00F367BC">
              <w:rPr>
                <w:rFonts w:cs="Arial"/>
              </w:rPr>
              <w:t>¡</w:t>
            </w:r>
            <w:proofErr w:type="spellStart"/>
            <w:r w:rsidRPr="00F367BC">
              <w:rPr>
                <w:rFonts w:cs="Arial"/>
              </w:rPr>
              <w:t>rodolfo</w:t>
            </w:r>
            <w:proofErr w:type="spellEnd"/>
            <w:r w:rsidRPr="00F367BC">
              <w:rPr>
                <w:rFonts w:cs="Arial"/>
              </w:rPr>
              <w:t xml:space="preserve">, muy buenos </w:t>
            </w:r>
            <w:proofErr w:type="spellStart"/>
            <w:r w:rsidRPr="00F367BC">
              <w:rPr>
                <w:rFonts w:cs="Arial"/>
              </w:rPr>
              <w:t>d</w:t>
            </w:r>
            <w:r>
              <w:rPr>
                <w:rFonts w:cs="Arial"/>
              </w:rPr>
              <w:t>i</w:t>
            </w:r>
            <w:r w:rsidRPr="00F367BC">
              <w:rPr>
                <w:rFonts w:cs="Arial"/>
              </w:rPr>
              <w:t>as</w:t>
            </w:r>
            <w:proofErr w:type="spellEnd"/>
            <w:r w:rsidRPr="00F367BC">
              <w:rPr>
                <w:rFonts w:cs="Arial"/>
              </w:rPr>
              <w:t>! gracias por compartirnos la tarea... esperemos a ver que dicen sus colegas de equipo.</w:t>
            </w:r>
          </w:p>
          <w:p w14:paraId="4FE2B343" w14:textId="5BBA9BED" w:rsidR="00F7531B" w:rsidRDefault="00F7531B" w:rsidP="005428AC">
            <w:pPr>
              <w:spacing w:after="240" w:line="360" w:lineRule="auto"/>
              <w:ind w:firstLine="0"/>
              <w:rPr>
                <w:rFonts w:cs="Arial"/>
              </w:rPr>
            </w:pPr>
          </w:p>
        </w:tc>
        <w:tc>
          <w:tcPr>
            <w:tcW w:w="4508" w:type="dxa"/>
            <w:tcBorders>
              <w:top w:val="nil"/>
              <w:left w:val="nil"/>
              <w:bottom w:val="single" w:sz="4" w:space="0" w:color="auto"/>
            </w:tcBorders>
          </w:tcPr>
          <w:p w14:paraId="6CDB2EF9" w14:textId="77777777" w:rsidR="005428AC" w:rsidRDefault="005428AC" w:rsidP="005428AC">
            <w:pPr>
              <w:spacing w:line="360" w:lineRule="auto"/>
              <w:ind w:firstLine="0"/>
              <w:rPr>
                <w:rFonts w:cs="Arial"/>
              </w:rPr>
            </w:pPr>
            <w:proofErr w:type="spellStart"/>
            <w:r w:rsidRPr="00F367BC">
              <w:rPr>
                <w:rFonts w:cs="Arial"/>
              </w:rPr>
              <w:t>rodolfo</w:t>
            </w:r>
            <w:proofErr w:type="spellEnd"/>
            <w:r w:rsidRPr="00F367BC">
              <w:rPr>
                <w:rFonts w:cs="Arial"/>
              </w:rPr>
              <w:t xml:space="preserve"> muy buenos </w:t>
            </w:r>
            <w:proofErr w:type="spellStart"/>
            <w:r w:rsidRPr="00F367BC">
              <w:rPr>
                <w:rFonts w:cs="Arial"/>
              </w:rPr>
              <w:t>d</w:t>
            </w:r>
            <w:r>
              <w:rPr>
                <w:rFonts w:cs="Arial"/>
              </w:rPr>
              <w:t>i</w:t>
            </w:r>
            <w:r w:rsidRPr="00F367BC">
              <w:rPr>
                <w:rFonts w:cs="Arial"/>
              </w:rPr>
              <w:t>as</w:t>
            </w:r>
            <w:proofErr w:type="spellEnd"/>
            <w:r w:rsidRPr="00F367BC">
              <w:rPr>
                <w:rFonts w:cs="Arial"/>
              </w:rPr>
              <w:t xml:space="preserve"> gracias por compartirnos la tarea</w:t>
            </w:r>
            <w:r>
              <w:rPr>
                <w:rFonts w:cs="Arial"/>
              </w:rPr>
              <w:t xml:space="preserve"> </w:t>
            </w:r>
            <w:r w:rsidRPr="00F367BC">
              <w:rPr>
                <w:rFonts w:cs="Arial"/>
              </w:rPr>
              <w:t>esperemos a ver que dicen sus colegas de equipo</w:t>
            </w:r>
          </w:p>
          <w:p w14:paraId="4703F0A6" w14:textId="0D255930" w:rsidR="008A6CA0" w:rsidRDefault="008A6CA0" w:rsidP="005428AC">
            <w:pPr>
              <w:spacing w:line="360" w:lineRule="auto"/>
              <w:ind w:firstLine="0"/>
              <w:rPr>
                <w:rFonts w:cs="Arial"/>
              </w:rPr>
            </w:pPr>
          </w:p>
        </w:tc>
      </w:tr>
      <w:tr w:rsidR="001066E0" w14:paraId="02F5B446" w14:textId="77777777" w:rsidTr="00D756EA">
        <w:tc>
          <w:tcPr>
            <w:tcW w:w="4508" w:type="dxa"/>
            <w:tcBorders>
              <w:top w:val="single" w:sz="4" w:space="0" w:color="auto"/>
              <w:bottom w:val="single" w:sz="4" w:space="0" w:color="auto"/>
              <w:right w:val="nil"/>
            </w:tcBorders>
            <w:vAlign w:val="center"/>
          </w:tcPr>
          <w:p w14:paraId="7EEA4251" w14:textId="19B3D89C" w:rsidR="001066E0" w:rsidRPr="00F367BC" w:rsidRDefault="001066E0" w:rsidP="001066E0">
            <w:pPr>
              <w:spacing w:line="360" w:lineRule="auto"/>
              <w:ind w:firstLine="0"/>
              <w:jc w:val="center"/>
              <w:rPr>
                <w:rFonts w:cs="Arial"/>
              </w:rPr>
            </w:pPr>
            <w:r w:rsidRPr="007C58C2">
              <w:rPr>
                <w:rFonts w:cs="Arial"/>
                <w:b/>
                <w:bCs/>
              </w:rPr>
              <w:lastRenderedPageBreak/>
              <w:t>Texto</w:t>
            </w:r>
          </w:p>
        </w:tc>
        <w:tc>
          <w:tcPr>
            <w:tcW w:w="4508" w:type="dxa"/>
            <w:tcBorders>
              <w:top w:val="single" w:sz="4" w:space="0" w:color="auto"/>
              <w:left w:val="nil"/>
              <w:bottom w:val="single" w:sz="4" w:space="0" w:color="auto"/>
            </w:tcBorders>
            <w:vAlign w:val="center"/>
          </w:tcPr>
          <w:p w14:paraId="7BFF0F2A" w14:textId="2389A9E5" w:rsidR="001066E0" w:rsidRPr="00F367BC" w:rsidRDefault="001066E0" w:rsidP="001066E0">
            <w:pPr>
              <w:spacing w:line="360" w:lineRule="auto"/>
              <w:ind w:firstLine="0"/>
              <w:jc w:val="center"/>
              <w:rPr>
                <w:rFonts w:cs="Arial"/>
              </w:rPr>
            </w:pPr>
            <w:r w:rsidRPr="007C58C2">
              <w:rPr>
                <w:rFonts w:cs="Arial"/>
                <w:b/>
                <w:bCs/>
              </w:rPr>
              <w:t xml:space="preserve">Texto </w:t>
            </w:r>
            <w:r>
              <w:rPr>
                <w:rFonts w:cs="Arial"/>
                <w:b/>
                <w:bCs/>
              </w:rPr>
              <w:t>sin signos</w:t>
            </w:r>
          </w:p>
        </w:tc>
      </w:tr>
      <w:tr w:rsidR="001066E0" w14:paraId="5EC9FAEE" w14:textId="77777777" w:rsidTr="00F7531B">
        <w:tc>
          <w:tcPr>
            <w:tcW w:w="4508" w:type="dxa"/>
            <w:tcBorders>
              <w:top w:val="single" w:sz="4" w:space="0" w:color="auto"/>
              <w:right w:val="nil"/>
            </w:tcBorders>
          </w:tcPr>
          <w:p w14:paraId="4BEF5C02" w14:textId="1FD5B522" w:rsidR="001066E0" w:rsidRDefault="001066E0" w:rsidP="001066E0">
            <w:pPr>
              <w:spacing w:line="360" w:lineRule="auto"/>
              <w:ind w:firstLine="0"/>
              <w:rPr>
                <w:rFonts w:cs="Arial"/>
              </w:rPr>
            </w:pPr>
            <w:r w:rsidRPr="00F367BC">
              <w:rPr>
                <w:rFonts w:cs="Arial"/>
              </w:rPr>
              <w:t>bueno compañeros nos podremos comunicar en la noche el 27 digan que si ya que en fechas anteriores a mí se me dificulta no se a ustedes</w:t>
            </w:r>
          </w:p>
        </w:tc>
        <w:tc>
          <w:tcPr>
            <w:tcW w:w="4508" w:type="dxa"/>
            <w:tcBorders>
              <w:top w:val="single" w:sz="4" w:space="0" w:color="auto"/>
              <w:left w:val="nil"/>
            </w:tcBorders>
          </w:tcPr>
          <w:p w14:paraId="38A9A273" w14:textId="67336FF4" w:rsidR="001066E0" w:rsidRDefault="001066E0" w:rsidP="001066E0">
            <w:pPr>
              <w:spacing w:line="360" w:lineRule="auto"/>
              <w:ind w:firstLine="0"/>
              <w:rPr>
                <w:rFonts w:cs="Arial"/>
              </w:rPr>
            </w:pPr>
            <w:r w:rsidRPr="00F367BC">
              <w:rPr>
                <w:rFonts w:cs="Arial"/>
              </w:rPr>
              <w:t xml:space="preserve">bueno </w:t>
            </w:r>
            <w:proofErr w:type="spellStart"/>
            <w:r w:rsidRPr="00F367BC">
              <w:rPr>
                <w:rFonts w:cs="Arial"/>
              </w:rPr>
              <w:t>compa</w:t>
            </w:r>
            <w:r>
              <w:rPr>
                <w:rFonts w:cs="Arial"/>
              </w:rPr>
              <w:t>n</w:t>
            </w:r>
            <w:r w:rsidRPr="00F367BC">
              <w:rPr>
                <w:rFonts w:cs="Arial"/>
              </w:rPr>
              <w:t>eros</w:t>
            </w:r>
            <w:proofErr w:type="spellEnd"/>
            <w:r w:rsidRPr="00F367BC">
              <w:rPr>
                <w:rFonts w:cs="Arial"/>
              </w:rPr>
              <w:t xml:space="preserve"> nos podremos comunicar en la noche el 27 digan que si ya que en fechas anteriores a </w:t>
            </w:r>
            <w:proofErr w:type="spellStart"/>
            <w:r w:rsidRPr="00F367BC">
              <w:rPr>
                <w:rFonts w:cs="Arial"/>
              </w:rPr>
              <w:t>m</w:t>
            </w:r>
            <w:r>
              <w:rPr>
                <w:rFonts w:cs="Arial"/>
              </w:rPr>
              <w:t>i</w:t>
            </w:r>
            <w:proofErr w:type="spellEnd"/>
            <w:r w:rsidRPr="00F367BC">
              <w:rPr>
                <w:rFonts w:cs="Arial"/>
              </w:rPr>
              <w:t xml:space="preserve"> se me dificulta no se a ustedes</w:t>
            </w:r>
          </w:p>
        </w:tc>
      </w:tr>
    </w:tbl>
    <w:p w14:paraId="460D44B2" w14:textId="4ED74D1C" w:rsidR="003C6694" w:rsidRPr="00CE069A" w:rsidRDefault="00E55DCF" w:rsidP="006C29BD">
      <w:pPr>
        <w:spacing w:after="240"/>
        <w:ind w:firstLine="0"/>
        <w:rPr>
          <w:rFonts w:cs="Arial"/>
          <w:i/>
          <w:iCs/>
          <w:sz w:val="20"/>
          <w:szCs w:val="20"/>
        </w:rPr>
      </w:pPr>
      <w:r w:rsidRPr="00CE069A">
        <w:rPr>
          <w:rFonts w:cs="Arial"/>
          <w:i/>
          <w:iCs/>
          <w:sz w:val="20"/>
          <w:szCs w:val="20"/>
        </w:rPr>
        <w:t>Nota</w:t>
      </w:r>
      <w:r w:rsidR="00CE069A">
        <w:rPr>
          <w:rFonts w:cs="Arial"/>
          <w:i/>
          <w:iCs/>
          <w:sz w:val="20"/>
          <w:szCs w:val="20"/>
        </w:rPr>
        <w:t xml:space="preserve">. </w:t>
      </w:r>
      <w:r w:rsidR="00CE069A">
        <w:rPr>
          <w:rFonts w:cs="Arial"/>
          <w:sz w:val="20"/>
          <w:szCs w:val="20"/>
        </w:rPr>
        <w:t>En esta tabla se observa el antes y el después del texto procesado con las expresiones regulares.</w:t>
      </w:r>
    </w:p>
    <w:p w14:paraId="1245775F" w14:textId="0CC4F627" w:rsidR="00490F26" w:rsidRPr="00630FC7" w:rsidRDefault="00692FCF" w:rsidP="00495D1B">
      <w:pPr>
        <w:pStyle w:val="Prrafodelista"/>
        <w:numPr>
          <w:ilvl w:val="0"/>
          <w:numId w:val="16"/>
        </w:numPr>
        <w:spacing w:after="240"/>
        <w:rPr>
          <w:rFonts w:cs="Arial"/>
          <w:i/>
          <w:iCs/>
        </w:rPr>
      </w:pPr>
      <w:r>
        <w:rPr>
          <w:rFonts w:cs="Arial"/>
        </w:rPr>
        <w:t>Se realiza la l</w:t>
      </w:r>
      <w:r w:rsidR="00411353" w:rsidRPr="00630FC7">
        <w:rPr>
          <w:rFonts w:cs="Arial"/>
        </w:rPr>
        <w:t>ematiza</w:t>
      </w:r>
      <w:r>
        <w:rPr>
          <w:rFonts w:cs="Arial"/>
        </w:rPr>
        <w:t>ción</w:t>
      </w:r>
      <w:r w:rsidR="00411353" w:rsidRPr="00630FC7">
        <w:rPr>
          <w:rFonts w:cs="Arial"/>
        </w:rPr>
        <w:t xml:space="preserve"> </w:t>
      </w:r>
      <w:r>
        <w:rPr>
          <w:rFonts w:cs="Arial"/>
        </w:rPr>
        <w:t>d</w:t>
      </w:r>
      <w:r w:rsidR="00411353" w:rsidRPr="00630FC7">
        <w:rPr>
          <w:rFonts w:cs="Arial"/>
        </w:rPr>
        <w:t xml:space="preserve">el texto. </w:t>
      </w:r>
      <w:r w:rsidR="003A53CC">
        <w:rPr>
          <w:rFonts w:cs="Arial"/>
        </w:rPr>
        <w:t>p</w:t>
      </w:r>
      <w:r w:rsidR="00411353" w:rsidRPr="00630FC7">
        <w:rPr>
          <w:rFonts w:cs="Arial"/>
        </w:rPr>
        <w:t xml:space="preserve">ara ello se trabaja con la biblioteca </w:t>
      </w:r>
      <w:proofErr w:type="spellStart"/>
      <w:r w:rsidR="00411353" w:rsidRPr="00630FC7">
        <w:rPr>
          <w:rFonts w:cs="Arial"/>
        </w:rPr>
        <w:t>spaCy</w:t>
      </w:r>
      <w:proofErr w:type="spellEnd"/>
      <w:r w:rsidR="00411353" w:rsidRPr="00630FC7">
        <w:rPr>
          <w:rFonts w:cs="Arial"/>
        </w:rPr>
        <w:t xml:space="preserve"> que cuenta con métodos avanzados para el procesamiento de lenguaje natural. Específicamente se utiliza el método </w:t>
      </w:r>
      <w:proofErr w:type="spellStart"/>
      <w:r w:rsidR="00411353" w:rsidRPr="00630FC7">
        <w:rPr>
          <w:rFonts w:cs="Arial"/>
          <w:i/>
          <w:iCs/>
        </w:rPr>
        <w:t>spacy</w:t>
      </w:r>
      <w:r w:rsidR="00411353" w:rsidRPr="00630FC7">
        <w:rPr>
          <w:rFonts w:cs="Arial"/>
        </w:rPr>
        <w:t>.</w:t>
      </w:r>
      <w:r w:rsidR="00411353" w:rsidRPr="00630FC7">
        <w:rPr>
          <w:rFonts w:cs="Arial"/>
          <w:i/>
          <w:iCs/>
        </w:rPr>
        <w:t>load</w:t>
      </w:r>
      <w:proofErr w:type="spellEnd"/>
      <w:r w:rsidR="00411353" w:rsidRPr="00630FC7">
        <w:rPr>
          <w:rFonts w:cs="Arial"/>
          <w:i/>
          <w:iCs/>
        </w:rPr>
        <w:t>()</w:t>
      </w:r>
      <w:r w:rsidR="00411353" w:rsidRPr="00630FC7">
        <w:rPr>
          <w:rFonts w:cs="Arial"/>
        </w:rPr>
        <w:t xml:space="preserve"> el cual requiere como parámetro el idioma del texto que se va a procesar en este caso </w:t>
      </w:r>
      <w:proofErr w:type="spellStart"/>
      <w:r w:rsidR="00411353" w:rsidRPr="00630FC7">
        <w:rPr>
          <w:rFonts w:cs="Arial"/>
          <w:i/>
          <w:iCs/>
        </w:rPr>
        <w:t>es_core_news_sm</w:t>
      </w:r>
      <w:proofErr w:type="spellEnd"/>
      <w:r w:rsidR="00411353" w:rsidRPr="00630FC7">
        <w:rPr>
          <w:rFonts w:cs="Arial"/>
          <w:i/>
          <w:iCs/>
        </w:rPr>
        <w:t>.</w:t>
      </w:r>
    </w:p>
    <w:p w14:paraId="0F660BF1" w14:textId="0F79CBEB" w:rsidR="00E27B7C" w:rsidRPr="00E27B7C" w:rsidRDefault="00E27B7C" w:rsidP="00E27B7C">
      <w:pPr>
        <w:pStyle w:val="Descripcin"/>
        <w:keepNext/>
        <w:spacing w:after="0" w:line="480" w:lineRule="auto"/>
        <w:ind w:firstLine="0"/>
        <w:jc w:val="left"/>
        <w:rPr>
          <w:b/>
          <w:bCs/>
          <w:i w:val="0"/>
          <w:iCs w:val="0"/>
          <w:color w:val="auto"/>
          <w:sz w:val="20"/>
          <w:szCs w:val="20"/>
        </w:rPr>
      </w:pPr>
      <w:r w:rsidRPr="00E27B7C">
        <w:rPr>
          <w:b/>
          <w:bCs/>
          <w:i w:val="0"/>
          <w:iCs w:val="0"/>
          <w:color w:val="auto"/>
          <w:sz w:val="20"/>
          <w:szCs w:val="20"/>
        </w:rPr>
        <w:t xml:space="preserve">Tabla </w:t>
      </w:r>
      <w:r w:rsidRPr="00E27B7C">
        <w:rPr>
          <w:b/>
          <w:bCs/>
          <w:i w:val="0"/>
          <w:iCs w:val="0"/>
          <w:color w:val="auto"/>
          <w:sz w:val="20"/>
          <w:szCs w:val="20"/>
        </w:rPr>
        <w:fldChar w:fldCharType="begin"/>
      </w:r>
      <w:r w:rsidRPr="00E27B7C">
        <w:rPr>
          <w:b/>
          <w:bCs/>
          <w:i w:val="0"/>
          <w:iCs w:val="0"/>
          <w:color w:val="auto"/>
          <w:sz w:val="20"/>
          <w:szCs w:val="20"/>
        </w:rPr>
        <w:instrText xml:space="preserve"> SEQ Tabla \* ARABIC </w:instrText>
      </w:r>
      <w:r w:rsidRPr="00E27B7C">
        <w:rPr>
          <w:b/>
          <w:bCs/>
          <w:i w:val="0"/>
          <w:iCs w:val="0"/>
          <w:color w:val="auto"/>
          <w:sz w:val="20"/>
          <w:szCs w:val="20"/>
        </w:rPr>
        <w:fldChar w:fldCharType="separate"/>
      </w:r>
      <w:r w:rsidR="00A05DB3">
        <w:rPr>
          <w:b/>
          <w:bCs/>
          <w:i w:val="0"/>
          <w:iCs w:val="0"/>
          <w:noProof/>
          <w:color w:val="auto"/>
          <w:sz w:val="20"/>
          <w:szCs w:val="20"/>
        </w:rPr>
        <w:t>15</w:t>
      </w:r>
      <w:r w:rsidRPr="00E27B7C">
        <w:rPr>
          <w:b/>
          <w:bCs/>
          <w:i w:val="0"/>
          <w:iCs w:val="0"/>
          <w:color w:val="auto"/>
          <w:sz w:val="20"/>
          <w:szCs w:val="20"/>
        </w:rPr>
        <w:fldChar w:fldCharType="end"/>
      </w:r>
      <w:r w:rsidRPr="00E27B7C">
        <w:rPr>
          <w:b/>
          <w:bCs/>
          <w:i w:val="0"/>
          <w:iCs w:val="0"/>
          <w:color w:val="auto"/>
          <w:sz w:val="20"/>
          <w:szCs w:val="20"/>
        </w:rPr>
        <w:t>.</w:t>
      </w:r>
      <w:r w:rsidRPr="00E27B7C">
        <w:rPr>
          <w:b/>
          <w:bCs/>
          <w:i w:val="0"/>
          <w:iCs w:val="0"/>
          <w:color w:val="auto"/>
          <w:sz w:val="20"/>
          <w:szCs w:val="20"/>
        </w:rPr>
        <w:br/>
      </w:r>
      <w:r w:rsidRPr="00E27B7C">
        <w:rPr>
          <w:i w:val="0"/>
          <w:iCs w:val="0"/>
          <w:color w:val="auto"/>
          <w:sz w:val="20"/>
          <w:szCs w:val="20"/>
        </w:rPr>
        <w:t>Texto lematizado.</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508"/>
        <w:gridCol w:w="4508"/>
      </w:tblGrid>
      <w:tr w:rsidR="00CE069A" w14:paraId="4C12477F" w14:textId="77777777" w:rsidTr="009A6907">
        <w:tc>
          <w:tcPr>
            <w:tcW w:w="4508" w:type="dxa"/>
            <w:tcBorders>
              <w:bottom w:val="single" w:sz="4" w:space="0" w:color="auto"/>
              <w:right w:val="nil"/>
            </w:tcBorders>
            <w:vAlign w:val="center"/>
          </w:tcPr>
          <w:p w14:paraId="7EDE50B3" w14:textId="77777777" w:rsidR="00CE069A" w:rsidRPr="007C58C2" w:rsidRDefault="00CE069A" w:rsidP="009A6907">
            <w:pPr>
              <w:spacing w:line="360" w:lineRule="auto"/>
              <w:ind w:firstLine="0"/>
              <w:jc w:val="center"/>
              <w:rPr>
                <w:rFonts w:cs="Arial"/>
                <w:b/>
                <w:bCs/>
              </w:rPr>
            </w:pPr>
            <w:r w:rsidRPr="007C58C2">
              <w:rPr>
                <w:rFonts w:cs="Arial"/>
                <w:b/>
                <w:bCs/>
              </w:rPr>
              <w:t>Texto</w:t>
            </w:r>
          </w:p>
        </w:tc>
        <w:tc>
          <w:tcPr>
            <w:tcW w:w="4508" w:type="dxa"/>
            <w:tcBorders>
              <w:left w:val="nil"/>
              <w:bottom w:val="single" w:sz="4" w:space="0" w:color="auto"/>
            </w:tcBorders>
            <w:vAlign w:val="center"/>
          </w:tcPr>
          <w:p w14:paraId="31CACC74" w14:textId="436A9BF5" w:rsidR="00CE069A" w:rsidRPr="007C58C2" w:rsidRDefault="00CE069A" w:rsidP="009A6907">
            <w:pPr>
              <w:spacing w:line="360" w:lineRule="auto"/>
              <w:ind w:firstLine="0"/>
              <w:jc w:val="center"/>
              <w:rPr>
                <w:rFonts w:cs="Arial"/>
                <w:b/>
                <w:bCs/>
              </w:rPr>
            </w:pPr>
            <w:r w:rsidRPr="007C58C2">
              <w:rPr>
                <w:rFonts w:cs="Arial"/>
                <w:b/>
                <w:bCs/>
              </w:rPr>
              <w:t xml:space="preserve">Texto </w:t>
            </w:r>
            <w:r w:rsidR="005428AC">
              <w:rPr>
                <w:rFonts w:cs="Arial"/>
                <w:b/>
                <w:bCs/>
              </w:rPr>
              <w:t>Lematizado</w:t>
            </w:r>
          </w:p>
        </w:tc>
      </w:tr>
      <w:tr w:rsidR="00CE069A" w14:paraId="19911EF9" w14:textId="77777777" w:rsidTr="009A6907">
        <w:tc>
          <w:tcPr>
            <w:tcW w:w="4508" w:type="dxa"/>
            <w:tcBorders>
              <w:bottom w:val="nil"/>
              <w:right w:val="nil"/>
            </w:tcBorders>
          </w:tcPr>
          <w:p w14:paraId="744DA64E" w14:textId="01E97772" w:rsidR="00CE069A" w:rsidRDefault="00CE069A" w:rsidP="00CE069A">
            <w:pPr>
              <w:spacing w:after="240" w:line="360" w:lineRule="auto"/>
              <w:ind w:firstLine="0"/>
              <w:rPr>
                <w:rFonts w:cs="Arial"/>
              </w:rPr>
            </w:pPr>
            <w:r w:rsidRPr="001431DC">
              <w:rPr>
                <w:rFonts w:cs="Arial"/>
              </w:rPr>
              <w:t>por favor pongamos en la portada algo que tenga relación con la asignatura</w:t>
            </w:r>
          </w:p>
        </w:tc>
        <w:tc>
          <w:tcPr>
            <w:tcW w:w="4508" w:type="dxa"/>
            <w:tcBorders>
              <w:left w:val="nil"/>
              <w:bottom w:val="nil"/>
            </w:tcBorders>
          </w:tcPr>
          <w:p w14:paraId="61F1F000" w14:textId="128236EF" w:rsidR="00CE069A" w:rsidRDefault="00E31A7F" w:rsidP="00CE069A">
            <w:pPr>
              <w:spacing w:line="360" w:lineRule="auto"/>
              <w:ind w:firstLine="0"/>
              <w:rPr>
                <w:rFonts w:cs="Arial"/>
              </w:rPr>
            </w:pPr>
            <w:r w:rsidRPr="001431DC">
              <w:rPr>
                <w:rFonts w:cs="Arial"/>
              </w:rPr>
              <w:t>por favor pon</w:t>
            </w:r>
            <w:r>
              <w:rPr>
                <w:rFonts w:cs="Arial"/>
              </w:rPr>
              <w:t>er</w:t>
            </w:r>
            <w:r w:rsidRPr="001431DC">
              <w:rPr>
                <w:rFonts w:cs="Arial"/>
              </w:rPr>
              <w:t xml:space="preserve"> en la portada algo que tenga relación con la asignatura</w:t>
            </w:r>
          </w:p>
        </w:tc>
      </w:tr>
      <w:tr w:rsidR="00CE069A" w14:paraId="77F7BE0D" w14:textId="77777777" w:rsidTr="009A6907">
        <w:tc>
          <w:tcPr>
            <w:tcW w:w="4508" w:type="dxa"/>
            <w:tcBorders>
              <w:top w:val="nil"/>
              <w:bottom w:val="nil"/>
              <w:right w:val="nil"/>
            </w:tcBorders>
          </w:tcPr>
          <w:p w14:paraId="6F5DEA4E" w14:textId="04786186" w:rsidR="00CE069A" w:rsidRDefault="00CE069A" w:rsidP="00CE069A">
            <w:pPr>
              <w:spacing w:after="240" w:line="360" w:lineRule="auto"/>
              <w:ind w:firstLine="0"/>
              <w:rPr>
                <w:rFonts w:cs="Arial"/>
              </w:rPr>
            </w:pPr>
            <w:proofErr w:type="spellStart"/>
            <w:r w:rsidRPr="00F367BC">
              <w:rPr>
                <w:rFonts w:cs="Arial"/>
              </w:rPr>
              <w:t>rodolfo</w:t>
            </w:r>
            <w:proofErr w:type="spellEnd"/>
            <w:r w:rsidRPr="00F367BC">
              <w:rPr>
                <w:rFonts w:cs="Arial"/>
              </w:rPr>
              <w:t xml:space="preserve"> muy buenos </w:t>
            </w:r>
            <w:proofErr w:type="spellStart"/>
            <w:r w:rsidRPr="00F367BC">
              <w:rPr>
                <w:rFonts w:cs="Arial"/>
              </w:rPr>
              <w:t>d</w:t>
            </w:r>
            <w:r w:rsidR="00465FAA">
              <w:rPr>
                <w:rFonts w:cs="Arial"/>
              </w:rPr>
              <w:t>i</w:t>
            </w:r>
            <w:r w:rsidRPr="00F367BC">
              <w:rPr>
                <w:rFonts w:cs="Arial"/>
              </w:rPr>
              <w:t>as</w:t>
            </w:r>
            <w:proofErr w:type="spellEnd"/>
            <w:r w:rsidRPr="00F367BC">
              <w:rPr>
                <w:rFonts w:cs="Arial"/>
              </w:rPr>
              <w:t xml:space="preserve"> gracias por compartirnos la tarea</w:t>
            </w:r>
            <w:r>
              <w:rPr>
                <w:rFonts w:cs="Arial"/>
              </w:rPr>
              <w:t xml:space="preserve"> </w:t>
            </w:r>
            <w:r w:rsidRPr="00F367BC">
              <w:rPr>
                <w:rFonts w:cs="Arial"/>
              </w:rPr>
              <w:t>esperemos a ver que dicen sus colegas de equipo</w:t>
            </w:r>
          </w:p>
        </w:tc>
        <w:tc>
          <w:tcPr>
            <w:tcW w:w="4508" w:type="dxa"/>
            <w:tcBorders>
              <w:top w:val="nil"/>
              <w:left w:val="nil"/>
              <w:bottom w:val="nil"/>
            </w:tcBorders>
          </w:tcPr>
          <w:p w14:paraId="00F2A6DB" w14:textId="37075C4C" w:rsidR="00CE069A" w:rsidRDefault="00465FAA" w:rsidP="00CE069A">
            <w:pPr>
              <w:spacing w:line="360" w:lineRule="auto"/>
              <w:ind w:firstLine="0"/>
              <w:rPr>
                <w:rFonts w:cs="Arial"/>
              </w:rPr>
            </w:pPr>
            <w:proofErr w:type="spellStart"/>
            <w:r w:rsidRPr="00F367BC">
              <w:rPr>
                <w:rFonts w:cs="Arial"/>
              </w:rPr>
              <w:t>rodolfo</w:t>
            </w:r>
            <w:proofErr w:type="spellEnd"/>
            <w:r w:rsidRPr="00F367BC">
              <w:rPr>
                <w:rFonts w:cs="Arial"/>
              </w:rPr>
              <w:t xml:space="preserve"> muy buenos </w:t>
            </w:r>
            <w:proofErr w:type="spellStart"/>
            <w:r w:rsidR="005B3918">
              <w:rPr>
                <w:rFonts w:cs="Arial"/>
              </w:rPr>
              <w:t>di</w:t>
            </w:r>
            <w:r w:rsidRPr="00F367BC">
              <w:rPr>
                <w:rFonts w:cs="Arial"/>
              </w:rPr>
              <w:t>as</w:t>
            </w:r>
            <w:proofErr w:type="spellEnd"/>
            <w:r w:rsidRPr="00F367BC">
              <w:rPr>
                <w:rFonts w:cs="Arial"/>
              </w:rPr>
              <w:t xml:space="preserve"> gracias por compartir la tarea</w:t>
            </w:r>
            <w:r>
              <w:rPr>
                <w:rFonts w:cs="Arial"/>
              </w:rPr>
              <w:t xml:space="preserve"> </w:t>
            </w:r>
            <w:r w:rsidRPr="00F367BC">
              <w:rPr>
                <w:rFonts w:cs="Arial"/>
              </w:rPr>
              <w:t>esper</w:t>
            </w:r>
            <w:r w:rsidR="005B3918">
              <w:rPr>
                <w:rFonts w:cs="Arial"/>
              </w:rPr>
              <w:t>ar</w:t>
            </w:r>
            <w:r w:rsidRPr="00F367BC">
              <w:rPr>
                <w:rFonts w:cs="Arial"/>
              </w:rPr>
              <w:t xml:space="preserve"> a ver que dicen sus colegas de equipo</w:t>
            </w:r>
          </w:p>
        </w:tc>
      </w:tr>
      <w:tr w:rsidR="00CE069A" w14:paraId="0D91562A" w14:textId="77777777" w:rsidTr="009A6907">
        <w:tc>
          <w:tcPr>
            <w:tcW w:w="4508" w:type="dxa"/>
            <w:tcBorders>
              <w:top w:val="nil"/>
              <w:right w:val="nil"/>
            </w:tcBorders>
          </w:tcPr>
          <w:p w14:paraId="7642F627" w14:textId="15376C75" w:rsidR="00CE069A" w:rsidRDefault="00CE069A" w:rsidP="00CE069A">
            <w:pPr>
              <w:spacing w:line="360" w:lineRule="auto"/>
              <w:ind w:firstLine="0"/>
              <w:rPr>
                <w:rFonts w:cs="Arial"/>
              </w:rPr>
            </w:pPr>
            <w:r w:rsidRPr="00F367BC">
              <w:rPr>
                <w:rFonts w:cs="Arial"/>
              </w:rPr>
              <w:t xml:space="preserve">bueno compañeros nos podremos comunicar en la noche el 27 digan que si ya que en fechas anteriores a </w:t>
            </w:r>
            <w:proofErr w:type="spellStart"/>
            <w:r w:rsidRPr="00F367BC">
              <w:rPr>
                <w:rFonts w:cs="Arial"/>
              </w:rPr>
              <w:t>m</w:t>
            </w:r>
            <w:r>
              <w:rPr>
                <w:rFonts w:cs="Arial"/>
              </w:rPr>
              <w:t>i</w:t>
            </w:r>
            <w:proofErr w:type="spellEnd"/>
            <w:r w:rsidRPr="00F367BC">
              <w:rPr>
                <w:rFonts w:cs="Arial"/>
              </w:rPr>
              <w:t xml:space="preserve"> se me dificulta no se a ustedes</w:t>
            </w:r>
          </w:p>
        </w:tc>
        <w:tc>
          <w:tcPr>
            <w:tcW w:w="4508" w:type="dxa"/>
            <w:tcBorders>
              <w:top w:val="nil"/>
              <w:left w:val="nil"/>
            </w:tcBorders>
          </w:tcPr>
          <w:p w14:paraId="01EA1E19" w14:textId="263690BF" w:rsidR="00CE069A" w:rsidRDefault="00C474E1" w:rsidP="00CE069A">
            <w:pPr>
              <w:spacing w:line="360" w:lineRule="auto"/>
              <w:ind w:firstLine="0"/>
              <w:rPr>
                <w:rFonts w:cs="Arial"/>
              </w:rPr>
            </w:pPr>
            <w:r w:rsidRPr="00F367BC">
              <w:rPr>
                <w:rFonts w:cs="Arial"/>
              </w:rPr>
              <w:t xml:space="preserve">bueno </w:t>
            </w:r>
            <w:proofErr w:type="spellStart"/>
            <w:r w:rsidRPr="00F367BC">
              <w:rPr>
                <w:rFonts w:cs="Arial"/>
              </w:rPr>
              <w:t>compa</w:t>
            </w:r>
            <w:r>
              <w:rPr>
                <w:rFonts w:cs="Arial"/>
              </w:rPr>
              <w:t>n</w:t>
            </w:r>
            <w:r w:rsidRPr="00F367BC">
              <w:rPr>
                <w:rFonts w:cs="Arial"/>
              </w:rPr>
              <w:t>eros</w:t>
            </w:r>
            <w:proofErr w:type="spellEnd"/>
            <w:r w:rsidRPr="00F367BC">
              <w:rPr>
                <w:rFonts w:cs="Arial"/>
              </w:rPr>
              <w:t xml:space="preserve"> nos pod</w:t>
            </w:r>
            <w:r>
              <w:rPr>
                <w:rFonts w:cs="Arial"/>
              </w:rPr>
              <w:t>er</w:t>
            </w:r>
            <w:r w:rsidRPr="00F367BC">
              <w:rPr>
                <w:rFonts w:cs="Arial"/>
              </w:rPr>
              <w:t xml:space="preserve"> comunicar en la noche el 27 digan que si ya que en fechas anteriores a </w:t>
            </w:r>
            <w:proofErr w:type="spellStart"/>
            <w:r w:rsidRPr="00F367BC">
              <w:rPr>
                <w:rFonts w:cs="Arial"/>
              </w:rPr>
              <w:t>m</w:t>
            </w:r>
            <w:r>
              <w:rPr>
                <w:rFonts w:cs="Arial"/>
              </w:rPr>
              <w:t>i</w:t>
            </w:r>
            <w:proofErr w:type="spellEnd"/>
            <w:r w:rsidRPr="00F367BC">
              <w:rPr>
                <w:rFonts w:cs="Arial"/>
              </w:rPr>
              <w:t xml:space="preserve"> se me dificulta no se a ustedes</w:t>
            </w:r>
          </w:p>
        </w:tc>
      </w:tr>
    </w:tbl>
    <w:p w14:paraId="793A774C" w14:textId="66AE2A6B" w:rsidR="00411353" w:rsidRPr="00A05DB3" w:rsidRDefault="001066E0" w:rsidP="00E27B7C">
      <w:pPr>
        <w:spacing w:after="240"/>
        <w:ind w:firstLine="0"/>
        <w:rPr>
          <w:sz w:val="20"/>
          <w:szCs w:val="20"/>
        </w:rPr>
      </w:pPr>
      <w:r w:rsidRPr="00A05DB3">
        <w:rPr>
          <w:i/>
          <w:iCs/>
          <w:sz w:val="20"/>
          <w:szCs w:val="20"/>
        </w:rPr>
        <w:t xml:space="preserve">Nota. </w:t>
      </w:r>
      <w:r w:rsidRPr="00A05DB3">
        <w:rPr>
          <w:sz w:val="20"/>
          <w:szCs w:val="20"/>
        </w:rPr>
        <w:t xml:space="preserve">En esta tabla se muestra </w:t>
      </w:r>
      <w:r w:rsidR="00E27B7C" w:rsidRPr="00A05DB3">
        <w:rPr>
          <w:sz w:val="20"/>
          <w:szCs w:val="20"/>
        </w:rPr>
        <w:t>el texto antes y después de ser lematizado.</w:t>
      </w:r>
    </w:p>
    <w:p w14:paraId="5222C8AA" w14:textId="429E27A2" w:rsidR="00A52FCB" w:rsidRDefault="00A52FCB" w:rsidP="00495D1B">
      <w:pPr>
        <w:pStyle w:val="Prrafodelista"/>
        <w:numPr>
          <w:ilvl w:val="0"/>
          <w:numId w:val="16"/>
        </w:numPr>
        <w:rPr>
          <w:rFonts w:cs="Arial"/>
        </w:rPr>
      </w:pPr>
      <w:r>
        <w:rPr>
          <w:rFonts w:cs="Arial"/>
        </w:rPr>
        <w:t xml:space="preserve">Se eliminan las </w:t>
      </w:r>
      <w:proofErr w:type="spellStart"/>
      <w:r>
        <w:rPr>
          <w:rFonts w:cs="Arial"/>
        </w:rPr>
        <w:t>st</w:t>
      </w:r>
      <w:r w:rsidR="00A64962">
        <w:rPr>
          <w:rFonts w:cs="Arial"/>
        </w:rPr>
        <w:t>opwords</w:t>
      </w:r>
      <w:proofErr w:type="spellEnd"/>
      <w:r w:rsidR="00A64962">
        <w:rPr>
          <w:rFonts w:cs="Arial"/>
        </w:rPr>
        <w:t xml:space="preserve">. </w:t>
      </w:r>
      <w:r w:rsidR="00A92643">
        <w:rPr>
          <w:rFonts w:cs="Arial"/>
        </w:rPr>
        <w:t>El kit de</w:t>
      </w:r>
      <w:r w:rsidR="00A64962" w:rsidRPr="00A64962">
        <w:rPr>
          <w:rFonts w:cs="Arial"/>
        </w:rPr>
        <w:t xml:space="preserve"> herramientas NLTK </w:t>
      </w:r>
      <w:r w:rsidR="00A92643">
        <w:rPr>
          <w:rFonts w:cs="Arial"/>
        </w:rPr>
        <w:t>p</w:t>
      </w:r>
      <w:r w:rsidR="00A64962" w:rsidRPr="00A64962">
        <w:rPr>
          <w:rFonts w:cs="Arial"/>
        </w:rPr>
        <w:t>roporciona</w:t>
      </w:r>
      <w:r w:rsidR="00A64962">
        <w:rPr>
          <w:rFonts w:cs="Arial"/>
        </w:rPr>
        <w:t xml:space="preserve"> un</w:t>
      </w:r>
      <w:r w:rsidR="00A64962" w:rsidRPr="00A64962">
        <w:rPr>
          <w:rFonts w:cs="Arial"/>
        </w:rPr>
        <w:t xml:space="preserve"> corpus textual de palabras vacías a través del método </w:t>
      </w:r>
      <w:proofErr w:type="spellStart"/>
      <w:r w:rsidR="00A64962" w:rsidRPr="00A64962">
        <w:rPr>
          <w:rFonts w:cs="Arial"/>
        </w:rPr>
        <w:t>stopwords.words</w:t>
      </w:r>
      <w:proofErr w:type="spellEnd"/>
      <w:r w:rsidR="00A64962" w:rsidRPr="00A64962">
        <w:rPr>
          <w:rFonts w:cs="Arial"/>
        </w:rPr>
        <w:t>()</w:t>
      </w:r>
      <w:r w:rsidR="00A64962">
        <w:rPr>
          <w:rFonts w:cs="Arial"/>
        </w:rPr>
        <w:t>.</w:t>
      </w:r>
      <w:r w:rsidR="00A64962" w:rsidRPr="00A64962">
        <w:rPr>
          <w:rFonts w:cs="Arial"/>
        </w:rPr>
        <w:t xml:space="preserve"> </w:t>
      </w:r>
      <w:r w:rsidR="00A64962">
        <w:rPr>
          <w:rFonts w:cs="Arial"/>
        </w:rPr>
        <w:t>C</w:t>
      </w:r>
      <w:r w:rsidR="00A64962" w:rsidRPr="00A64962">
        <w:rPr>
          <w:rFonts w:cs="Arial"/>
        </w:rPr>
        <w:t xml:space="preserve">omo parámetro de este método se especifica el idioma, en este caso, </w:t>
      </w:r>
      <w:proofErr w:type="spellStart"/>
      <w:r w:rsidR="00A64962" w:rsidRPr="00A64962">
        <w:rPr>
          <w:rFonts w:cs="Arial"/>
        </w:rPr>
        <w:t>spanish</w:t>
      </w:r>
      <w:proofErr w:type="spellEnd"/>
      <w:r w:rsidR="009F3AC0">
        <w:rPr>
          <w:rFonts w:cs="Arial"/>
        </w:rPr>
        <w:t xml:space="preserve">. En la tabla se muestran los ejemplos anteriores son las palabras </w:t>
      </w:r>
      <w:proofErr w:type="spellStart"/>
      <w:r w:rsidR="009F3AC0">
        <w:rPr>
          <w:rFonts w:cs="Arial"/>
        </w:rPr>
        <w:t>vacias</w:t>
      </w:r>
      <w:proofErr w:type="spellEnd"/>
      <w:r w:rsidR="009F3AC0">
        <w:rPr>
          <w:rFonts w:cs="Arial"/>
        </w:rPr>
        <w:t>.</w:t>
      </w:r>
    </w:p>
    <w:p w14:paraId="486346BF" w14:textId="6B2D861E" w:rsidR="00E27B7C" w:rsidRDefault="00E27B7C" w:rsidP="00E27B7C">
      <w:pPr>
        <w:rPr>
          <w:rFonts w:cs="Arial"/>
        </w:rPr>
      </w:pPr>
    </w:p>
    <w:p w14:paraId="4C7F0D68" w14:textId="413226D2" w:rsidR="00E27B7C" w:rsidRDefault="00E27B7C" w:rsidP="00E27B7C">
      <w:pPr>
        <w:rPr>
          <w:rFonts w:cs="Arial"/>
        </w:rPr>
      </w:pPr>
    </w:p>
    <w:p w14:paraId="2E0F97A8" w14:textId="57313073" w:rsidR="00E27B7C" w:rsidRPr="00E27B7C" w:rsidRDefault="00E27B7C" w:rsidP="00E27B7C">
      <w:pPr>
        <w:pStyle w:val="Descripcin"/>
        <w:keepNext/>
        <w:spacing w:after="0" w:line="480" w:lineRule="auto"/>
        <w:ind w:firstLine="0"/>
        <w:jc w:val="left"/>
        <w:rPr>
          <w:b/>
          <w:bCs/>
          <w:i w:val="0"/>
          <w:iCs w:val="0"/>
          <w:color w:val="auto"/>
          <w:sz w:val="20"/>
          <w:szCs w:val="20"/>
        </w:rPr>
      </w:pPr>
      <w:r w:rsidRPr="00E27B7C">
        <w:rPr>
          <w:b/>
          <w:bCs/>
          <w:i w:val="0"/>
          <w:iCs w:val="0"/>
          <w:color w:val="auto"/>
          <w:sz w:val="20"/>
          <w:szCs w:val="20"/>
        </w:rPr>
        <w:lastRenderedPageBreak/>
        <w:t xml:space="preserve">Tabla </w:t>
      </w:r>
      <w:r w:rsidRPr="00E27B7C">
        <w:rPr>
          <w:b/>
          <w:bCs/>
          <w:i w:val="0"/>
          <w:iCs w:val="0"/>
          <w:color w:val="auto"/>
          <w:sz w:val="20"/>
          <w:szCs w:val="20"/>
        </w:rPr>
        <w:fldChar w:fldCharType="begin"/>
      </w:r>
      <w:r w:rsidRPr="00E27B7C">
        <w:rPr>
          <w:b/>
          <w:bCs/>
          <w:i w:val="0"/>
          <w:iCs w:val="0"/>
          <w:color w:val="auto"/>
          <w:sz w:val="20"/>
          <w:szCs w:val="20"/>
        </w:rPr>
        <w:instrText xml:space="preserve"> SEQ Tabla \* ARABIC </w:instrText>
      </w:r>
      <w:r w:rsidRPr="00E27B7C">
        <w:rPr>
          <w:b/>
          <w:bCs/>
          <w:i w:val="0"/>
          <w:iCs w:val="0"/>
          <w:color w:val="auto"/>
          <w:sz w:val="20"/>
          <w:szCs w:val="20"/>
        </w:rPr>
        <w:fldChar w:fldCharType="separate"/>
      </w:r>
      <w:r w:rsidR="00A05DB3">
        <w:rPr>
          <w:b/>
          <w:bCs/>
          <w:i w:val="0"/>
          <w:iCs w:val="0"/>
          <w:noProof/>
          <w:color w:val="auto"/>
          <w:sz w:val="20"/>
          <w:szCs w:val="20"/>
        </w:rPr>
        <w:t>16</w:t>
      </w:r>
      <w:r w:rsidRPr="00E27B7C">
        <w:rPr>
          <w:b/>
          <w:bCs/>
          <w:i w:val="0"/>
          <w:iCs w:val="0"/>
          <w:color w:val="auto"/>
          <w:sz w:val="20"/>
          <w:szCs w:val="20"/>
        </w:rPr>
        <w:fldChar w:fldCharType="end"/>
      </w:r>
      <w:r w:rsidRPr="00E27B7C">
        <w:rPr>
          <w:b/>
          <w:bCs/>
          <w:i w:val="0"/>
          <w:iCs w:val="0"/>
          <w:color w:val="auto"/>
          <w:sz w:val="20"/>
          <w:szCs w:val="20"/>
        </w:rPr>
        <w:t>.</w:t>
      </w:r>
      <w:r w:rsidRPr="00E27B7C">
        <w:rPr>
          <w:b/>
          <w:bCs/>
          <w:i w:val="0"/>
          <w:iCs w:val="0"/>
          <w:color w:val="auto"/>
          <w:sz w:val="20"/>
          <w:szCs w:val="20"/>
        </w:rPr>
        <w:br/>
      </w:r>
      <w:r w:rsidRPr="00E27B7C">
        <w:rPr>
          <w:i w:val="0"/>
          <w:iCs w:val="0"/>
          <w:color w:val="auto"/>
          <w:sz w:val="20"/>
          <w:szCs w:val="20"/>
        </w:rPr>
        <w:t xml:space="preserve">Texto sin </w:t>
      </w:r>
      <w:proofErr w:type="spellStart"/>
      <w:r w:rsidRPr="00E27B7C">
        <w:rPr>
          <w:i w:val="0"/>
          <w:iCs w:val="0"/>
          <w:color w:val="auto"/>
          <w:sz w:val="20"/>
          <w:szCs w:val="20"/>
        </w:rPr>
        <w:t>stopwords</w:t>
      </w:r>
      <w:proofErr w:type="spellEnd"/>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508"/>
        <w:gridCol w:w="4508"/>
      </w:tblGrid>
      <w:tr w:rsidR="009F3AC0" w14:paraId="47CA87AB" w14:textId="77777777" w:rsidTr="009A6907">
        <w:tc>
          <w:tcPr>
            <w:tcW w:w="4508" w:type="dxa"/>
            <w:tcBorders>
              <w:bottom w:val="single" w:sz="4" w:space="0" w:color="auto"/>
              <w:right w:val="nil"/>
            </w:tcBorders>
            <w:vAlign w:val="center"/>
          </w:tcPr>
          <w:p w14:paraId="6E78A0BE" w14:textId="77777777" w:rsidR="009F3AC0" w:rsidRPr="007C58C2" w:rsidRDefault="009F3AC0" w:rsidP="009A6907">
            <w:pPr>
              <w:spacing w:line="360" w:lineRule="auto"/>
              <w:ind w:firstLine="0"/>
              <w:jc w:val="center"/>
              <w:rPr>
                <w:rFonts w:cs="Arial"/>
                <w:b/>
                <w:bCs/>
              </w:rPr>
            </w:pPr>
            <w:r w:rsidRPr="007C58C2">
              <w:rPr>
                <w:rFonts w:cs="Arial"/>
                <w:b/>
                <w:bCs/>
              </w:rPr>
              <w:t>Texto</w:t>
            </w:r>
          </w:p>
        </w:tc>
        <w:tc>
          <w:tcPr>
            <w:tcW w:w="4508" w:type="dxa"/>
            <w:tcBorders>
              <w:left w:val="nil"/>
              <w:bottom w:val="single" w:sz="4" w:space="0" w:color="auto"/>
            </w:tcBorders>
            <w:vAlign w:val="center"/>
          </w:tcPr>
          <w:p w14:paraId="24BB7D81" w14:textId="7C8484C2" w:rsidR="009F3AC0" w:rsidRPr="007C58C2" w:rsidRDefault="009F3AC0" w:rsidP="009A6907">
            <w:pPr>
              <w:spacing w:line="360" w:lineRule="auto"/>
              <w:ind w:firstLine="0"/>
              <w:jc w:val="center"/>
              <w:rPr>
                <w:rFonts w:cs="Arial"/>
                <w:b/>
                <w:bCs/>
              </w:rPr>
            </w:pPr>
            <w:r w:rsidRPr="007C58C2">
              <w:rPr>
                <w:rFonts w:cs="Arial"/>
                <w:b/>
                <w:bCs/>
              </w:rPr>
              <w:t xml:space="preserve">Texto </w:t>
            </w:r>
            <w:r w:rsidR="00E27B7C">
              <w:rPr>
                <w:rFonts w:cs="Arial"/>
                <w:b/>
                <w:bCs/>
              </w:rPr>
              <w:t xml:space="preserve">sin </w:t>
            </w:r>
            <w:proofErr w:type="spellStart"/>
            <w:r w:rsidR="00E27B7C">
              <w:rPr>
                <w:rFonts w:cs="Arial"/>
                <w:b/>
                <w:bCs/>
              </w:rPr>
              <w:t>stopwords</w:t>
            </w:r>
            <w:proofErr w:type="spellEnd"/>
          </w:p>
        </w:tc>
      </w:tr>
      <w:tr w:rsidR="009F3AC0" w14:paraId="3B37C6B9" w14:textId="77777777" w:rsidTr="009A6907">
        <w:tc>
          <w:tcPr>
            <w:tcW w:w="4508" w:type="dxa"/>
            <w:tcBorders>
              <w:bottom w:val="nil"/>
              <w:right w:val="nil"/>
            </w:tcBorders>
          </w:tcPr>
          <w:p w14:paraId="3FC381BD" w14:textId="77777777" w:rsidR="009F3AC0" w:rsidRDefault="009F3AC0" w:rsidP="009A6907">
            <w:pPr>
              <w:spacing w:after="240" w:line="360" w:lineRule="auto"/>
              <w:ind w:firstLine="0"/>
              <w:rPr>
                <w:rFonts w:cs="Arial"/>
              </w:rPr>
            </w:pPr>
            <w:r w:rsidRPr="001431DC">
              <w:rPr>
                <w:rFonts w:cs="Arial"/>
              </w:rPr>
              <w:t>por favor pongamos en la portada algo que tenga relación con la asignatura</w:t>
            </w:r>
          </w:p>
        </w:tc>
        <w:tc>
          <w:tcPr>
            <w:tcW w:w="4508" w:type="dxa"/>
            <w:tcBorders>
              <w:left w:val="nil"/>
              <w:bottom w:val="nil"/>
            </w:tcBorders>
          </w:tcPr>
          <w:p w14:paraId="4A55089A" w14:textId="0E7F8229" w:rsidR="009F3AC0" w:rsidRDefault="007F52B4" w:rsidP="009A6907">
            <w:pPr>
              <w:spacing w:line="360" w:lineRule="auto"/>
              <w:ind w:firstLine="0"/>
              <w:rPr>
                <w:rFonts w:cs="Arial"/>
              </w:rPr>
            </w:pPr>
            <w:r w:rsidRPr="007F52B4">
              <w:rPr>
                <w:rFonts w:cs="Arial"/>
              </w:rPr>
              <w:t>favor pon</w:t>
            </w:r>
            <w:r w:rsidR="00E31A7F">
              <w:rPr>
                <w:rFonts w:cs="Arial"/>
              </w:rPr>
              <w:t>er</w:t>
            </w:r>
            <w:r w:rsidRPr="007F52B4">
              <w:rPr>
                <w:rFonts w:cs="Arial"/>
              </w:rPr>
              <w:t xml:space="preserve"> portada </w:t>
            </w:r>
            <w:proofErr w:type="spellStart"/>
            <w:r w:rsidRPr="007F52B4">
              <w:rPr>
                <w:rFonts w:cs="Arial"/>
              </w:rPr>
              <w:t>relacion</w:t>
            </w:r>
            <w:proofErr w:type="spellEnd"/>
            <w:r w:rsidRPr="007F52B4">
              <w:rPr>
                <w:rFonts w:cs="Arial"/>
              </w:rPr>
              <w:t xml:space="preserve"> asignatura</w:t>
            </w:r>
          </w:p>
        </w:tc>
      </w:tr>
      <w:tr w:rsidR="009F3AC0" w14:paraId="270977C6" w14:textId="77777777" w:rsidTr="009A6907">
        <w:tc>
          <w:tcPr>
            <w:tcW w:w="4508" w:type="dxa"/>
            <w:tcBorders>
              <w:top w:val="nil"/>
              <w:bottom w:val="nil"/>
              <w:right w:val="nil"/>
            </w:tcBorders>
          </w:tcPr>
          <w:p w14:paraId="65CF8BAF" w14:textId="77777777" w:rsidR="009F3AC0" w:rsidRDefault="009F3AC0" w:rsidP="009A6907">
            <w:pPr>
              <w:spacing w:after="240" w:line="360" w:lineRule="auto"/>
              <w:ind w:firstLine="0"/>
              <w:rPr>
                <w:rFonts w:cs="Arial"/>
              </w:rPr>
            </w:pPr>
            <w:proofErr w:type="spellStart"/>
            <w:r w:rsidRPr="00F367BC">
              <w:rPr>
                <w:rFonts w:cs="Arial"/>
              </w:rPr>
              <w:t>rodolfo</w:t>
            </w:r>
            <w:proofErr w:type="spellEnd"/>
            <w:r w:rsidRPr="00F367BC">
              <w:rPr>
                <w:rFonts w:cs="Arial"/>
              </w:rPr>
              <w:t xml:space="preserve"> muy buenos días! gracias por compartirnos la tarea</w:t>
            </w:r>
            <w:r>
              <w:rPr>
                <w:rFonts w:cs="Arial"/>
              </w:rPr>
              <w:t xml:space="preserve"> </w:t>
            </w:r>
            <w:r w:rsidRPr="00F367BC">
              <w:rPr>
                <w:rFonts w:cs="Arial"/>
              </w:rPr>
              <w:t>esperemos a ver que dicen sus colegas de equipo</w:t>
            </w:r>
          </w:p>
        </w:tc>
        <w:tc>
          <w:tcPr>
            <w:tcW w:w="4508" w:type="dxa"/>
            <w:tcBorders>
              <w:top w:val="nil"/>
              <w:left w:val="nil"/>
              <w:bottom w:val="nil"/>
            </w:tcBorders>
          </w:tcPr>
          <w:p w14:paraId="662EA8AA" w14:textId="12F4342D" w:rsidR="009F3AC0" w:rsidRDefault="00465FAA" w:rsidP="009A6907">
            <w:pPr>
              <w:spacing w:line="360" w:lineRule="auto"/>
              <w:ind w:firstLine="0"/>
              <w:rPr>
                <w:rFonts w:cs="Arial"/>
              </w:rPr>
            </w:pPr>
            <w:proofErr w:type="spellStart"/>
            <w:r w:rsidRPr="00465FAA">
              <w:rPr>
                <w:rFonts w:cs="Arial"/>
              </w:rPr>
              <w:t>rodolfo</w:t>
            </w:r>
            <w:proofErr w:type="spellEnd"/>
            <w:r w:rsidRPr="00465FAA">
              <w:rPr>
                <w:rFonts w:cs="Arial"/>
              </w:rPr>
              <w:t xml:space="preserve"> buenos </w:t>
            </w:r>
            <w:proofErr w:type="spellStart"/>
            <w:r w:rsidRPr="00465FAA">
              <w:rPr>
                <w:rFonts w:cs="Arial"/>
              </w:rPr>
              <w:t>dias</w:t>
            </w:r>
            <w:proofErr w:type="spellEnd"/>
            <w:r w:rsidRPr="00465FAA">
              <w:rPr>
                <w:rFonts w:cs="Arial"/>
              </w:rPr>
              <w:t xml:space="preserve"> gracias compartir tarea esper</w:t>
            </w:r>
            <w:r>
              <w:rPr>
                <w:rFonts w:cs="Arial"/>
              </w:rPr>
              <w:t>ar</w:t>
            </w:r>
            <w:r w:rsidRPr="00465FAA">
              <w:rPr>
                <w:rFonts w:cs="Arial"/>
              </w:rPr>
              <w:t xml:space="preserve"> ver dicen colegas equipo</w:t>
            </w:r>
          </w:p>
        </w:tc>
      </w:tr>
      <w:tr w:rsidR="009F3AC0" w14:paraId="6C1C59D4" w14:textId="77777777" w:rsidTr="009A6907">
        <w:tc>
          <w:tcPr>
            <w:tcW w:w="4508" w:type="dxa"/>
            <w:tcBorders>
              <w:top w:val="nil"/>
              <w:right w:val="nil"/>
            </w:tcBorders>
          </w:tcPr>
          <w:p w14:paraId="31449DA1" w14:textId="77777777" w:rsidR="009F3AC0" w:rsidRDefault="009F3AC0" w:rsidP="009A6907">
            <w:pPr>
              <w:spacing w:line="360" w:lineRule="auto"/>
              <w:ind w:firstLine="0"/>
              <w:rPr>
                <w:rFonts w:cs="Arial"/>
              </w:rPr>
            </w:pPr>
            <w:r w:rsidRPr="00F367BC">
              <w:rPr>
                <w:rFonts w:cs="Arial"/>
              </w:rPr>
              <w:t xml:space="preserve">bueno compañeros nos podremos comunicar en la noche el 27 digan que si ya que en fechas anteriores a </w:t>
            </w:r>
            <w:proofErr w:type="spellStart"/>
            <w:r w:rsidRPr="00F367BC">
              <w:rPr>
                <w:rFonts w:cs="Arial"/>
              </w:rPr>
              <w:t>m</w:t>
            </w:r>
            <w:r>
              <w:rPr>
                <w:rFonts w:cs="Arial"/>
              </w:rPr>
              <w:t>i</w:t>
            </w:r>
            <w:proofErr w:type="spellEnd"/>
            <w:r w:rsidRPr="00F367BC">
              <w:rPr>
                <w:rFonts w:cs="Arial"/>
              </w:rPr>
              <w:t xml:space="preserve"> se me dificulta no se a ustedes</w:t>
            </w:r>
          </w:p>
        </w:tc>
        <w:tc>
          <w:tcPr>
            <w:tcW w:w="4508" w:type="dxa"/>
            <w:tcBorders>
              <w:top w:val="nil"/>
              <w:left w:val="nil"/>
            </w:tcBorders>
          </w:tcPr>
          <w:p w14:paraId="305FF3E5" w14:textId="2A4CD246" w:rsidR="009F3AC0" w:rsidRDefault="00C474E1" w:rsidP="009A6907">
            <w:pPr>
              <w:spacing w:line="360" w:lineRule="auto"/>
              <w:ind w:firstLine="0"/>
              <w:rPr>
                <w:rFonts w:cs="Arial"/>
              </w:rPr>
            </w:pPr>
            <w:r w:rsidRPr="00C474E1">
              <w:rPr>
                <w:rFonts w:cs="Arial"/>
              </w:rPr>
              <w:t xml:space="preserve">bueno </w:t>
            </w:r>
            <w:proofErr w:type="spellStart"/>
            <w:r w:rsidRPr="00C474E1">
              <w:rPr>
                <w:rFonts w:cs="Arial"/>
              </w:rPr>
              <w:t>companeros</w:t>
            </w:r>
            <w:proofErr w:type="spellEnd"/>
            <w:r w:rsidRPr="00C474E1">
              <w:rPr>
                <w:rFonts w:cs="Arial"/>
              </w:rPr>
              <w:t xml:space="preserve"> pod</w:t>
            </w:r>
            <w:r>
              <w:rPr>
                <w:rFonts w:cs="Arial"/>
              </w:rPr>
              <w:t>er</w:t>
            </w:r>
            <w:r w:rsidRPr="00C474E1">
              <w:rPr>
                <w:rFonts w:cs="Arial"/>
              </w:rPr>
              <w:t xml:space="preserve"> comunicar noche 27 digan si fechas anteriores dificulta ustedes</w:t>
            </w:r>
          </w:p>
        </w:tc>
      </w:tr>
    </w:tbl>
    <w:p w14:paraId="3E781CAF" w14:textId="193EA135" w:rsidR="009F3AC0" w:rsidRPr="00A05DB3" w:rsidRDefault="00E27B7C" w:rsidP="00A05DB3">
      <w:pPr>
        <w:spacing w:after="240"/>
        <w:ind w:firstLine="0"/>
        <w:rPr>
          <w:rFonts w:cs="Arial"/>
          <w:sz w:val="20"/>
          <w:szCs w:val="20"/>
        </w:rPr>
      </w:pPr>
      <w:r w:rsidRPr="00A05DB3">
        <w:rPr>
          <w:rFonts w:cs="Arial"/>
          <w:i/>
          <w:iCs/>
          <w:sz w:val="20"/>
          <w:szCs w:val="20"/>
        </w:rPr>
        <w:t xml:space="preserve">Nota. </w:t>
      </w:r>
      <w:r w:rsidRPr="00A05DB3">
        <w:rPr>
          <w:rFonts w:cs="Arial"/>
          <w:sz w:val="20"/>
          <w:szCs w:val="20"/>
        </w:rPr>
        <w:t xml:space="preserve">En esta tabla se muestra el texto </w:t>
      </w:r>
      <w:r w:rsidR="00A05DB3" w:rsidRPr="00A05DB3">
        <w:rPr>
          <w:rFonts w:cs="Arial"/>
          <w:sz w:val="20"/>
          <w:szCs w:val="20"/>
        </w:rPr>
        <w:t xml:space="preserve">antes y después de eliminar las </w:t>
      </w:r>
      <w:proofErr w:type="spellStart"/>
      <w:r w:rsidR="00A05DB3" w:rsidRPr="00A05DB3">
        <w:rPr>
          <w:rFonts w:cs="Arial"/>
          <w:sz w:val="20"/>
          <w:szCs w:val="20"/>
        </w:rPr>
        <w:t>stopwords</w:t>
      </w:r>
      <w:proofErr w:type="spellEnd"/>
      <w:r w:rsidR="00A05DB3" w:rsidRPr="00A05DB3">
        <w:rPr>
          <w:rFonts w:cs="Arial"/>
          <w:sz w:val="20"/>
          <w:szCs w:val="20"/>
        </w:rPr>
        <w:t>.</w:t>
      </w:r>
    </w:p>
    <w:p w14:paraId="7DBE67C1" w14:textId="10BC0215" w:rsidR="00D20F59" w:rsidRPr="0083263C" w:rsidRDefault="00692FCF" w:rsidP="00495D1B">
      <w:pPr>
        <w:pStyle w:val="Prrafodelista"/>
        <w:numPr>
          <w:ilvl w:val="0"/>
          <w:numId w:val="16"/>
        </w:numPr>
        <w:spacing w:after="240"/>
        <w:rPr>
          <w:rFonts w:cs="Arial"/>
        </w:rPr>
      </w:pPr>
      <w:r>
        <w:rPr>
          <w:rFonts w:cs="Arial"/>
        </w:rPr>
        <w:t>Se segmenta el</w:t>
      </w:r>
      <w:r w:rsidR="002A6EF0" w:rsidRPr="0083263C">
        <w:rPr>
          <w:rFonts w:cs="Arial"/>
        </w:rPr>
        <w:t xml:space="preserve"> texto</w:t>
      </w:r>
      <w:r w:rsidR="000640EE" w:rsidRPr="0083263C">
        <w:rPr>
          <w:rFonts w:cs="Arial"/>
        </w:rPr>
        <w:t xml:space="preserve"> (</w:t>
      </w:r>
      <w:proofErr w:type="spellStart"/>
      <w:r w:rsidR="000640EE" w:rsidRPr="0083263C">
        <w:rPr>
          <w:rFonts w:cs="Arial"/>
        </w:rPr>
        <w:t>tokenizing</w:t>
      </w:r>
      <w:proofErr w:type="spellEnd"/>
      <w:r w:rsidR="000640EE" w:rsidRPr="0083263C">
        <w:rPr>
          <w:rFonts w:cs="Arial"/>
        </w:rPr>
        <w:t>)</w:t>
      </w:r>
      <w:r>
        <w:rPr>
          <w:rFonts w:cs="Arial"/>
        </w:rPr>
        <w:t xml:space="preserve"> se lo hace con la</w:t>
      </w:r>
      <w:r w:rsidR="00FA7D90" w:rsidRPr="0083263C">
        <w:rPr>
          <w:rFonts w:cs="Arial"/>
        </w:rPr>
        <w:t xml:space="preserve"> función </w:t>
      </w:r>
      <w:proofErr w:type="spellStart"/>
      <w:r w:rsidR="00FA7D90" w:rsidRPr="0083263C">
        <w:rPr>
          <w:rFonts w:cs="Arial"/>
          <w:i/>
          <w:iCs/>
        </w:rPr>
        <w:t>tokenize</w:t>
      </w:r>
      <w:proofErr w:type="spellEnd"/>
      <w:r w:rsidR="006F094A" w:rsidRPr="0083263C">
        <w:rPr>
          <w:rFonts w:cs="Arial"/>
          <w:i/>
          <w:iCs/>
        </w:rPr>
        <w:t>()</w:t>
      </w:r>
      <w:r w:rsidR="00FA7D90" w:rsidRPr="0083263C">
        <w:rPr>
          <w:rFonts w:cs="Arial"/>
        </w:rPr>
        <w:t xml:space="preserve"> del kit d</w:t>
      </w:r>
      <w:r w:rsidR="006F094A" w:rsidRPr="0083263C">
        <w:rPr>
          <w:rFonts w:cs="Arial"/>
        </w:rPr>
        <w:t>e herramientas de lenguaje natural NLTK.</w:t>
      </w:r>
    </w:p>
    <w:p w14:paraId="0FB890AA" w14:textId="0920944B" w:rsidR="00A05DB3" w:rsidRPr="00A05DB3" w:rsidRDefault="00A05DB3" w:rsidP="002E2B41">
      <w:pPr>
        <w:pStyle w:val="Descripcin"/>
        <w:keepNext/>
        <w:spacing w:after="0" w:line="480" w:lineRule="auto"/>
        <w:ind w:firstLine="0"/>
        <w:jc w:val="left"/>
        <w:rPr>
          <w:b/>
          <w:bCs/>
          <w:i w:val="0"/>
          <w:iCs w:val="0"/>
          <w:color w:val="auto"/>
          <w:sz w:val="20"/>
          <w:szCs w:val="20"/>
        </w:rPr>
      </w:pPr>
      <w:r w:rsidRPr="00A05DB3">
        <w:rPr>
          <w:b/>
          <w:bCs/>
          <w:i w:val="0"/>
          <w:iCs w:val="0"/>
          <w:color w:val="auto"/>
          <w:sz w:val="20"/>
          <w:szCs w:val="20"/>
        </w:rPr>
        <w:t xml:space="preserve">Tabla </w:t>
      </w:r>
      <w:r w:rsidRPr="00A05DB3">
        <w:rPr>
          <w:b/>
          <w:bCs/>
          <w:i w:val="0"/>
          <w:iCs w:val="0"/>
          <w:color w:val="auto"/>
          <w:sz w:val="20"/>
          <w:szCs w:val="20"/>
        </w:rPr>
        <w:fldChar w:fldCharType="begin"/>
      </w:r>
      <w:r w:rsidRPr="00A05DB3">
        <w:rPr>
          <w:b/>
          <w:bCs/>
          <w:i w:val="0"/>
          <w:iCs w:val="0"/>
          <w:color w:val="auto"/>
          <w:sz w:val="20"/>
          <w:szCs w:val="20"/>
        </w:rPr>
        <w:instrText xml:space="preserve"> SEQ Tabla \* ARABIC </w:instrText>
      </w:r>
      <w:r w:rsidRPr="00A05DB3">
        <w:rPr>
          <w:b/>
          <w:bCs/>
          <w:i w:val="0"/>
          <w:iCs w:val="0"/>
          <w:color w:val="auto"/>
          <w:sz w:val="20"/>
          <w:szCs w:val="20"/>
        </w:rPr>
        <w:fldChar w:fldCharType="separate"/>
      </w:r>
      <w:r w:rsidRPr="00A05DB3">
        <w:rPr>
          <w:b/>
          <w:bCs/>
          <w:i w:val="0"/>
          <w:iCs w:val="0"/>
          <w:noProof/>
          <w:color w:val="auto"/>
          <w:sz w:val="20"/>
          <w:szCs w:val="20"/>
        </w:rPr>
        <w:t>17</w:t>
      </w:r>
      <w:r w:rsidRPr="00A05DB3">
        <w:rPr>
          <w:b/>
          <w:bCs/>
          <w:i w:val="0"/>
          <w:iCs w:val="0"/>
          <w:color w:val="auto"/>
          <w:sz w:val="20"/>
          <w:szCs w:val="20"/>
        </w:rPr>
        <w:fldChar w:fldCharType="end"/>
      </w:r>
      <w:r w:rsidRPr="00A05DB3">
        <w:rPr>
          <w:b/>
          <w:bCs/>
          <w:i w:val="0"/>
          <w:iCs w:val="0"/>
          <w:color w:val="auto"/>
          <w:sz w:val="20"/>
          <w:szCs w:val="20"/>
        </w:rPr>
        <w:t>.</w:t>
      </w:r>
      <w:r w:rsidRPr="00A05DB3">
        <w:rPr>
          <w:b/>
          <w:bCs/>
          <w:i w:val="0"/>
          <w:iCs w:val="0"/>
          <w:color w:val="auto"/>
          <w:sz w:val="20"/>
          <w:szCs w:val="20"/>
        </w:rPr>
        <w:br/>
      </w:r>
      <w:r w:rsidRPr="002E2B41">
        <w:rPr>
          <w:i w:val="0"/>
          <w:iCs w:val="0"/>
          <w:color w:val="auto"/>
          <w:sz w:val="20"/>
          <w:szCs w:val="20"/>
        </w:rPr>
        <w:t>Texto segmentado</w:t>
      </w:r>
    </w:p>
    <w:tbl>
      <w:tblPr>
        <w:tblStyle w:val="Tablaconcuadrcula"/>
        <w:tblW w:w="0" w:type="auto"/>
        <w:tblBorders>
          <w:left w:val="none" w:sz="0" w:space="0" w:color="auto"/>
          <w:right w:val="none" w:sz="0" w:space="0" w:color="auto"/>
        </w:tblBorders>
        <w:tblLook w:val="04A0" w:firstRow="1" w:lastRow="0" w:firstColumn="1" w:lastColumn="0" w:noHBand="0" w:noVBand="1"/>
      </w:tblPr>
      <w:tblGrid>
        <w:gridCol w:w="4508"/>
        <w:gridCol w:w="4508"/>
      </w:tblGrid>
      <w:tr w:rsidR="00CE069A" w14:paraId="724E413E" w14:textId="77777777" w:rsidTr="009A6907">
        <w:tc>
          <w:tcPr>
            <w:tcW w:w="4508" w:type="dxa"/>
            <w:tcBorders>
              <w:bottom w:val="single" w:sz="4" w:space="0" w:color="auto"/>
              <w:right w:val="nil"/>
            </w:tcBorders>
            <w:vAlign w:val="center"/>
          </w:tcPr>
          <w:p w14:paraId="4B10C29E" w14:textId="77777777" w:rsidR="00CE069A" w:rsidRPr="007C58C2" w:rsidRDefault="00CE069A" w:rsidP="009A6907">
            <w:pPr>
              <w:spacing w:line="360" w:lineRule="auto"/>
              <w:ind w:firstLine="0"/>
              <w:jc w:val="center"/>
              <w:rPr>
                <w:rFonts w:cs="Arial"/>
                <w:b/>
                <w:bCs/>
              </w:rPr>
            </w:pPr>
            <w:r w:rsidRPr="007C58C2">
              <w:rPr>
                <w:rFonts w:cs="Arial"/>
                <w:b/>
                <w:bCs/>
              </w:rPr>
              <w:t>Texto</w:t>
            </w:r>
          </w:p>
        </w:tc>
        <w:tc>
          <w:tcPr>
            <w:tcW w:w="4508" w:type="dxa"/>
            <w:tcBorders>
              <w:left w:val="nil"/>
              <w:bottom w:val="single" w:sz="4" w:space="0" w:color="auto"/>
            </w:tcBorders>
            <w:vAlign w:val="center"/>
          </w:tcPr>
          <w:p w14:paraId="5D070B6D" w14:textId="2BFE5994" w:rsidR="00CE069A" w:rsidRPr="007C58C2" w:rsidRDefault="00CE069A" w:rsidP="009A6907">
            <w:pPr>
              <w:spacing w:line="360" w:lineRule="auto"/>
              <w:ind w:firstLine="0"/>
              <w:jc w:val="center"/>
              <w:rPr>
                <w:rFonts w:cs="Arial"/>
                <w:b/>
                <w:bCs/>
              </w:rPr>
            </w:pPr>
            <w:r w:rsidRPr="007C58C2">
              <w:rPr>
                <w:rFonts w:cs="Arial"/>
                <w:b/>
                <w:bCs/>
              </w:rPr>
              <w:t xml:space="preserve">Texto </w:t>
            </w:r>
            <w:r w:rsidR="00A05DB3">
              <w:rPr>
                <w:rFonts w:cs="Arial"/>
                <w:b/>
                <w:bCs/>
              </w:rPr>
              <w:t>segmentado</w:t>
            </w:r>
          </w:p>
        </w:tc>
      </w:tr>
      <w:tr w:rsidR="00924A04" w14:paraId="6821268D" w14:textId="77777777" w:rsidTr="009A6907">
        <w:tc>
          <w:tcPr>
            <w:tcW w:w="4508" w:type="dxa"/>
            <w:tcBorders>
              <w:bottom w:val="nil"/>
              <w:right w:val="nil"/>
            </w:tcBorders>
          </w:tcPr>
          <w:p w14:paraId="3F29CFE6" w14:textId="2ADCB496" w:rsidR="00924A04" w:rsidRDefault="00924A04" w:rsidP="00924A04">
            <w:pPr>
              <w:spacing w:after="240" w:line="360" w:lineRule="auto"/>
              <w:ind w:firstLine="0"/>
              <w:rPr>
                <w:rFonts w:cs="Arial"/>
              </w:rPr>
            </w:pPr>
            <w:r w:rsidRPr="007F52B4">
              <w:rPr>
                <w:rFonts w:cs="Arial"/>
              </w:rPr>
              <w:t>favor pon</w:t>
            </w:r>
            <w:r>
              <w:rPr>
                <w:rFonts w:cs="Arial"/>
              </w:rPr>
              <w:t>er</w:t>
            </w:r>
            <w:r w:rsidRPr="007F52B4">
              <w:rPr>
                <w:rFonts w:cs="Arial"/>
              </w:rPr>
              <w:t xml:space="preserve"> portada </w:t>
            </w:r>
            <w:proofErr w:type="spellStart"/>
            <w:r w:rsidRPr="007F52B4">
              <w:rPr>
                <w:rFonts w:cs="Arial"/>
              </w:rPr>
              <w:t>relacion</w:t>
            </w:r>
            <w:proofErr w:type="spellEnd"/>
            <w:r w:rsidRPr="007F52B4">
              <w:rPr>
                <w:rFonts w:cs="Arial"/>
              </w:rPr>
              <w:t xml:space="preserve"> asignatura</w:t>
            </w:r>
          </w:p>
        </w:tc>
        <w:tc>
          <w:tcPr>
            <w:tcW w:w="4508" w:type="dxa"/>
            <w:tcBorders>
              <w:left w:val="nil"/>
              <w:bottom w:val="nil"/>
            </w:tcBorders>
          </w:tcPr>
          <w:p w14:paraId="42198571" w14:textId="5B4B70B8" w:rsidR="00924A04" w:rsidRDefault="00924A04" w:rsidP="00924A04">
            <w:pPr>
              <w:spacing w:line="360" w:lineRule="auto"/>
              <w:ind w:firstLine="0"/>
              <w:rPr>
                <w:rFonts w:cs="Arial"/>
              </w:rPr>
            </w:pPr>
            <w:r>
              <w:rPr>
                <w:rFonts w:cs="Arial"/>
              </w:rPr>
              <w:t>[f</w:t>
            </w:r>
            <w:r w:rsidRPr="007F52B4">
              <w:rPr>
                <w:rFonts w:cs="Arial"/>
              </w:rPr>
              <w:t>avor</w:t>
            </w:r>
            <w:r>
              <w:rPr>
                <w:rFonts w:cs="Arial"/>
              </w:rPr>
              <w:t>]</w:t>
            </w:r>
            <w:r w:rsidRPr="007F52B4">
              <w:rPr>
                <w:rFonts w:cs="Arial"/>
              </w:rPr>
              <w:t xml:space="preserve"> </w:t>
            </w:r>
            <w:r>
              <w:rPr>
                <w:rFonts w:cs="Arial"/>
              </w:rPr>
              <w:t>[</w:t>
            </w:r>
            <w:r w:rsidRPr="007F52B4">
              <w:rPr>
                <w:rFonts w:cs="Arial"/>
              </w:rPr>
              <w:t>pon</w:t>
            </w:r>
            <w:r>
              <w:rPr>
                <w:rFonts w:cs="Arial"/>
              </w:rPr>
              <w:t>er]</w:t>
            </w:r>
            <w:r w:rsidRPr="007F52B4">
              <w:rPr>
                <w:rFonts w:cs="Arial"/>
              </w:rPr>
              <w:t xml:space="preserve"> </w:t>
            </w:r>
            <w:r>
              <w:rPr>
                <w:rFonts w:cs="Arial"/>
              </w:rPr>
              <w:t>[</w:t>
            </w:r>
            <w:r w:rsidRPr="007F52B4">
              <w:rPr>
                <w:rFonts w:cs="Arial"/>
              </w:rPr>
              <w:t>portada</w:t>
            </w:r>
            <w:r>
              <w:rPr>
                <w:rFonts w:cs="Arial"/>
              </w:rPr>
              <w:t>]</w:t>
            </w:r>
            <w:r w:rsidRPr="007F52B4">
              <w:rPr>
                <w:rFonts w:cs="Arial"/>
              </w:rPr>
              <w:t xml:space="preserve"> </w:t>
            </w:r>
            <w:r>
              <w:rPr>
                <w:rFonts w:cs="Arial"/>
              </w:rPr>
              <w:t>[relación]</w:t>
            </w:r>
            <w:r w:rsidRPr="007F52B4">
              <w:rPr>
                <w:rFonts w:cs="Arial"/>
              </w:rPr>
              <w:t xml:space="preserve"> </w:t>
            </w:r>
            <w:r>
              <w:rPr>
                <w:rFonts w:cs="Arial"/>
              </w:rPr>
              <w:t>[</w:t>
            </w:r>
            <w:r w:rsidRPr="007F52B4">
              <w:rPr>
                <w:rFonts w:cs="Arial"/>
              </w:rPr>
              <w:t>asignatura</w:t>
            </w:r>
            <w:r>
              <w:rPr>
                <w:rFonts w:cs="Arial"/>
              </w:rPr>
              <w:t>]</w:t>
            </w:r>
          </w:p>
        </w:tc>
      </w:tr>
      <w:tr w:rsidR="00924A04" w14:paraId="6F59CF51" w14:textId="77777777" w:rsidTr="009A6907">
        <w:tc>
          <w:tcPr>
            <w:tcW w:w="4508" w:type="dxa"/>
            <w:tcBorders>
              <w:top w:val="nil"/>
              <w:bottom w:val="nil"/>
              <w:right w:val="nil"/>
            </w:tcBorders>
          </w:tcPr>
          <w:p w14:paraId="5AD0DBA5" w14:textId="7008B555" w:rsidR="00924A04" w:rsidRDefault="00924A04" w:rsidP="00924A04">
            <w:pPr>
              <w:spacing w:after="240" w:line="360" w:lineRule="auto"/>
              <w:ind w:firstLine="0"/>
              <w:rPr>
                <w:rFonts w:cs="Arial"/>
              </w:rPr>
            </w:pPr>
            <w:proofErr w:type="spellStart"/>
            <w:r w:rsidRPr="00465FAA">
              <w:rPr>
                <w:rFonts w:cs="Arial"/>
              </w:rPr>
              <w:t>rodolfo</w:t>
            </w:r>
            <w:proofErr w:type="spellEnd"/>
            <w:r w:rsidRPr="00465FAA">
              <w:rPr>
                <w:rFonts w:cs="Arial"/>
              </w:rPr>
              <w:t xml:space="preserve"> buenos </w:t>
            </w:r>
            <w:proofErr w:type="spellStart"/>
            <w:r w:rsidRPr="00465FAA">
              <w:rPr>
                <w:rFonts w:cs="Arial"/>
              </w:rPr>
              <w:t>dias</w:t>
            </w:r>
            <w:proofErr w:type="spellEnd"/>
            <w:r w:rsidRPr="00465FAA">
              <w:rPr>
                <w:rFonts w:cs="Arial"/>
              </w:rPr>
              <w:t xml:space="preserve"> gracias compartir tarea esper</w:t>
            </w:r>
            <w:r>
              <w:rPr>
                <w:rFonts w:cs="Arial"/>
              </w:rPr>
              <w:t>ar</w:t>
            </w:r>
            <w:r w:rsidRPr="00465FAA">
              <w:rPr>
                <w:rFonts w:cs="Arial"/>
              </w:rPr>
              <w:t xml:space="preserve"> ver dicen colegas equipo</w:t>
            </w:r>
          </w:p>
        </w:tc>
        <w:tc>
          <w:tcPr>
            <w:tcW w:w="4508" w:type="dxa"/>
            <w:tcBorders>
              <w:top w:val="nil"/>
              <w:left w:val="nil"/>
              <w:bottom w:val="nil"/>
            </w:tcBorders>
          </w:tcPr>
          <w:p w14:paraId="19871C6A" w14:textId="0A60043D" w:rsidR="00924A04" w:rsidRDefault="00924A04" w:rsidP="00924A04">
            <w:pPr>
              <w:spacing w:line="360" w:lineRule="auto"/>
              <w:ind w:firstLine="0"/>
              <w:rPr>
                <w:rFonts w:cs="Arial"/>
              </w:rPr>
            </w:pPr>
            <w:r>
              <w:rPr>
                <w:rFonts w:cs="Arial"/>
              </w:rPr>
              <w:t>[</w:t>
            </w:r>
            <w:proofErr w:type="spellStart"/>
            <w:r w:rsidRPr="00465FAA">
              <w:rPr>
                <w:rFonts w:cs="Arial"/>
              </w:rPr>
              <w:t>rodolfo</w:t>
            </w:r>
            <w:proofErr w:type="spellEnd"/>
            <w:r>
              <w:rPr>
                <w:rFonts w:cs="Arial"/>
              </w:rPr>
              <w:t>]</w:t>
            </w:r>
            <w:r w:rsidRPr="00465FAA">
              <w:rPr>
                <w:rFonts w:cs="Arial"/>
              </w:rPr>
              <w:t xml:space="preserve"> </w:t>
            </w:r>
            <w:r>
              <w:rPr>
                <w:rFonts w:cs="Arial"/>
              </w:rPr>
              <w:t>[</w:t>
            </w:r>
            <w:r w:rsidRPr="00465FAA">
              <w:rPr>
                <w:rFonts w:cs="Arial"/>
              </w:rPr>
              <w:t>buenos</w:t>
            </w:r>
            <w:r>
              <w:rPr>
                <w:rFonts w:cs="Arial"/>
              </w:rPr>
              <w:t>]</w:t>
            </w:r>
            <w:r w:rsidRPr="00465FAA">
              <w:rPr>
                <w:rFonts w:cs="Arial"/>
              </w:rPr>
              <w:t xml:space="preserve"> </w:t>
            </w:r>
            <w:r>
              <w:rPr>
                <w:rFonts w:cs="Arial"/>
              </w:rPr>
              <w:t>[</w:t>
            </w:r>
            <w:proofErr w:type="spellStart"/>
            <w:r>
              <w:rPr>
                <w:rFonts w:cs="Arial"/>
              </w:rPr>
              <w:t>dias</w:t>
            </w:r>
            <w:proofErr w:type="spellEnd"/>
            <w:r>
              <w:rPr>
                <w:rFonts w:cs="Arial"/>
              </w:rPr>
              <w:t>]</w:t>
            </w:r>
            <w:r w:rsidRPr="00465FAA">
              <w:rPr>
                <w:rFonts w:cs="Arial"/>
              </w:rPr>
              <w:t xml:space="preserve"> </w:t>
            </w:r>
            <w:r>
              <w:rPr>
                <w:rFonts w:cs="Arial"/>
              </w:rPr>
              <w:t>[</w:t>
            </w:r>
            <w:r w:rsidRPr="00465FAA">
              <w:rPr>
                <w:rFonts w:cs="Arial"/>
              </w:rPr>
              <w:t>gracias</w:t>
            </w:r>
            <w:r>
              <w:rPr>
                <w:rFonts w:cs="Arial"/>
              </w:rPr>
              <w:t>]</w:t>
            </w:r>
            <w:r w:rsidRPr="00465FAA">
              <w:rPr>
                <w:rFonts w:cs="Arial"/>
              </w:rPr>
              <w:t xml:space="preserve"> </w:t>
            </w:r>
            <w:r>
              <w:rPr>
                <w:rFonts w:cs="Arial"/>
              </w:rPr>
              <w:t>[</w:t>
            </w:r>
            <w:r w:rsidRPr="00465FAA">
              <w:rPr>
                <w:rFonts w:cs="Arial"/>
              </w:rPr>
              <w:t>compartir</w:t>
            </w:r>
            <w:r>
              <w:rPr>
                <w:rFonts w:cs="Arial"/>
              </w:rPr>
              <w:t>]</w:t>
            </w:r>
            <w:r w:rsidRPr="00465FAA">
              <w:rPr>
                <w:rFonts w:cs="Arial"/>
              </w:rPr>
              <w:t xml:space="preserve"> </w:t>
            </w:r>
            <w:r>
              <w:rPr>
                <w:rFonts w:cs="Arial"/>
              </w:rPr>
              <w:t>[</w:t>
            </w:r>
            <w:r w:rsidRPr="00465FAA">
              <w:rPr>
                <w:rFonts w:cs="Arial"/>
              </w:rPr>
              <w:t>tarea</w:t>
            </w:r>
            <w:r>
              <w:rPr>
                <w:rFonts w:cs="Arial"/>
              </w:rPr>
              <w:t>]</w:t>
            </w:r>
            <w:r w:rsidRPr="00465FAA">
              <w:rPr>
                <w:rFonts w:cs="Arial"/>
              </w:rPr>
              <w:t xml:space="preserve"> </w:t>
            </w:r>
            <w:r>
              <w:rPr>
                <w:rFonts w:cs="Arial"/>
              </w:rPr>
              <w:t>[</w:t>
            </w:r>
            <w:r w:rsidRPr="00465FAA">
              <w:rPr>
                <w:rFonts w:cs="Arial"/>
              </w:rPr>
              <w:t>esper</w:t>
            </w:r>
            <w:r>
              <w:rPr>
                <w:rFonts w:cs="Arial"/>
              </w:rPr>
              <w:t>ar]</w:t>
            </w:r>
            <w:r w:rsidRPr="00465FAA">
              <w:rPr>
                <w:rFonts w:cs="Arial"/>
              </w:rPr>
              <w:t xml:space="preserve"> </w:t>
            </w:r>
            <w:r>
              <w:rPr>
                <w:rFonts w:cs="Arial"/>
              </w:rPr>
              <w:t>[</w:t>
            </w:r>
            <w:r w:rsidRPr="00465FAA">
              <w:rPr>
                <w:rFonts w:cs="Arial"/>
              </w:rPr>
              <w:t>ver</w:t>
            </w:r>
            <w:r>
              <w:rPr>
                <w:rFonts w:cs="Arial"/>
              </w:rPr>
              <w:t>]</w:t>
            </w:r>
            <w:r w:rsidRPr="00465FAA">
              <w:rPr>
                <w:rFonts w:cs="Arial"/>
              </w:rPr>
              <w:t xml:space="preserve"> </w:t>
            </w:r>
            <w:r>
              <w:rPr>
                <w:rFonts w:cs="Arial"/>
              </w:rPr>
              <w:t>[</w:t>
            </w:r>
            <w:r w:rsidRPr="00465FAA">
              <w:rPr>
                <w:rFonts w:cs="Arial"/>
              </w:rPr>
              <w:t>dicen</w:t>
            </w:r>
            <w:r>
              <w:rPr>
                <w:rFonts w:cs="Arial"/>
              </w:rPr>
              <w:t>]</w:t>
            </w:r>
            <w:r w:rsidRPr="00465FAA">
              <w:rPr>
                <w:rFonts w:cs="Arial"/>
              </w:rPr>
              <w:t xml:space="preserve"> </w:t>
            </w:r>
            <w:r>
              <w:rPr>
                <w:rFonts w:cs="Arial"/>
              </w:rPr>
              <w:t>[</w:t>
            </w:r>
            <w:r w:rsidRPr="00465FAA">
              <w:rPr>
                <w:rFonts w:cs="Arial"/>
              </w:rPr>
              <w:t>colegas</w:t>
            </w:r>
            <w:r>
              <w:rPr>
                <w:rFonts w:cs="Arial"/>
              </w:rPr>
              <w:t>]</w:t>
            </w:r>
            <w:r w:rsidRPr="00465FAA">
              <w:rPr>
                <w:rFonts w:cs="Arial"/>
              </w:rPr>
              <w:t xml:space="preserve"> </w:t>
            </w:r>
            <w:r>
              <w:rPr>
                <w:rFonts w:cs="Arial"/>
              </w:rPr>
              <w:t>[</w:t>
            </w:r>
            <w:r w:rsidRPr="00465FAA">
              <w:rPr>
                <w:rFonts w:cs="Arial"/>
              </w:rPr>
              <w:t>equipo</w:t>
            </w:r>
            <w:r>
              <w:rPr>
                <w:rFonts w:cs="Arial"/>
              </w:rPr>
              <w:t>]</w:t>
            </w:r>
          </w:p>
        </w:tc>
      </w:tr>
      <w:tr w:rsidR="00924A04" w14:paraId="203EA99E" w14:textId="77777777" w:rsidTr="009A6907">
        <w:tc>
          <w:tcPr>
            <w:tcW w:w="4508" w:type="dxa"/>
            <w:tcBorders>
              <w:top w:val="nil"/>
              <w:right w:val="nil"/>
            </w:tcBorders>
          </w:tcPr>
          <w:p w14:paraId="63735B32" w14:textId="19216BBA" w:rsidR="00924A04" w:rsidRDefault="00924A04" w:rsidP="00924A04">
            <w:pPr>
              <w:spacing w:line="360" w:lineRule="auto"/>
              <w:ind w:firstLine="0"/>
              <w:rPr>
                <w:rFonts w:cs="Arial"/>
              </w:rPr>
            </w:pPr>
            <w:r w:rsidRPr="00C474E1">
              <w:rPr>
                <w:rFonts w:cs="Arial"/>
              </w:rPr>
              <w:t xml:space="preserve">bueno </w:t>
            </w:r>
            <w:proofErr w:type="spellStart"/>
            <w:r w:rsidRPr="00C474E1">
              <w:rPr>
                <w:rFonts w:cs="Arial"/>
              </w:rPr>
              <w:t>companeros</w:t>
            </w:r>
            <w:proofErr w:type="spellEnd"/>
            <w:r w:rsidRPr="00C474E1">
              <w:rPr>
                <w:rFonts w:cs="Arial"/>
              </w:rPr>
              <w:t xml:space="preserve"> pod</w:t>
            </w:r>
            <w:r>
              <w:rPr>
                <w:rFonts w:cs="Arial"/>
              </w:rPr>
              <w:t>er</w:t>
            </w:r>
            <w:r w:rsidRPr="00C474E1">
              <w:rPr>
                <w:rFonts w:cs="Arial"/>
              </w:rPr>
              <w:t xml:space="preserve"> comunicar noche 27 digan si fechas anteriores dificulta ustedes</w:t>
            </w:r>
          </w:p>
        </w:tc>
        <w:tc>
          <w:tcPr>
            <w:tcW w:w="4508" w:type="dxa"/>
            <w:tcBorders>
              <w:top w:val="nil"/>
              <w:left w:val="nil"/>
            </w:tcBorders>
          </w:tcPr>
          <w:p w14:paraId="5B7E8845" w14:textId="61F34ADD" w:rsidR="00924A04" w:rsidRDefault="00924A04" w:rsidP="00924A04">
            <w:pPr>
              <w:spacing w:line="360" w:lineRule="auto"/>
              <w:ind w:firstLine="0"/>
              <w:rPr>
                <w:rFonts w:cs="Arial"/>
              </w:rPr>
            </w:pPr>
            <w:r>
              <w:rPr>
                <w:rFonts w:cs="Arial"/>
              </w:rPr>
              <w:t>[</w:t>
            </w:r>
            <w:r w:rsidRPr="00C474E1">
              <w:rPr>
                <w:rFonts w:cs="Arial"/>
              </w:rPr>
              <w:t>bueno</w:t>
            </w:r>
            <w:r>
              <w:rPr>
                <w:rFonts w:cs="Arial"/>
              </w:rPr>
              <w:t>]</w:t>
            </w:r>
            <w:r w:rsidRPr="00C474E1">
              <w:rPr>
                <w:rFonts w:cs="Arial"/>
              </w:rPr>
              <w:t xml:space="preserve"> </w:t>
            </w:r>
            <w:r>
              <w:rPr>
                <w:rFonts w:cs="Arial"/>
              </w:rPr>
              <w:t>[</w:t>
            </w:r>
            <w:proofErr w:type="spellStart"/>
            <w:r>
              <w:rPr>
                <w:rFonts w:cs="Arial"/>
              </w:rPr>
              <w:t>companeros</w:t>
            </w:r>
            <w:proofErr w:type="spellEnd"/>
            <w:r>
              <w:rPr>
                <w:rFonts w:cs="Arial"/>
              </w:rPr>
              <w:t>]</w:t>
            </w:r>
            <w:r w:rsidRPr="00C474E1">
              <w:rPr>
                <w:rFonts w:cs="Arial"/>
              </w:rPr>
              <w:t xml:space="preserve"> </w:t>
            </w:r>
            <w:r>
              <w:rPr>
                <w:rFonts w:cs="Arial"/>
              </w:rPr>
              <w:t>[</w:t>
            </w:r>
            <w:r w:rsidRPr="00C474E1">
              <w:rPr>
                <w:rFonts w:cs="Arial"/>
              </w:rPr>
              <w:t>pod</w:t>
            </w:r>
            <w:r>
              <w:rPr>
                <w:rFonts w:cs="Arial"/>
              </w:rPr>
              <w:t>er]</w:t>
            </w:r>
            <w:r w:rsidRPr="00C474E1">
              <w:rPr>
                <w:rFonts w:cs="Arial"/>
              </w:rPr>
              <w:t xml:space="preserve"> </w:t>
            </w:r>
            <w:r>
              <w:rPr>
                <w:rFonts w:cs="Arial"/>
              </w:rPr>
              <w:t>[</w:t>
            </w:r>
            <w:r w:rsidRPr="00C474E1">
              <w:rPr>
                <w:rFonts w:cs="Arial"/>
              </w:rPr>
              <w:t>comunicar</w:t>
            </w:r>
            <w:r>
              <w:rPr>
                <w:rFonts w:cs="Arial"/>
              </w:rPr>
              <w:t>]</w:t>
            </w:r>
            <w:r w:rsidRPr="00C474E1">
              <w:rPr>
                <w:rFonts w:cs="Arial"/>
              </w:rPr>
              <w:t xml:space="preserve"> </w:t>
            </w:r>
            <w:r>
              <w:rPr>
                <w:rFonts w:cs="Arial"/>
              </w:rPr>
              <w:t>[</w:t>
            </w:r>
            <w:r w:rsidRPr="00C474E1">
              <w:rPr>
                <w:rFonts w:cs="Arial"/>
              </w:rPr>
              <w:t>noche</w:t>
            </w:r>
            <w:r>
              <w:rPr>
                <w:rFonts w:cs="Arial"/>
              </w:rPr>
              <w:t>]</w:t>
            </w:r>
            <w:r w:rsidRPr="00C474E1">
              <w:rPr>
                <w:rFonts w:cs="Arial"/>
              </w:rPr>
              <w:t xml:space="preserve"> </w:t>
            </w:r>
            <w:r>
              <w:rPr>
                <w:rFonts w:cs="Arial"/>
              </w:rPr>
              <w:t>[</w:t>
            </w:r>
            <w:r w:rsidRPr="00C474E1">
              <w:rPr>
                <w:rFonts w:cs="Arial"/>
              </w:rPr>
              <w:t>27</w:t>
            </w:r>
            <w:r>
              <w:rPr>
                <w:rFonts w:cs="Arial"/>
              </w:rPr>
              <w:t>]</w:t>
            </w:r>
            <w:r w:rsidRPr="00C474E1">
              <w:rPr>
                <w:rFonts w:cs="Arial"/>
              </w:rPr>
              <w:t xml:space="preserve"> </w:t>
            </w:r>
            <w:r>
              <w:rPr>
                <w:rFonts w:cs="Arial"/>
              </w:rPr>
              <w:t>[</w:t>
            </w:r>
            <w:r w:rsidRPr="00C474E1">
              <w:rPr>
                <w:rFonts w:cs="Arial"/>
              </w:rPr>
              <w:t>digan</w:t>
            </w:r>
            <w:r>
              <w:rPr>
                <w:rFonts w:cs="Arial"/>
              </w:rPr>
              <w:t>]</w:t>
            </w:r>
            <w:r w:rsidRPr="00C474E1">
              <w:rPr>
                <w:rFonts w:cs="Arial"/>
              </w:rPr>
              <w:t xml:space="preserve"> </w:t>
            </w:r>
            <w:r>
              <w:rPr>
                <w:rFonts w:cs="Arial"/>
              </w:rPr>
              <w:t>[</w:t>
            </w:r>
            <w:r w:rsidRPr="00C474E1">
              <w:rPr>
                <w:rFonts w:cs="Arial"/>
              </w:rPr>
              <w:t>si</w:t>
            </w:r>
            <w:r>
              <w:rPr>
                <w:rFonts w:cs="Arial"/>
              </w:rPr>
              <w:t>]</w:t>
            </w:r>
            <w:r w:rsidRPr="00C474E1">
              <w:rPr>
                <w:rFonts w:cs="Arial"/>
              </w:rPr>
              <w:t xml:space="preserve"> </w:t>
            </w:r>
            <w:r>
              <w:rPr>
                <w:rFonts w:cs="Arial"/>
              </w:rPr>
              <w:t>[</w:t>
            </w:r>
            <w:r w:rsidRPr="00C474E1">
              <w:rPr>
                <w:rFonts w:cs="Arial"/>
              </w:rPr>
              <w:t>fechas</w:t>
            </w:r>
            <w:r>
              <w:rPr>
                <w:rFonts w:cs="Arial"/>
              </w:rPr>
              <w:t>]</w:t>
            </w:r>
            <w:r w:rsidRPr="00C474E1">
              <w:rPr>
                <w:rFonts w:cs="Arial"/>
              </w:rPr>
              <w:t xml:space="preserve"> </w:t>
            </w:r>
            <w:r>
              <w:rPr>
                <w:rFonts w:cs="Arial"/>
              </w:rPr>
              <w:t>[</w:t>
            </w:r>
            <w:r w:rsidRPr="00C474E1">
              <w:rPr>
                <w:rFonts w:cs="Arial"/>
              </w:rPr>
              <w:t>anteriores</w:t>
            </w:r>
            <w:r>
              <w:rPr>
                <w:rFonts w:cs="Arial"/>
              </w:rPr>
              <w:t>]</w:t>
            </w:r>
            <w:r w:rsidRPr="00C474E1">
              <w:rPr>
                <w:rFonts w:cs="Arial"/>
              </w:rPr>
              <w:t xml:space="preserve"> </w:t>
            </w:r>
            <w:r>
              <w:rPr>
                <w:rFonts w:cs="Arial"/>
              </w:rPr>
              <w:t>[</w:t>
            </w:r>
            <w:r w:rsidRPr="00C474E1">
              <w:rPr>
                <w:rFonts w:cs="Arial"/>
              </w:rPr>
              <w:t>dificulta</w:t>
            </w:r>
            <w:r>
              <w:rPr>
                <w:rFonts w:cs="Arial"/>
              </w:rPr>
              <w:t>]</w:t>
            </w:r>
            <w:r w:rsidRPr="00C474E1">
              <w:rPr>
                <w:rFonts w:cs="Arial"/>
              </w:rPr>
              <w:t xml:space="preserve"> </w:t>
            </w:r>
            <w:r>
              <w:rPr>
                <w:rFonts w:cs="Arial"/>
              </w:rPr>
              <w:t>[</w:t>
            </w:r>
            <w:r w:rsidRPr="00C474E1">
              <w:rPr>
                <w:rFonts w:cs="Arial"/>
              </w:rPr>
              <w:t>ustedes</w:t>
            </w:r>
            <w:r>
              <w:rPr>
                <w:rFonts w:cs="Arial"/>
              </w:rPr>
              <w:t>]</w:t>
            </w:r>
          </w:p>
        </w:tc>
      </w:tr>
    </w:tbl>
    <w:p w14:paraId="058D5262" w14:textId="7F5BB7A0" w:rsidR="00381984" w:rsidRPr="002E2B41" w:rsidRDefault="002E2B41" w:rsidP="002E2B41">
      <w:pPr>
        <w:spacing w:after="240"/>
        <w:ind w:firstLine="0"/>
        <w:rPr>
          <w:rFonts w:cs="Arial"/>
          <w:sz w:val="20"/>
          <w:szCs w:val="20"/>
        </w:rPr>
      </w:pPr>
      <w:r w:rsidRPr="002E2B41">
        <w:rPr>
          <w:rFonts w:cs="Arial"/>
          <w:i/>
          <w:iCs/>
          <w:sz w:val="20"/>
          <w:szCs w:val="20"/>
        </w:rPr>
        <w:t xml:space="preserve">Nota. </w:t>
      </w:r>
      <w:r w:rsidRPr="002E2B41">
        <w:rPr>
          <w:rFonts w:cs="Arial"/>
          <w:sz w:val="20"/>
          <w:szCs w:val="20"/>
        </w:rPr>
        <w:t>En esta tabla se muestra el texto antes y después de ser segmentado.</w:t>
      </w:r>
    </w:p>
    <w:p w14:paraId="19B07944" w14:textId="604E4B9A" w:rsidR="005141CD" w:rsidRPr="00BD0EE2" w:rsidRDefault="00635042" w:rsidP="00495D1B">
      <w:pPr>
        <w:pStyle w:val="Prrafodelista"/>
        <w:numPr>
          <w:ilvl w:val="0"/>
          <w:numId w:val="16"/>
        </w:numPr>
        <w:rPr>
          <w:rFonts w:cs="Arial"/>
        </w:rPr>
      </w:pPr>
      <w:r w:rsidRPr="00BD0EE2">
        <w:rPr>
          <w:rFonts w:cs="Arial"/>
        </w:rPr>
        <w:t>El siguiente paso u</w:t>
      </w:r>
      <w:r w:rsidR="00990A57" w:rsidRPr="00BD0EE2">
        <w:rPr>
          <w:rFonts w:cs="Arial"/>
        </w:rPr>
        <w:t xml:space="preserve">na vez que ya se tiene el texto </w:t>
      </w:r>
      <w:r w:rsidR="00845F9D" w:rsidRPr="00BD0EE2">
        <w:rPr>
          <w:rFonts w:cs="Arial"/>
        </w:rPr>
        <w:t xml:space="preserve">pre – procesado, </w:t>
      </w:r>
      <w:r w:rsidRPr="00BD0EE2">
        <w:rPr>
          <w:rFonts w:cs="Arial"/>
        </w:rPr>
        <w:t xml:space="preserve">es convertirlo </w:t>
      </w:r>
      <w:r w:rsidR="004C0AE7" w:rsidRPr="00BD0EE2">
        <w:rPr>
          <w:rFonts w:cs="Arial"/>
        </w:rPr>
        <w:t>a formato numérico</w:t>
      </w:r>
      <w:r w:rsidR="00101CAD" w:rsidRPr="00BD0EE2">
        <w:rPr>
          <w:rFonts w:cs="Arial"/>
        </w:rPr>
        <w:t xml:space="preserve">. A esto se lo conoce como representación o forma intermedia tal como se lo explicó en el apartado </w:t>
      </w:r>
      <w:r w:rsidR="00B9624E" w:rsidRPr="00BD0EE2">
        <w:rPr>
          <w:rFonts w:cs="Arial"/>
        </w:rPr>
        <w:t>2.4.2.</w:t>
      </w:r>
      <w:r w:rsidR="00A923B8" w:rsidRPr="00BD0EE2">
        <w:rPr>
          <w:rFonts w:cs="Arial"/>
        </w:rPr>
        <w:t xml:space="preserve"> </w:t>
      </w:r>
      <w:r w:rsidR="00C01601" w:rsidRPr="00BD0EE2">
        <w:rPr>
          <w:rFonts w:cs="Arial"/>
        </w:rPr>
        <w:t xml:space="preserve">De todas las posibles formas intermedias se </w:t>
      </w:r>
      <w:r w:rsidR="00C01601" w:rsidRPr="00BD0EE2">
        <w:rPr>
          <w:rFonts w:cs="Arial"/>
        </w:rPr>
        <w:lastRenderedPageBreak/>
        <w:t>eli</w:t>
      </w:r>
      <w:r w:rsidR="00F5376D" w:rsidRPr="00BD0EE2">
        <w:rPr>
          <w:rFonts w:cs="Arial"/>
        </w:rPr>
        <w:t>ge</w:t>
      </w:r>
      <w:r w:rsidR="00C01601" w:rsidRPr="00BD0EE2">
        <w:rPr>
          <w:rFonts w:cs="Arial"/>
        </w:rPr>
        <w:t xml:space="preserve"> </w:t>
      </w:r>
      <w:r w:rsidR="00DE539E" w:rsidRPr="00BD0EE2">
        <w:rPr>
          <w:rFonts w:cs="Arial"/>
        </w:rPr>
        <w:t>TF-IDF (</w:t>
      </w:r>
      <w:r w:rsidR="009F178C" w:rsidRPr="00BD0EE2">
        <w:rPr>
          <w:rFonts w:cs="Arial"/>
        </w:rPr>
        <w:t xml:space="preserve">Frecuencia de </w:t>
      </w:r>
      <w:r w:rsidR="0017660F" w:rsidRPr="00BD0EE2">
        <w:rPr>
          <w:rFonts w:cs="Arial"/>
        </w:rPr>
        <w:t>T</w:t>
      </w:r>
      <w:r w:rsidR="009F178C" w:rsidRPr="00BD0EE2">
        <w:rPr>
          <w:rFonts w:cs="Arial"/>
        </w:rPr>
        <w:t xml:space="preserve">érmino - </w:t>
      </w:r>
      <w:r w:rsidR="0017660F" w:rsidRPr="00BD0EE2">
        <w:rPr>
          <w:rFonts w:cs="Arial"/>
        </w:rPr>
        <w:t>F</w:t>
      </w:r>
      <w:r w:rsidR="009F178C" w:rsidRPr="00BD0EE2">
        <w:rPr>
          <w:rFonts w:cs="Arial"/>
        </w:rPr>
        <w:t xml:space="preserve">recuencia de </w:t>
      </w:r>
      <w:r w:rsidR="0017660F" w:rsidRPr="00BD0EE2">
        <w:rPr>
          <w:rFonts w:cs="Arial"/>
        </w:rPr>
        <w:t>D</w:t>
      </w:r>
      <w:r w:rsidR="009F178C" w:rsidRPr="00BD0EE2">
        <w:rPr>
          <w:rFonts w:cs="Arial"/>
        </w:rPr>
        <w:t xml:space="preserve">ocumento </w:t>
      </w:r>
      <w:r w:rsidR="0017660F" w:rsidRPr="00BD0EE2">
        <w:rPr>
          <w:rFonts w:cs="Arial"/>
        </w:rPr>
        <w:t>I</w:t>
      </w:r>
      <w:r w:rsidR="009F178C" w:rsidRPr="00BD0EE2">
        <w:rPr>
          <w:rFonts w:cs="Arial"/>
        </w:rPr>
        <w:t>nverso)</w:t>
      </w:r>
      <w:r w:rsidR="00D07710" w:rsidRPr="00BD0EE2">
        <w:rPr>
          <w:rFonts w:cs="Arial"/>
        </w:rPr>
        <w:t xml:space="preserve">. Esta elección se la hizo porque </w:t>
      </w:r>
      <w:r w:rsidR="00726DBA" w:rsidRPr="00BD0EE2">
        <w:rPr>
          <w:rFonts w:cs="Arial"/>
        </w:rPr>
        <w:t xml:space="preserve">el enfoque de </w:t>
      </w:r>
      <w:r w:rsidR="00153BD3" w:rsidRPr="00BD0EE2">
        <w:rPr>
          <w:rFonts w:cs="Arial"/>
        </w:rPr>
        <w:t>TF-IDF con</w:t>
      </w:r>
      <w:r w:rsidR="00654C1E" w:rsidRPr="00BD0EE2">
        <w:rPr>
          <w:rFonts w:cs="Arial"/>
        </w:rPr>
        <w:t xml:space="preserve">sidera que las palabras que aparecen más en un </w:t>
      </w:r>
      <w:r w:rsidR="001F2842" w:rsidRPr="00BD0EE2">
        <w:rPr>
          <w:rFonts w:cs="Arial"/>
        </w:rPr>
        <w:t xml:space="preserve">documento en específico y menos en todos los documentos </w:t>
      </w:r>
      <w:r w:rsidR="00726DBA" w:rsidRPr="00BD0EE2">
        <w:rPr>
          <w:rFonts w:cs="Arial"/>
        </w:rPr>
        <w:t>contribuyen de mejor manera al proceso de clasificación</w:t>
      </w:r>
      <w:r w:rsidR="00D114C6" w:rsidRPr="00BD0EE2">
        <w:rPr>
          <w:rFonts w:cs="Arial"/>
        </w:rPr>
        <w:t xml:space="preserve">. </w:t>
      </w:r>
      <w:r w:rsidR="00511F88" w:rsidRPr="00BD0EE2">
        <w:rPr>
          <w:rFonts w:cs="Arial"/>
        </w:rPr>
        <w:t>Los documentos individuales en este caso s</w:t>
      </w:r>
      <w:r w:rsidR="00037629" w:rsidRPr="00BD0EE2">
        <w:rPr>
          <w:rFonts w:cs="Arial"/>
        </w:rPr>
        <w:t>on cada comentario que hay en los posts</w:t>
      </w:r>
      <w:r w:rsidR="005141CD" w:rsidRPr="00BD0EE2">
        <w:rPr>
          <w:rFonts w:cs="Arial"/>
        </w:rPr>
        <w:t>.</w:t>
      </w:r>
    </w:p>
    <w:p w14:paraId="66D62CDE" w14:textId="09D4104E" w:rsidR="00173754" w:rsidRDefault="00A41468" w:rsidP="00F97544">
      <w:pPr>
        <w:ind w:left="708" w:firstLine="12"/>
        <w:rPr>
          <w:rFonts w:cs="Arial"/>
        </w:rPr>
      </w:pPr>
      <w:r w:rsidRPr="00A41468">
        <w:rPr>
          <w:rFonts w:cs="Arial"/>
        </w:rPr>
        <w:t xml:space="preserve">La biblioteca </w:t>
      </w:r>
      <w:proofErr w:type="spellStart"/>
      <w:r w:rsidRPr="00A41468">
        <w:rPr>
          <w:rFonts w:cs="Arial"/>
        </w:rPr>
        <w:t>Scikit-Learn</w:t>
      </w:r>
      <w:proofErr w:type="spellEnd"/>
      <w:r w:rsidRPr="00A41468">
        <w:rPr>
          <w:rFonts w:cs="Arial"/>
        </w:rPr>
        <w:t xml:space="preserve"> cuenta co</w:t>
      </w:r>
      <w:r w:rsidR="006920E3">
        <w:rPr>
          <w:rFonts w:cs="Arial"/>
        </w:rPr>
        <w:t xml:space="preserve">n la clase </w:t>
      </w:r>
      <w:proofErr w:type="spellStart"/>
      <w:r w:rsidR="006920E3" w:rsidRPr="006920E3">
        <w:rPr>
          <w:rFonts w:cs="Arial"/>
        </w:rPr>
        <w:t>TfidfVectorizer</w:t>
      </w:r>
      <w:proofErr w:type="spellEnd"/>
      <w:r w:rsidR="006920E3">
        <w:rPr>
          <w:rFonts w:cs="Arial"/>
        </w:rPr>
        <w:t xml:space="preserve"> que permite </w:t>
      </w:r>
      <w:r w:rsidR="00431D8F">
        <w:rPr>
          <w:rFonts w:cs="Arial"/>
        </w:rPr>
        <w:t>la conversión de texto a vectores de características TF-IDF</w:t>
      </w:r>
      <w:r w:rsidR="000C2483">
        <w:rPr>
          <w:rFonts w:cs="Arial"/>
        </w:rPr>
        <w:t>.</w:t>
      </w:r>
    </w:p>
    <w:p w14:paraId="27823B3B" w14:textId="3E6A1844" w:rsidR="00C53074" w:rsidRDefault="00C53074" w:rsidP="00C53074">
      <w:pPr>
        <w:ind w:firstLine="0"/>
        <w:rPr>
          <w:ins w:id="68" w:author="MARIA DEL CARMEN CABRERA LOAYZA" w:date="2021-01-26T15:20:00Z"/>
          <w:rFonts w:cs="Arial"/>
        </w:rPr>
      </w:pPr>
      <w:r>
        <w:rPr>
          <w:rFonts w:cs="Arial"/>
        </w:rPr>
        <w:t xml:space="preserve">En el Anexo 1 se </w:t>
      </w:r>
      <w:r w:rsidR="00D91F34">
        <w:rPr>
          <w:rFonts w:cs="Arial"/>
        </w:rPr>
        <w:t>encuentra el código utilizado para la esta fase de preprocesamiento.</w:t>
      </w:r>
    </w:p>
    <w:p w14:paraId="0D1D1550" w14:textId="66DC354F" w:rsidR="00087FBC" w:rsidRPr="007B1F60" w:rsidRDefault="00174340" w:rsidP="00495D1B">
      <w:pPr>
        <w:pStyle w:val="Ttulo2"/>
        <w:numPr>
          <w:ilvl w:val="1"/>
          <w:numId w:val="8"/>
        </w:numPr>
        <w:rPr>
          <w:rFonts w:ascii="Arial" w:hAnsi="Arial" w:cs="Arial"/>
          <w:b/>
          <w:bCs/>
          <w:color w:val="auto"/>
          <w:sz w:val="22"/>
          <w:szCs w:val="22"/>
        </w:rPr>
      </w:pPr>
      <w:r>
        <w:rPr>
          <w:rFonts w:ascii="Arial" w:hAnsi="Arial" w:cs="Arial"/>
          <w:b/>
          <w:bCs/>
          <w:color w:val="auto"/>
          <w:sz w:val="22"/>
          <w:szCs w:val="22"/>
        </w:rPr>
        <w:t>Fase 4</w:t>
      </w:r>
      <w:r w:rsidR="00AD5FDE">
        <w:rPr>
          <w:rFonts w:ascii="Arial" w:hAnsi="Arial" w:cs="Arial"/>
          <w:b/>
          <w:bCs/>
          <w:color w:val="auto"/>
          <w:sz w:val="22"/>
          <w:szCs w:val="22"/>
        </w:rPr>
        <w:t>: Aplicaci</w:t>
      </w:r>
      <w:r w:rsidR="005913C2">
        <w:rPr>
          <w:rFonts w:ascii="Arial" w:hAnsi="Arial" w:cs="Arial"/>
          <w:b/>
          <w:bCs/>
          <w:color w:val="auto"/>
          <w:sz w:val="22"/>
          <w:szCs w:val="22"/>
        </w:rPr>
        <w:t xml:space="preserve">ón </w:t>
      </w:r>
      <w:r w:rsidR="00CB01FB">
        <w:rPr>
          <w:rFonts w:ascii="Arial" w:hAnsi="Arial" w:cs="Arial"/>
          <w:b/>
          <w:bCs/>
          <w:color w:val="auto"/>
          <w:sz w:val="22"/>
          <w:szCs w:val="22"/>
        </w:rPr>
        <w:t xml:space="preserve">del método </w:t>
      </w:r>
      <w:r w:rsidR="0078337D">
        <w:rPr>
          <w:rFonts w:ascii="Arial" w:hAnsi="Arial" w:cs="Arial"/>
          <w:b/>
          <w:bCs/>
          <w:color w:val="auto"/>
          <w:sz w:val="22"/>
          <w:szCs w:val="22"/>
        </w:rPr>
        <w:t>de minería de</w:t>
      </w:r>
      <w:r w:rsidR="001E5007">
        <w:rPr>
          <w:rFonts w:ascii="Arial" w:hAnsi="Arial" w:cs="Arial"/>
          <w:b/>
          <w:bCs/>
          <w:color w:val="auto"/>
          <w:sz w:val="22"/>
          <w:szCs w:val="22"/>
        </w:rPr>
        <w:t xml:space="preserve"> texto</w:t>
      </w:r>
    </w:p>
    <w:p w14:paraId="6A2B2C74" w14:textId="5DF1A187" w:rsidR="00B56169" w:rsidRDefault="00A87773" w:rsidP="004F312D">
      <w:pPr>
        <w:rPr>
          <w:rFonts w:cs="Arial"/>
        </w:rPr>
      </w:pPr>
      <w:r>
        <w:rPr>
          <w:rFonts w:cs="Arial"/>
        </w:rPr>
        <w:t xml:space="preserve">En esta fase se </w:t>
      </w:r>
      <w:r w:rsidR="00926E45">
        <w:rPr>
          <w:rFonts w:cs="Arial"/>
        </w:rPr>
        <w:t>explica el proceso de experimentación con los distintos algoritmos de clasificación</w:t>
      </w:r>
      <w:r w:rsidR="00A875DD">
        <w:rPr>
          <w:rFonts w:cs="Arial"/>
        </w:rPr>
        <w:t>.</w:t>
      </w:r>
      <w:r w:rsidR="004F312D">
        <w:rPr>
          <w:rFonts w:cs="Arial"/>
        </w:rPr>
        <w:t xml:space="preserve"> </w:t>
      </w:r>
      <w:r w:rsidR="00B56169">
        <w:rPr>
          <w:rFonts w:cs="Arial"/>
        </w:rPr>
        <w:t xml:space="preserve">Para esta etapa previamente </w:t>
      </w:r>
      <w:r w:rsidR="00FA6DD3">
        <w:rPr>
          <w:rFonts w:cs="Arial"/>
        </w:rPr>
        <w:t>se realiz</w:t>
      </w:r>
      <w:r w:rsidR="00101700">
        <w:rPr>
          <w:rFonts w:cs="Arial"/>
        </w:rPr>
        <w:t>a</w:t>
      </w:r>
      <w:r w:rsidR="00FA6DD3">
        <w:rPr>
          <w:rFonts w:cs="Arial"/>
        </w:rPr>
        <w:t xml:space="preserve"> la clasificación manual de</w:t>
      </w:r>
      <w:r w:rsidR="00101700">
        <w:rPr>
          <w:rFonts w:cs="Arial"/>
        </w:rPr>
        <w:t xml:space="preserve">l conjunto de datos, es decir, a cada comentario </w:t>
      </w:r>
      <w:r w:rsidR="00C913BD">
        <w:rPr>
          <w:rFonts w:cs="Arial"/>
        </w:rPr>
        <w:t xml:space="preserve">se lo clasifica como positivo, negativo o neutro. </w:t>
      </w:r>
      <w:r w:rsidR="00680722">
        <w:rPr>
          <w:rFonts w:cs="Arial"/>
        </w:rPr>
        <w:t>Esta clasificación manual representa un verdadero reto dentro de los problemas de</w:t>
      </w:r>
      <w:r w:rsidR="00840196">
        <w:rPr>
          <w:rFonts w:cs="Arial"/>
        </w:rPr>
        <w:t xml:space="preserve"> </w:t>
      </w:r>
      <w:r w:rsidR="00920D38">
        <w:rPr>
          <w:rFonts w:cs="Arial"/>
        </w:rPr>
        <w:t>análisis de sentimientos</w:t>
      </w:r>
      <w:r w:rsidR="00B268A8">
        <w:rPr>
          <w:rFonts w:cs="Arial"/>
        </w:rPr>
        <w:t xml:space="preserve"> </w:t>
      </w:r>
      <w:r w:rsidR="00BD7BDE">
        <w:rPr>
          <w:rFonts w:cs="Arial"/>
        </w:rPr>
        <w:t xml:space="preserve">con algoritmos </w:t>
      </w:r>
      <w:r w:rsidR="00B268A8">
        <w:rPr>
          <w:rFonts w:cs="Arial"/>
        </w:rPr>
        <w:t>supervisad</w:t>
      </w:r>
      <w:r w:rsidR="00BD7BDE">
        <w:rPr>
          <w:rFonts w:cs="Arial"/>
        </w:rPr>
        <w:t>os</w:t>
      </w:r>
      <w:r w:rsidR="00B268A8">
        <w:rPr>
          <w:rFonts w:cs="Arial"/>
        </w:rPr>
        <w:t xml:space="preserve"> </w:t>
      </w:r>
      <w:r w:rsidR="003D5E00">
        <w:rPr>
          <w:rFonts w:cs="Arial"/>
        </w:rPr>
        <w:t xml:space="preserve">ya que </w:t>
      </w:r>
      <w:r w:rsidR="0076524F">
        <w:rPr>
          <w:rFonts w:cs="Arial"/>
        </w:rPr>
        <w:t xml:space="preserve">la clasificación en si va a depender </w:t>
      </w:r>
      <w:r w:rsidR="00DC7824">
        <w:rPr>
          <w:rFonts w:cs="Arial"/>
        </w:rPr>
        <w:t>de la persona que lo realice</w:t>
      </w:r>
      <w:r w:rsidR="001A797C">
        <w:rPr>
          <w:rFonts w:cs="Arial"/>
        </w:rPr>
        <w:t xml:space="preserve">. </w:t>
      </w:r>
      <w:r w:rsidR="008623DB">
        <w:rPr>
          <w:rFonts w:cs="Arial"/>
        </w:rPr>
        <w:t>Con</w:t>
      </w:r>
      <w:r w:rsidR="001E4900">
        <w:rPr>
          <w:rFonts w:cs="Arial"/>
        </w:rPr>
        <w:t xml:space="preserve"> el fin </w:t>
      </w:r>
      <w:r w:rsidR="00EF07C4">
        <w:rPr>
          <w:rFonts w:cs="Arial"/>
        </w:rPr>
        <w:t xml:space="preserve">de </w:t>
      </w:r>
      <w:r w:rsidR="00FF7929">
        <w:rPr>
          <w:rFonts w:cs="Arial"/>
        </w:rPr>
        <w:t xml:space="preserve">que el algoritmo sea lo </w:t>
      </w:r>
      <w:r w:rsidR="003430D9">
        <w:rPr>
          <w:rFonts w:cs="Arial"/>
        </w:rPr>
        <w:t>más</w:t>
      </w:r>
      <w:r w:rsidR="00FF7929">
        <w:rPr>
          <w:rFonts w:cs="Arial"/>
        </w:rPr>
        <w:t xml:space="preserve"> preciso posible</w:t>
      </w:r>
      <w:r w:rsidR="00B93E91">
        <w:rPr>
          <w:rFonts w:cs="Arial"/>
        </w:rPr>
        <w:t xml:space="preserve">, esta clasificación </w:t>
      </w:r>
      <w:r w:rsidR="000874B0">
        <w:rPr>
          <w:rFonts w:cs="Arial"/>
        </w:rPr>
        <w:t xml:space="preserve">la realizaron dos personas y luego mediante un consenso se </w:t>
      </w:r>
      <w:r w:rsidR="000B6C27">
        <w:rPr>
          <w:rFonts w:cs="Arial"/>
        </w:rPr>
        <w:t>resolv</w:t>
      </w:r>
      <w:r w:rsidR="000B5C9C">
        <w:rPr>
          <w:rFonts w:cs="Arial"/>
        </w:rPr>
        <w:t>ieron las ambigüedades que existían en algunos comentarios</w:t>
      </w:r>
      <w:r w:rsidR="000575BF">
        <w:rPr>
          <w:rFonts w:cs="Arial"/>
        </w:rPr>
        <w:t>.</w:t>
      </w:r>
    </w:p>
    <w:p w14:paraId="6DC117DD" w14:textId="5BC400E5" w:rsidR="004F312D" w:rsidRPr="00495D1B" w:rsidRDefault="000575BF" w:rsidP="004F312D">
      <w:pPr>
        <w:rPr>
          <w:rFonts w:cs="Arial"/>
          <w:u w:val="single"/>
        </w:rPr>
      </w:pPr>
      <w:r>
        <w:rPr>
          <w:rFonts w:cs="Arial"/>
        </w:rPr>
        <w:t>Para llevar a cabo la experimentación s</w:t>
      </w:r>
      <w:r w:rsidR="00B13736">
        <w:rPr>
          <w:rFonts w:cs="Arial"/>
        </w:rPr>
        <w:t xml:space="preserve">e </w:t>
      </w:r>
      <w:r w:rsidR="00932D0E">
        <w:rPr>
          <w:rFonts w:cs="Arial"/>
        </w:rPr>
        <w:t xml:space="preserve">tiene como entrada el </w:t>
      </w:r>
      <w:r w:rsidR="00D14657">
        <w:rPr>
          <w:rFonts w:cs="Arial"/>
        </w:rPr>
        <w:t>conjunto de datos</w:t>
      </w:r>
      <w:r w:rsidR="00932D0E">
        <w:rPr>
          <w:rFonts w:cs="Arial"/>
        </w:rPr>
        <w:t xml:space="preserve"> representado en su forma intermedia. </w:t>
      </w:r>
      <w:r w:rsidR="00FD1555">
        <w:rPr>
          <w:rFonts w:cs="Arial"/>
        </w:rPr>
        <w:t xml:space="preserve">El conjunto de datos </w:t>
      </w:r>
      <w:r w:rsidR="00BB750B">
        <w:rPr>
          <w:rFonts w:cs="Arial"/>
        </w:rPr>
        <w:t xml:space="preserve">almacenado en un </w:t>
      </w:r>
      <w:proofErr w:type="spellStart"/>
      <w:r w:rsidR="00BB750B">
        <w:rPr>
          <w:rFonts w:cs="Arial"/>
        </w:rPr>
        <w:t>DataFrame</w:t>
      </w:r>
      <w:proofErr w:type="spellEnd"/>
      <w:r w:rsidR="00BB750B">
        <w:rPr>
          <w:rFonts w:cs="Arial"/>
        </w:rPr>
        <w:t xml:space="preserve"> de la librería Pandas</w:t>
      </w:r>
      <w:r w:rsidR="00B6290A">
        <w:rPr>
          <w:rFonts w:cs="Arial"/>
        </w:rPr>
        <w:t>,</w:t>
      </w:r>
      <w:r w:rsidR="00BB750B">
        <w:rPr>
          <w:rFonts w:cs="Arial"/>
        </w:rPr>
        <w:t xml:space="preserve"> contiene dos columnas. </w:t>
      </w:r>
      <w:r w:rsidR="00FA7995">
        <w:rPr>
          <w:rFonts w:cs="Arial"/>
        </w:rPr>
        <w:t>En la primera columna se encuentra el texto y en la segunda columna la etiqueta.</w:t>
      </w:r>
      <w:r w:rsidR="001E7517">
        <w:rPr>
          <w:rFonts w:cs="Arial"/>
        </w:rPr>
        <w:t xml:space="preserve"> Estos datos son los que se necesita para entrenar un algori</w:t>
      </w:r>
      <w:r w:rsidR="008865BA">
        <w:rPr>
          <w:rFonts w:cs="Arial"/>
        </w:rPr>
        <w:t xml:space="preserve">tmo </w:t>
      </w:r>
      <w:r w:rsidR="009D079D">
        <w:rPr>
          <w:rFonts w:cs="Arial"/>
        </w:rPr>
        <w:t xml:space="preserve">de aprendizaje </w:t>
      </w:r>
      <w:r w:rsidR="008865BA">
        <w:rPr>
          <w:rFonts w:cs="Arial"/>
        </w:rPr>
        <w:t>supervisado</w:t>
      </w:r>
      <w:r w:rsidR="00C8169F">
        <w:rPr>
          <w:rFonts w:cs="Arial"/>
        </w:rPr>
        <w:t xml:space="preserve"> </w:t>
      </w:r>
      <w:r w:rsidR="009D079D">
        <w:rPr>
          <w:rFonts w:cs="Arial"/>
        </w:rPr>
        <w:t xml:space="preserve">tal como se lo explico en el apartado </w:t>
      </w:r>
      <w:r w:rsidR="00C101CC">
        <w:rPr>
          <w:rFonts w:cs="Arial"/>
        </w:rPr>
        <w:t>2.5.</w:t>
      </w:r>
    </w:p>
    <w:p w14:paraId="2BCAA44C" w14:textId="459B3263" w:rsidR="00265341" w:rsidRDefault="00265341" w:rsidP="00265341">
      <w:pPr>
        <w:ind w:firstLine="0"/>
        <w:rPr>
          <w:rFonts w:cs="Arial"/>
          <w:u w:val="single"/>
        </w:rPr>
      </w:pPr>
    </w:p>
    <w:p w14:paraId="6DE8E0B2" w14:textId="77777777" w:rsidR="00FC4A4A" w:rsidRPr="00A87773" w:rsidRDefault="00FC4A4A" w:rsidP="00265341">
      <w:pPr>
        <w:ind w:firstLine="0"/>
        <w:rPr>
          <w:rFonts w:cs="Arial"/>
          <w:b/>
          <w:bCs/>
          <w:lang w:val="es-419"/>
        </w:rPr>
      </w:pPr>
    </w:p>
    <w:p w14:paraId="4CF8A722" w14:textId="025E3765" w:rsidR="00E16A63" w:rsidRPr="00E16A63" w:rsidRDefault="00E16A63" w:rsidP="00E16A63">
      <w:pPr>
        <w:ind w:firstLine="0"/>
        <w:rPr>
          <w:rFonts w:cs="Arial"/>
          <w:b/>
          <w:bCs/>
          <w:lang w:val="es-419"/>
        </w:rPr>
      </w:pPr>
      <w:r>
        <w:rPr>
          <w:rFonts w:cs="Arial"/>
          <w:b/>
          <w:bCs/>
          <w:lang w:val="es-419"/>
        </w:rPr>
        <w:t>Capítulo 4</w:t>
      </w:r>
    </w:p>
    <w:p w14:paraId="45A426B8" w14:textId="691E91AF" w:rsidR="00E12EEB" w:rsidRPr="00862CDF" w:rsidRDefault="00A16E00" w:rsidP="00A3613C">
      <w:pPr>
        <w:ind w:firstLine="0"/>
        <w:rPr>
          <w:rFonts w:cs="Arial"/>
          <w:b/>
          <w:bCs/>
        </w:rPr>
      </w:pPr>
      <w:r w:rsidRPr="00A16E00">
        <w:rPr>
          <w:rFonts w:cs="Arial"/>
          <w:b/>
          <w:bCs/>
          <w:lang w:val="es-419"/>
        </w:rPr>
        <w:t>Análisis de Resultados e Interpretación</w:t>
      </w:r>
    </w:p>
    <w:p w14:paraId="670080CB" w14:textId="5F7B30FB" w:rsidR="007F67D7" w:rsidRDefault="00E12EEB" w:rsidP="001A1AA9">
      <w:pPr>
        <w:rPr>
          <w:rFonts w:cs="Arial"/>
          <w:b/>
          <w:bCs/>
          <w:lang w:val="es-419"/>
        </w:rPr>
      </w:pPr>
      <w:r>
        <w:rPr>
          <w:rFonts w:cs="Arial"/>
          <w:b/>
          <w:bCs/>
          <w:lang w:val="es-419"/>
        </w:rPr>
        <w:br w:type="page"/>
      </w:r>
    </w:p>
    <w:p w14:paraId="7C899049" w14:textId="3F309B46" w:rsidR="00E027E0" w:rsidRPr="001D0756" w:rsidRDefault="00C228EE" w:rsidP="002B70B5">
      <w:pPr>
        <w:jc w:val="center"/>
        <w:rPr>
          <w:rFonts w:cs="Arial"/>
          <w:b/>
          <w:bCs/>
          <w:lang w:val="en-US"/>
        </w:rPr>
      </w:pPr>
      <w:r>
        <w:rPr>
          <w:rFonts w:cs="Arial"/>
          <w:b/>
          <w:bCs/>
          <w:lang w:val="en-US"/>
        </w:rPr>
        <w:lastRenderedPageBreak/>
        <w:t>REFERENCIAS</w:t>
      </w:r>
    </w:p>
    <w:p w14:paraId="3392ABE2" w14:textId="77777777" w:rsidR="007D1621" w:rsidRPr="001D0756" w:rsidRDefault="007D1621" w:rsidP="00E027E0">
      <w:pPr>
        <w:jc w:val="center"/>
        <w:rPr>
          <w:rFonts w:cs="Arial"/>
          <w:b/>
          <w:bCs/>
          <w:lang w:val="en-US"/>
        </w:rPr>
      </w:pPr>
    </w:p>
    <w:p w14:paraId="1570FB41" w14:textId="4CC995C2" w:rsidR="006312BF" w:rsidRPr="007F52B4" w:rsidRDefault="00E027E0" w:rsidP="006312BF">
      <w:pPr>
        <w:widowControl w:val="0"/>
        <w:autoSpaceDE w:val="0"/>
        <w:autoSpaceDN w:val="0"/>
        <w:adjustRightInd w:val="0"/>
        <w:spacing w:line="360" w:lineRule="auto"/>
        <w:ind w:left="480" w:hanging="480"/>
        <w:rPr>
          <w:rFonts w:cs="Arial"/>
          <w:noProof/>
          <w:szCs w:val="24"/>
          <w:lang w:val="en-US"/>
        </w:rPr>
      </w:pPr>
      <w:r>
        <w:rPr>
          <w:rFonts w:cs="Arial"/>
          <w:b/>
          <w:bCs/>
        </w:rPr>
        <w:fldChar w:fldCharType="begin" w:fldLock="1"/>
      </w:r>
      <w:r w:rsidRPr="007A4290">
        <w:rPr>
          <w:rFonts w:cs="Arial"/>
          <w:b/>
          <w:bCs/>
          <w:lang w:val="en-US"/>
        </w:rPr>
        <w:instrText xml:space="preserve">ADDIN Mendeley Bibliography CSL_BIBLIOGRAPHY </w:instrText>
      </w:r>
      <w:r>
        <w:rPr>
          <w:rFonts w:cs="Arial"/>
          <w:b/>
          <w:bCs/>
        </w:rPr>
        <w:fldChar w:fldCharType="separate"/>
      </w:r>
      <w:r w:rsidR="006312BF" w:rsidRPr="007F52B4">
        <w:rPr>
          <w:rFonts w:cs="Arial"/>
          <w:noProof/>
          <w:szCs w:val="24"/>
          <w:lang w:val="en-US"/>
        </w:rPr>
        <w:t xml:space="preserve">Aggarwal, C. (2015). </w:t>
      </w:r>
      <w:r w:rsidR="006312BF" w:rsidRPr="007F52B4">
        <w:rPr>
          <w:rFonts w:cs="Arial"/>
          <w:i/>
          <w:iCs/>
          <w:noProof/>
          <w:szCs w:val="24"/>
          <w:lang w:val="en-US"/>
        </w:rPr>
        <w:t>Data Mining</w:t>
      </w:r>
      <w:r w:rsidR="006312BF" w:rsidRPr="007F52B4">
        <w:rPr>
          <w:rFonts w:cs="Arial"/>
          <w:noProof/>
          <w:szCs w:val="24"/>
          <w:lang w:val="en-US"/>
        </w:rPr>
        <w:t>. Springer, Cham. https://doi.org/10.1007/978-3-319-14142-8</w:t>
      </w:r>
    </w:p>
    <w:p w14:paraId="2A63A1D0" w14:textId="77777777" w:rsidR="006312BF" w:rsidRPr="007F52B4" w:rsidRDefault="006312BF" w:rsidP="006312BF">
      <w:pPr>
        <w:widowControl w:val="0"/>
        <w:autoSpaceDE w:val="0"/>
        <w:autoSpaceDN w:val="0"/>
        <w:adjustRightInd w:val="0"/>
        <w:spacing w:line="360" w:lineRule="auto"/>
        <w:ind w:left="480" w:hanging="480"/>
        <w:rPr>
          <w:rFonts w:cs="Arial"/>
          <w:noProof/>
          <w:szCs w:val="24"/>
          <w:lang w:val="en-US"/>
        </w:rPr>
      </w:pPr>
      <w:r w:rsidRPr="007F52B4">
        <w:rPr>
          <w:rFonts w:cs="Arial"/>
          <w:noProof/>
          <w:szCs w:val="24"/>
          <w:lang w:val="en-US"/>
        </w:rPr>
        <w:t xml:space="preserve">Allahyari, M., Pouriyeh, S., Assefi, M., Safaei, S., Trippe, E. D., Gutierrez, J. B., &amp; Kochut, K. (2017). </w:t>
      </w:r>
      <w:r w:rsidRPr="007F52B4">
        <w:rPr>
          <w:rFonts w:cs="Arial"/>
          <w:i/>
          <w:iCs/>
          <w:noProof/>
          <w:szCs w:val="24"/>
          <w:lang w:val="en-US"/>
        </w:rPr>
        <w:t>A Brief Survey of Text Mining: Classification, Clustering and Extraction Techniques</w:t>
      </w:r>
      <w:r w:rsidRPr="007F52B4">
        <w:rPr>
          <w:rFonts w:cs="Arial"/>
          <w:noProof/>
          <w:szCs w:val="24"/>
          <w:lang w:val="en-US"/>
        </w:rPr>
        <w:t>. http://arxiv.org/abs/1707.02919</w:t>
      </w:r>
    </w:p>
    <w:p w14:paraId="4B43810D" w14:textId="77777777" w:rsidR="006312BF" w:rsidRPr="006312BF" w:rsidRDefault="006312BF" w:rsidP="006312BF">
      <w:pPr>
        <w:widowControl w:val="0"/>
        <w:autoSpaceDE w:val="0"/>
        <w:autoSpaceDN w:val="0"/>
        <w:adjustRightInd w:val="0"/>
        <w:spacing w:line="360" w:lineRule="auto"/>
        <w:ind w:left="480" w:hanging="480"/>
        <w:rPr>
          <w:rFonts w:cs="Arial"/>
          <w:noProof/>
          <w:szCs w:val="24"/>
        </w:rPr>
      </w:pPr>
      <w:r w:rsidRPr="006312BF">
        <w:rPr>
          <w:rFonts w:cs="Arial"/>
          <w:noProof/>
          <w:szCs w:val="24"/>
        </w:rPr>
        <w:t xml:space="preserve">Arantxa, V., &amp; Aguaded, I. (2020). Análisis de sentimiento en Instagram: polaridad y subjetividad de cuentas infantiles. </w:t>
      </w:r>
      <w:r w:rsidRPr="006312BF">
        <w:rPr>
          <w:rFonts w:cs="Arial"/>
          <w:i/>
          <w:iCs/>
          <w:noProof/>
          <w:szCs w:val="24"/>
        </w:rPr>
        <w:t>ZER - Revista de Estudios de Comunicación</w:t>
      </w:r>
      <w:r w:rsidRPr="006312BF">
        <w:rPr>
          <w:rFonts w:cs="Arial"/>
          <w:noProof/>
          <w:szCs w:val="24"/>
        </w:rPr>
        <w:t xml:space="preserve">, </w:t>
      </w:r>
      <w:r w:rsidRPr="006312BF">
        <w:rPr>
          <w:rFonts w:cs="Arial"/>
          <w:i/>
          <w:iCs/>
          <w:noProof/>
          <w:szCs w:val="24"/>
        </w:rPr>
        <w:t>25</w:t>
      </w:r>
      <w:r w:rsidRPr="006312BF">
        <w:rPr>
          <w:rFonts w:cs="Arial"/>
          <w:noProof/>
          <w:szCs w:val="24"/>
        </w:rPr>
        <w:t>(48), 213–229. https://doi.org/10.1387/zer.21454</w:t>
      </w:r>
    </w:p>
    <w:p w14:paraId="77BABD6A" w14:textId="77777777" w:rsidR="006312BF" w:rsidRPr="007F52B4" w:rsidRDefault="006312BF" w:rsidP="006312BF">
      <w:pPr>
        <w:widowControl w:val="0"/>
        <w:autoSpaceDE w:val="0"/>
        <w:autoSpaceDN w:val="0"/>
        <w:adjustRightInd w:val="0"/>
        <w:spacing w:line="360" w:lineRule="auto"/>
        <w:ind w:left="480" w:hanging="480"/>
        <w:rPr>
          <w:rFonts w:cs="Arial"/>
          <w:noProof/>
          <w:szCs w:val="24"/>
          <w:lang w:val="en-US"/>
        </w:rPr>
      </w:pPr>
      <w:r w:rsidRPr="007F52B4">
        <w:rPr>
          <w:rFonts w:cs="Arial"/>
          <w:noProof/>
          <w:szCs w:val="24"/>
          <w:lang w:val="en-US"/>
        </w:rPr>
        <w:t xml:space="preserve">Armstrong, M. (2019). </w:t>
      </w:r>
      <w:r w:rsidRPr="007F52B4">
        <w:rPr>
          <w:rFonts w:cs="Arial"/>
          <w:i/>
          <w:iCs/>
          <w:noProof/>
          <w:szCs w:val="24"/>
          <w:lang w:val="en-US"/>
        </w:rPr>
        <w:t>How Many Websites Are There? | Statista</w:t>
      </w:r>
      <w:r w:rsidRPr="007F52B4">
        <w:rPr>
          <w:rFonts w:cs="Arial"/>
          <w:noProof/>
          <w:szCs w:val="24"/>
          <w:lang w:val="en-US"/>
        </w:rPr>
        <w:t>. https://www.statista.com/chart/19058/how-many-websites-are-there/</w:t>
      </w:r>
    </w:p>
    <w:p w14:paraId="520188B6" w14:textId="77777777" w:rsidR="006312BF" w:rsidRPr="007F52B4" w:rsidRDefault="006312BF" w:rsidP="006312BF">
      <w:pPr>
        <w:widowControl w:val="0"/>
        <w:autoSpaceDE w:val="0"/>
        <w:autoSpaceDN w:val="0"/>
        <w:adjustRightInd w:val="0"/>
        <w:spacing w:line="360" w:lineRule="auto"/>
        <w:ind w:left="480" w:hanging="480"/>
        <w:rPr>
          <w:rFonts w:cs="Arial"/>
          <w:noProof/>
          <w:szCs w:val="24"/>
          <w:lang w:val="en-US"/>
        </w:rPr>
      </w:pPr>
      <w:r w:rsidRPr="007F52B4">
        <w:rPr>
          <w:rFonts w:cs="Arial"/>
          <w:noProof/>
          <w:szCs w:val="24"/>
          <w:lang w:val="en-US"/>
        </w:rPr>
        <w:t xml:space="preserve">Banchs, R. E. (2013). </w:t>
      </w:r>
      <w:r w:rsidRPr="007F52B4">
        <w:rPr>
          <w:rFonts w:cs="Arial"/>
          <w:i/>
          <w:iCs/>
          <w:noProof/>
          <w:szCs w:val="24"/>
          <w:lang w:val="en-US"/>
        </w:rPr>
        <w:t>Text Mining with MATLAB®</w:t>
      </w:r>
      <w:r w:rsidRPr="007F52B4">
        <w:rPr>
          <w:rFonts w:cs="Arial"/>
          <w:noProof/>
          <w:szCs w:val="24"/>
          <w:lang w:val="en-US"/>
        </w:rPr>
        <w:t xml:space="preserve"> (1.</w:t>
      </w:r>
      <w:r w:rsidRPr="007F52B4">
        <w:rPr>
          <w:rFonts w:cs="Arial"/>
          <w:noProof/>
          <w:szCs w:val="24"/>
          <w:vertAlign w:val="superscript"/>
          <w:lang w:val="en-US"/>
        </w:rPr>
        <w:t>a</w:t>
      </w:r>
      <w:r w:rsidRPr="007F52B4">
        <w:rPr>
          <w:rFonts w:cs="Arial"/>
          <w:noProof/>
          <w:szCs w:val="24"/>
          <w:lang w:val="en-US"/>
        </w:rPr>
        <w:t xml:space="preserve"> ed.). Springer-Verlag New York. https://doi.org/10.1007/978-1-4614-4151-9</w:t>
      </w:r>
    </w:p>
    <w:p w14:paraId="1FE69C0A" w14:textId="77777777" w:rsidR="006312BF" w:rsidRPr="006312BF" w:rsidRDefault="006312BF" w:rsidP="006312BF">
      <w:pPr>
        <w:widowControl w:val="0"/>
        <w:autoSpaceDE w:val="0"/>
        <w:autoSpaceDN w:val="0"/>
        <w:adjustRightInd w:val="0"/>
        <w:spacing w:line="360" w:lineRule="auto"/>
        <w:ind w:left="480" w:hanging="480"/>
        <w:rPr>
          <w:rFonts w:cs="Arial"/>
          <w:noProof/>
          <w:szCs w:val="24"/>
        </w:rPr>
      </w:pPr>
      <w:r w:rsidRPr="006312BF">
        <w:rPr>
          <w:rFonts w:cs="Arial"/>
          <w:noProof/>
          <w:szCs w:val="24"/>
        </w:rPr>
        <w:t xml:space="preserve">Barrera, M. C. (2016). Minería de texto en la clasificación de material bibliográfico. </w:t>
      </w:r>
      <w:r w:rsidRPr="006312BF">
        <w:rPr>
          <w:rFonts w:cs="Arial"/>
          <w:i/>
          <w:iCs/>
          <w:noProof/>
          <w:szCs w:val="24"/>
        </w:rPr>
        <w:t>Biblios</w:t>
      </w:r>
      <w:r w:rsidRPr="006312BF">
        <w:rPr>
          <w:rFonts w:cs="Arial"/>
          <w:noProof/>
          <w:szCs w:val="24"/>
        </w:rPr>
        <w:t xml:space="preserve">, </w:t>
      </w:r>
      <w:r w:rsidRPr="006312BF">
        <w:rPr>
          <w:rFonts w:cs="Arial"/>
          <w:i/>
          <w:iCs/>
          <w:noProof/>
          <w:szCs w:val="24"/>
        </w:rPr>
        <w:t>64</w:t>
      </w:r>
      <w:r w:rsidRPr="006312BF">
        <w:rPr>
          <w:rFonts w:cs="Arial"/>
          <w:noProof/>
          <w:szCs w:val="24"/>
        </w:rPr>
        <w:t>, 33–43. https://doi.org/doi.org/10.5195/biblios.2016.309</w:t>
      </w:r>
    </w:p>
    <w:p w14:paraId="6CFCF104" w14:textId="77777777" w:rsidR="006312BF" w:rsidRPr="006312BF" w:rsidRDefault="006312BF" w:rsidP="006312BF">
      <w:pPr>
        <w:widowControl w:val="0"/>
        <w:autoSpaceDE w:val="0"/>
        <w:autoSpaceDN w:val="0"/>
        <w:adjustRightInd w:val="0"/>
        <w:spacing w:line="360" w:lineRule="auto"/>
        <w:ind w:left="480" w:hanging="480"/>
        <w:rPr>
          <w:rFonts w:cs="Arial"/>
          <w:noProof/>
          <w:szCs w:val="24"/>
        </w:rPr>
      </w:pPr>
      <w:r w:rsidRPr="006312BF">
        <w:rPr>
          <w:rFonts w:cs="Arial"/>
          <w:noProof/>
          <w:szCs w:val="24"/>
        </w:rPr>
        <w:t xml:space="preserve">Baviera, T. (2017). Técnicas para el Análisis de Sentimiento en Twitter: Aprendizaje Automático Supervisado y SentiStrength. </w:t>
      </w:r>
      <w:r w:rsidRPr="006312BF">
        <w:rPr>
          <w:rFonts w:cs="Arial"/>
          <w:i/>
          <w:iCs/>
          <w:noProof/>
          <w:szCs w:val="24"/>
        </w:rPr>
        <w:t>Dígitos: Revista de Comunicación Digital</w:t>
      </w:r>
      <w:r w:rsidRPr="006312BF">
        <w:rPr>
          <w:rFonts w:cs="Arial"/>
          <w:noProof/>
          <w:szCs w:val="24"/>
        </w:rPr>
        <w:t xml:space="preserve">, </w:t>
      </w:r>
      <w:r w:rsidRPr="006312BF">
        <w:rPr>
          <w:rFonts w:cs="Arial"/>
          <w:i/>
          <w:iCs/>
          <w:noProof/>
          <w:szCs w:val="24"/>
        </w:rPr>
        <w:t>1</w:t>
      </w:r>
      <w:r w:rsidRPr="006312BF">
        <w:rPr>
          <w:rFonts w:cs="Arial"/>
          <w:noProof/>
          <w:szCs w:val="24"/>
        </w:rPr>
        <w:t>(3), 33–50. https://doi.org/10.7203/rd.v1i3.74</w:t>
      </w:r>
    </w:p>
    <w:p w14:paraId="3EB707EF" w14:textId="77777777" w:rsidR="006312BF" w:rsidRPr="006312BF" w:rsidRDefault="006312BF" w:rsidP="006312BF">
      <w:pPr>
        <w:widowControl w:val="0"/>
        <w:autoSpaceDE w:val="0"/>
        <w:autoSpaceDN w:val="0"/>
        <w:adjustRightInd w:val="0"/>
        <w:spacing w:line="360" w:lineRule="auto"/>
        <w:ind w:left="480" w:hanging="480"/>
        <w:rPr>
          <w:rFonts w:cs="Arial"/>
          <w:noProof/>
          <w:szCs w:val="24"/>
        </w:rPr>
      </w:pPr>
      <w:r w:rsidRPr="007F52B4">
        <w:rPr>
          <w:rFonts w:cs="Arial"/>
          <w:noProof/>
          <w:szCs w:val="24"/>
          <w:lang w:val="en-US"/>
        </w:rPr>
        <w:t xml:space="preserve">Bramer, M. (2016). </w:t>
      </w:r>
      <w:r w:rsidRPr="007F52B4">
        <w:rPr>
          <w:rFonts w:cs="Arial"/>
          <w:i/>
          <w:iCs/>
          <w:noProof/>
          <w:szCs w:val="24"/>
          <w:lang w:val="en-US"/>
        </w:rPr>
        <w:t>Principles of Data Mining</w:t>
      </w:r>
      <w:r w:rsidRPr="007F52B4">
        <w:rPr>
          <w:rFonts w:cs="Arial"/>
          <w:noProof/>
          <w:szCs w:val="24"/>
          <w:lang w:val="en-US"/>
        </w:rPr>
        <w:t xml:space="preserve"> (3.</w:t>
      </w:r>
      <w:r w:rsidRPr="007F52B4">
        <w:rPr>
          <w:rFonts w:cs="Arial"/>
          <w:noProof/>
          <w:szCs w:val="24"/>
          <w:vertAlign w:val="superscript"/>
          <w:lang w:val="en-US"/>
        </w:rPr>
        <w:t>a</w:t>
      </w:r>
      <w:r w:rsidRPr="007F52B4">
        <w:rPr>
          <w:rFonts w:cs="Arial"/>
          <w:noProof/>
          <w:szCs w:val="24"/>
          <w:lang w:val="en-US"/>
        </w:rPr>
        <w:t xml:space="preserve"> ed.). </w:t>
      </w:r>
      <w:r w:rsidRPr="006312BF">
        <w:rPr>
          <w:rFonts w:cs="Arial"/>
          <w:noProof/>
          <w:szCs w:val="24"/>
        </w:rPr>
        <w:t>https://doi.org/10.1007/978-1-4471-7307-6</w:t>
      </w:r>
    </w:p>
    <w:p w14:paraId="0EB841CE" w14:textId="77777777" w:rsidR="006312BF" w:rsidRPr="007F52B4" w:rsidRDefault="006312BF" w:rsidP="006312BF">
      <w:pPr>
        <w:widowControl w:val="0"/>
        <w:autoSpaceDE w:val="0"/>
        <w:autoSpaceDN w:val="0"/>
        <w:adjustRightInd w:val="0"/>
        <w:spacing w:line="360" w:lineRule="auto"/>
        <w:ind w:left="480" w:hanging="480"/>
        <w:rPr>
          <w:rFonts w:cs="Arial"/>
          <w:noProof/>
          <w:szCs w:val="24"/>
          <w:lang w:val="en-US"/>
        </w:rPr>
      </w:pPr>
      <w:r w:rsidRPr="006312BF">
        <w:rPr>
          <w:rFonts w:cs="Arial"/>
          <w:noProof/>
          <w:szCs w:val="24"/>
        </w:rPr>
        <w:t xml:space="preserve">Bravo, F., Mendoza, M., &amp; Poblete, B. (2014). </w:t>
      </w:r>
      <w:r w:rsidRPr="007F52B4">
        <w:rPr>
          <w:rFonts w:cs="Arial"/>
          <w:noProof/>
          <w:szCs w:val="24"/>
          <w:lang w:val="en-US"/>
        </w:rPr>
        <w:t xml:space="preserve">Meta-level sentiment models for big social data analysis. </w:t>
      </w:r>
      <w:r w:rsidRPr="007F52B4">
        <w:rPr>
          <w:rFonts w:cs="Arial"/>
          <w:i/>
          <w:iCs/>
          <w:noProof/>
          <w:szCs w:val="24"/>
          <w:lang w:val="en-US"/>
        </w:rPr>
        <w:t>Knowledge-Based Systems</w:t>
      </w:r>
      <w:r w:rsidRPr="007F52B4">
        <w:rPr>
          <w:rFonts w:cs="Arial"/>
          <w:noProof/>
          <w:szCs w:val="24"/>
          <w:lang w:val="en-US"/>
        </w:rPr>
        <w:t xml:space="preserve">, </w:t>
      </w:r>
      <w:r w:rsidRPr="007F52B4">
        <w:rPr>
          <w:rFonts w:cs="Arial"/>
          <w:i/>
          <w:iCs/>
          <w:noProof/>
          <w:szCs w:val="24"/>
          <w:lang w:val="en-US"/>
        </w:rPr>
        <w:t>69</w:t>
      </w:r>
      <w:r w:rsidRPr="007F52B4">
        <w:rPr>
          <w:rFonts w:cs="Arial"/>
          <w:noProof/>
          <w:szCs w:val="24"/>
          <w:lang w:val="en-US"/>
        </w:rPr>
        <w:t>(1), 86–99. https://doi.org/doi.org/10.1016/j.knosys.2014.05.016</w:t>
      </w:r>
    </w:p>
    <w:p w14:paraId="4DC1377A" w14:textId="77777777" w:rsidR="006312BF" w:rsidRPr="006312BF" w:rsidRDefault="006312BF" w:rsidP="006312BF">
      <w:pPr>
        <w:widowControl w:val="0"/>
        <w:autoSpaceDE w:val="0"/>
        <w:autoSpaceDN w:val="0"/>
        <w:adjustRightInd w:val="0"/>
        <w:spacing w:line="360" w:lineRule="auto"/>
        <w:ind w:left="480" w:hanging="480"/>
        <w:rPr>
          <w:rFonts w:cs="Arial"/>
          <w:noProof/>
          <w:szCs w:val="24"/>
        </w:rPr>
      </w:pPr>
      <w:r w:rsidRPr="006312BF">
        <w:rPr>
          <w:rFonts w:cs="Arial"/>
          <w:noProof/>
          <w:szCs w:val="24"/>
        </w:rPr>
        <w:t xml:space="preserve">Castellanos Domínguez, M. I., Pérez Perdomo, E., Rivas Méndez, A., &amp; Góngora Zaldívar, V. J. (2017). Biblioteca digital con técnicas de clasificación automática de documentos. </w:t>
      </w:r>
      <w:r w:rsidRPr="006312BF">
        <w:rPr>
          <w:rFonts w:cs="Arial"/>
          <w:i/>
          <w:iCs/>
          <w:noProof/>
          <w:szCs w:val="24"/>
        </w:rPr>
        <w:t>VIII Conferencia Científica Internacional de la Universidad de Holguín, Cuba</w:t>
      </w:r>
      <w:r w:rsidRPr="006312BF">
        <w:rPr>
          <w:rFonts w:cs="Arial"/>
          <w:noProof/>
          <w:szCs w:val="24"/>
        </w:rPr>
        <w:t xml:space="preserve">, </w:t>
      </w:r>
      <w:r w:rsidRPr="006312BF">
        <w:rPr>
          <w:rFonts w:cs="Arial"/>
          <w:i/>
          <w:iCs/>
          <w:noProof/>
          <w:szCs w:val="24"/>
        </w:rPr>
        <w:t>April</w:t>
      </w:r>
      <w:r w:rsidRPr="006312BF">
        <w:rPr>
          <w:rFonts w:cs="Arial"/>
          <w:noProof/>
          <w:szCs w:val="24"/>
        </w:rPr>
        <w:t>. https://www.researchgate.net/publication/316860869_Biblioteca_digital_con_tecnicas_de_clasificacion_automatica_de_documentos</w:t>
      </w:r>
    </w:p>
    <w:p w14:paraId="087A33A4" w14:textId="77777777" w:rsidR="006312BF" w:rsidRPr="006312BF" w:rsidRDefault="006312BF" w:rsidP="006312BF">
      <w:pPr>
        <w:widowControl w:val="0"/>
        <w:autoSpaceDE w:val="0"/>
        <w:autoSpaceDN w:val="0"/>
        <w:adjustRightInd w:val="0"/>
        <w:spacing w:line="360" w:lineRule="auto"/>
        <w:ind w:left="480" w:hanging="480"/>
        <w:rPr>
          <w:rFonts w:cs="Arial"/>
          <w:noProof/>
          <w:szCs w:val="24"/>
        </w:rPr>
      </w:pPr>
      <w:r w:rsidRPr="006312BF">
        <w:rPr>
          <w:rFonts w:cs="Arial"/>
          <w:noProof/>
          <w:szCs w:val="24"/>
        </w:rPr>
        <w:t xml:space="preserve">Cifuentes, F. (2016). </w:t>
      </w:r>
      <w:r w:rsidRPr="006312BF">
        <w:rPr>
          <w:rFonts w:cs="Arial"/>
          <w:i/>
          <w:iCs/>
          <w:noProof/>
          <w:szCs w:val="24"/>
        </w:rPr>
        <w:t>Clasificación automática de Tweets utilizando K-NN y K-Means como algoritmos de clasificación automática, aplicando TF-IDF y TF-RFL para las ponderaciones</w:t>
      </w:r>
      <w:r w:rsidRPr="006312BF">
        <w:rPr>
          <w:rFonts w:cs="Arial"/>
          <w:noProof/>
          <w:szCs w:val="24"/>
        </w:rPr>
        <w:t xml:space="preserve"> [Pontificia Universidad Católica de Valparaíso]. http://opac.pucv.cl/pucv_txt/Txt-8500/UCD8528_01.pdf</w:t>
      </w:r>
    </w:p>
    <w:p w14:paraId="531BD8C5" w14:textId="77777777" w:rsidR="006312BF" w:rsidRPr="006312BF" w:rsidRDefault="006312BF" w:rsidP="006312BF">
      <w:pPr>
        <w:widowControl w:val="0"/>
        <w:autoSpaceDE w:val="0"/>
        <w:autoSpaceDN w:val="0"/>
        <w:adjustRightInd w:val="0"/>
        <w:spacing w:line="360" w:lineRule="auto"/>
        <w:ind w:left="480" w:hanging="480"/>
        <w:rPr>
          <w:rFonts w:cs="Arial"/>
          <w:noProof/>
          <w:szCs w:val="24"/>
        </w:rPr>
      </w:pPr>
      <w:r w:rsidRPr="007F52B4">
        <w:rPr>
          <w:rFonts w:cs="Arial"/>
          <w:noProof/>
          <w:szCs w:val="24"/>
          <w:lang w:val="en-US"/>
        </w:rPr>
        <w:t xml:space="preserve">Dreyfus, G. (2005). </w:t>
      </w:r>
      <w:r w:rsidRPr="007F52B4">
        <w:rPr>
          <w:rFonts w:cs="Arial"/>
          <w:i/>
          <w:iCs/>
          <w:noProof/>
          <w:szCs w:val="24"/>
          <w:lang w:val="en-US"/>
        </w:rPr>
        <w:t>Neural Networks: Methodology and Applications</w:t>
      </w:r>
      <w:r w:rsidRPr="007F52B4">
        <w:rPr>
          <w:rFonts w:cs="Arial"/>
          <w:noProof/>
          <w:szCs w:val="24"/>
          <w:lang w:val="en-US"/>
        </w:rPr>
        <w:t xml:space="preserve"> (1.</w:t>
      </w:r>
      <w:r w:rsidRPr="007F52B4">
        <w:rPr>
          <w:rFonts w:cs="Arial"/>
          <w:noProof/>
          <w:szCs w:val="24"/>
          <w:vertAlign w:val="superscript"/>
          <w:lang w:val="en-US"/>
        </w:rPr>
        <w:t>a</w:t>
      </w:r>
      <w:r w:rsidRPr="007F52B4">
        <w:rPr>
          <w:rFonts w:cs="Arial"/>
          <w:noProof/>
          <w:szCs w:val="24"/>
          <w:lang w:val="en-US"/>
        </w:rPr>
        <w:t xml:space="preserve"> ed.). </w:t>
      </w:r>
      <w:r w:rsidRPr="006312BF">
        <w:rPr>
          <w:rFonts w:cs="Arial"/>
          <w:noProof/>
          <w:szCs w:val="24"/>
        </w:rPr>
        <w:t>Springer-Verlag Berlin Heidelberg. https://doi.org/10.1007/3-540-28847-3</w:t>
      </w:r>
    </w:p>
    <w:p w14:paraId="6E57CE43" w14:textId="77777777" w:rsidR="006312BF" w:rsidRPr="006312BF" w:rsidRDefault="006312BF" w:rsidP="006312BF">
      <w:pPr>
        <w:widowControl w:val="0"/>
        <w:autoSpaceDE w:val="0"/>
        <w:autoSpaceDN w:val="0"/>
        <w:adjustRightInd w:val="0"/>
        <w:spacing w:line="360" w:lineRule="auto"/>
        <w:ind w:left="480" w:hanging="480"/>
        <w:rPr>
          <w:rFonts w:cs="Arial"/>
          <w:noProof/>
          <w:szCs w:val="24"/>
        </w:rPr>
      </w:pPr>
      <w:r w:rsidRPr="006312BF">
        <w:rPr>
          <w:rFonts w:cs="Arial"/>
          <w:noProof/>
          <w:szCs w:val="24"/>
        </w:rPr>
        <w:t xml:space="preserve">García, A., Ríos, A., Tello, E., Barrón, J., &amp; Díaz, A. (2018). </w:t>
      </w:r>
      <w:r w:rsidRPr="006312BF">
        <w:rPr>
          <w:rFonts w:cs="Arial"/>
          <w:i/>
          <w:iCs/>
          <w:noProof/>
          <w:szCs w:val="24"/>
        </w:rPr>
        <w:t xml:space="preserve">Aplicación de una red neuronal </w:t>
      </w:r>
      <w:r w:rsidRPr="006312BF">
        <w:rPr>
          <w:rFonts w:cs="Arial"/>
          <w:i/>
          <w:iCs/>
          <w:noProof/>
          <w:szCs w:val="24"/>
        </w:rPr>
        <w:lastRenderedPageBreak/>
        <w:t>artificial para la clasificación automática de tweets en español</w:t>
      </w:r>
      <w:r w:rsidRPr="006312BF">
        <w:rPr>
          <w:rFonts w:cs="Arial"/>
          <w:noProof/>
          <w:szCs w:val="24"/>
        </w:rPr>
        <w:t xml:space="preserve">. </w:t>
      </w:r>
      <w:r w:rsidRPr="006312BF">
        <w:rPr>
          <w:rFonts w:cs="Arial"/>
          <w:i/>
          <w:iCs/>
          <w:noProof/>
          <w:szCs w:val="24"/>
        </w:rPr>
        <w:t>40</w:t>
      </w:r>
      <w:r w:rsidRPr="006312BF">
        <w:rPr>
          <w:rFonts w:cs="Arial"/>
          <w:noProof/>
          <w:szCs w:val="24"/>
        </w:rPr>
        <w:t>(130). http://www.itcelaya.edu.mx/ojs/index.php/pistas/article/view/1737</w:t>
      </w:r>
    </w:p>
    <w:p w14:paraId="3990D23B" w14:textId="77777777" w:rsidR="006312BF" w:rsidRPr="007F52B4" w:rsidRDefault="006312BF" w:rsidP="006312BF">
      <w:pPr>
        <w:widowControl w:val="0"/>
        <w:autoSpaceDE w:val="0"/>
        <w:autoSpaceDN w:val="0"/>
        <w:adjustRightInd w:val="0"/>
        <w:spacing w:line="360" w:lineRule="auto"/>
        <w:ind w:left="480" w:hanging="480"/>
        <w:rPr>
          <w:rFonts w:cs="Arial"/>
          <w:noProof/>
          <w:szCs w:val="24"/>
          <w:lang w:val="en-US"/>
        </w:rPr>
      </w:pPr>
      <w:r w:rsidRPr="006312BF">
        <w:rPr>
          <w:rFonts w:cs="Arial"/>
          <w:noProof/>
          <w:szCs w:val="24"/>
        </w:rPr>
        <w:t xml:space="preserve">Godoy, A. (2017). Técnicas de aprendizaje de máquina utilizadas para la minería de texto. </w:t>
      </w:r>
      <w:r w:rsidRPr="007F52B4">
        <w:rPr>
          <w:rFonts w:cs="Arial"/>
          <w:i/>
          <w:iCs/>
          <w:noProof/>
          <w:szCs w:val="24"/>
          <w:lang w:val="en-US"/>
        </w:rPr>
        <w:t>Investigacion Bibliotecologica</w:t>
      </w:r>
      <w:r w:rsidRPr="007F52B4">
        <w:rPr>
          <w:rFonts w:cs="Arial"/>
          <w:noProof/>
          <w:szCs w:val="24"/>
          <w:lang w:val="en-US"/>
        </w:rPr>
        <w:t>, 24. https://doi.org/10.22201/iibi.0187358xp.2017.71.57812</w:t>
      </w:r>
    </w:p>
    <w:p w14:paraId="03DDFEE0" w14:textId="77777777" w:rsidR="006312BF" w:rsidRPr="007F52B4" w:rsidRDefault="006312BF" w:rsidP="006312BF">
      <w:pPr>
        <w:widowControl w:val="0"/>
        <w:autoSpaceDE w:val="0"/>
        <w:autoSpaceDN w:val="0"/>
        <w:adjustRightInd w:val="0"/>
        <w:spacing w:line="360" w:lineRule="auto"/>
        <w:ind w:left="480" w:hanging="480"/>
        <w:rPr>
          <w:rFonts w:cs="Arial"/>
          <w:noProof/>
          <w:szCs w:val="24"/>
          <w:lang w:val="en-US"/>
        </w:rPr>
      </w:pPr>
      <w:r w:rsidRPr="007F52B4">
        <w:rPr>
          <w:rFonts w:cs="Arial"/>
          <w:noProof/>
          <w:szCs w:val="24"/>
          <w:lang w:val="en-US"/>
        </w:rPr>
        <w:t xml:space="preserve">Han, J., Kamber, M., &amp; Pei, J. (2012). </w:t>
      </w:r>
      <w:r w:rsidRPr="007F52B4">
        <w:rPr>
          <w:rFonts w:cs="Arial"/>
          <w:i/>
          <w:iCs/>
          <w:noProof/>
          <w:szCs w:val="24"/>
          <w:lang w:val="en-US"/>
        </w:rPr>
        <w:t>Data Mining Concepts and Techniques</w:t>
      </w:r>
      <w:r w:rsidRPr="007F52B4">
        <w:rPr>
          <w:rFonts w:cs="Arial"/>
          <w:noProof/>
          <w:szCs w:val="24"/>
          <w:lang w:val="en-US"/>
        </w:rPr>
        <w:t xml:space="preserve"> (3.</w:t>
      </w:r>
      <w:r w:rsidRPr="007F52B4">
        <w:rPr>
          <w:rFonts w:cs="Arial"/>
          <w:noProof/>
          <w:szCs w:val="24"/>
          <w:vertAlign w:val="superscript"/>
          <w:lang w:val="en-US"/>
        </w:rPr>
        <w:t>a</w:t>
      </w:r>
      <w:r w:rsidRPr="007F52B4">
        <w:rPr>
          <w:rFonts w:cs="Arial"/>
          <w:noProof/>
          <w:szCs w:val="24"/>
          <w:lang w:val="en-US"/>
        </w:rPr>
        <w:t xml:space="preserve"> ed.). https://doi.org/10.1016/C2009-0-61819-5</w:t>
      </w:r>
    </w:p>
    <w:p w14:paraId="768777E4" w14:textId="77777777" w:rsidR="006312BF" w:rsidRPr="007F52B4" w:rsidRDefault="006312BF" w:rsidP="006312BF">
      <w:pPr>
        <w:widowControl w:val="0"/>
        <w:autoSpaceDE w:val="0"/>
        <w:autoSpaceDN w:val="0"/>
        <w:adjustRightInd w:val="0"/>
        <w:spacing w:line="360" w:lineRule="auto"/>
        <w:ind w:left="480" w:hanging="480"/>
        <w:rPr>
          <w:rFonts w:cs="Arial"/>
          <w:noProof/>
          <w:szCs w:val="24"/>
          <w:lang w:val="en-US"/>
        </w:rPr>
      </w:pPr>
      <w:r w:rsidRPr="007F52B4">
        <w:rPr>
          <w:rFonts w:cs="Arial"/>
          <w:noProof/>
          <w:szCs w:val="24"/>
          <w:lang w:val="en-US"/>
        </w:rPr>
        <w:t xml:space="preserve">Hu, X., &amp; Liu, H. (2012). </w:t>
      </w:r>
      <w:r w:rsidRPr="007F52B4">
        <w:rPr>
          <w:rFonts w:cs="Arial"/>
          <w:i/>
          <w:iCs/>
          <w:noProof/>
          <w:szCs w:val="24"/>
          <w:lang w:val="en-US"/>
        </w:rPr>
        <w:t>Mining Text Data</w:t>
      </w:r>
      <w:r w:rsidRPr="007F52B4">
        <w:rPr>
          <w:rFonts w:cs="Arial"/>
          <w:noProof/>
          <w:szCs w:val="24"/>
          <w:lang w:val="en-US"/>
        </w:rPr>
        <w:t xml:space="preserve"> (C. C. Aggarwal &amp; C. Zhai (eds.); 1.</w:t>
      </w:r>
      <w:r w:rsidRPr="007F52B4">
        <w:rPr>
          <w:rFonts w:cs="Arial"/>
          <w:noProof/>
          <w:szCs w:val="24"/>
          <w:vertAlign w:val="superscript"/>
          <w:lang w:val="en-US"/>
        </w:rPr>
        <w:t>a</w:t>
      </w:r>
      <w:r w:rsidRPr="007F52B4">
        <w:rPr>
          <w:rFonts w:cs="Arial"/>
          <w:noProof/>
          <w:szCs w:val="24"/>
          <w:lang w:val="en-US"/>
        </w:rPr>
        <w:t xml:space="preserve"> ed.). Springer-Verlag New York. https://doi.org/10.1007/978-1-4614-3223-4</w:t>
      </w:r>
    </w:p>
    <w:p w14:paraId="460F5F96" w14:textId="77777777" w:rsidR="006312BF" w:rsidRPr="007F52B4" w:rsidRDefault="006312BF" w:rsidP="006312BF">
      <w:pPr>
        <w:widowControl w:val="0"/>
        <w:autoSpaceDE w:val="0"/>
        <w:autoSpaceDN w:val="0"/>
        <w:adjustRightInd w:val="0"/>
        <w:spacing w:line="360" w:lineRule="auto"/>
        <w:ind w:left="480" w:hanging="480"/>
        <w:rPr>
          <w:rFonts w:cs="Arial"/>
          <w:noProof/>
          <w:szCs w:val="24"/>
          <w:lang w:val="en-US"/>
        </w:rPr>
      </w:pPr>
      <w:r w:rsidRPr="007F52B4">
        <w:rPr>
          <w:rFonts w:cs="Arial"/>
          <w:noProof/>
          <w:szCs w:val="24"/>
          <w:lang w:val="en-US"/>
        </w:rPr>
        <w:t xml:space="preserve">Internet-live-stats. (s/f). </w:t>
      </w:r>
      <w:r w:rsidRPr="007F52B4">
        <w:rPr>
          <w:rFonts w:cs="Arial"/>
          <w:i/>
          <w:iCs/>
          <w:noProof/>
          <w:szCs w:val="24"/>
          <w:lang w:val="en-US"/>
        </w:rPr>
        <w:t>Internet Live Stats - Internet Usage &amp; Social Media Statistics</w:t>
      </w:r>
      <w:r w:rsidRPr="007F52B4">
        <w:rPr>
          <w:rFonts w:cs="Arial"/>
          <w:noProof/>
          <w:szCs w:val="24"/>
          <w:lang w:val="en-US"/>
        </w:rPr>
        <w:t>. https://www.internetlivestats.com/</w:t>
      </w:r>
    </w:p>
    <w:p w14:paraId="56D2DDC6" w14:textId="77777777" w:rsidR="006312BF" w:rsidRPr="007F52B4" w:rsidRDefault="006312BF" w:rsidP="006312BF">
      <w:pPr>
        <w:widowControl w:val="0"/>
        <w:autoSpaceDE w:val="0"/>
        <w:autoSpaceDN w:val="0"/>
        <w:adjustRightInd w:val="0"/>
        <w:spacing w:line="360" w:lineRule="auto"/>
        <w:ind w:left="480" w:hanging="480"/>
        <w:rPr>
          <w:rFonts w:cs="Arial"/>
          <w:noProof/>
          <w:szCs w:val="24"/>
          <w:lang w:val="en-US"/>
        </w:rPr>
      </w:pPr>
      <w:r w:rsidRPr="006312BF">
        <w:rPr>
          <w:rFonts w:cs="Arial"/>
          <w:noProof/>
          <w:szCs w:val="24"/>
        </w:rPr>
        <w:t xml:space="preserve">Justicia De La Torre, C., Martín-Bautista, M. J., Síanchez, D., &amp; Vila, M. A. (2005). </w:t>
      </w:r>
      <w:r w:rsidRPr="007F52B4">
        <w:rPr>
          <w:rFonts w:cs="Arial"/>
          <w:i/>
          <w:iCs/>
          <w:noProof/>
          <w:szCs w:val="24"/>
          <w:lang w:val="en-US"/>
        </w:rPr>
        <w:t>Text mining: intermediate forms on knowledge representation</w:t>
      </w:r>
      <w:r w:rsidRPr="007F52B4">
        <w:rPr>
          <w:rFonts w:cs="Arial"/>
          <w:noProof/>
          <w:szCs w:val="24"/>
          <w:lang w:val="en-US"/>
        </w:rPr>
        <w:t>. 7. https://www.researchgate.net/publication/221399082_Text_mining_intermediate_forms_on_knowledge_representation</w:t>
      </w:r>
    </w:p>
    <w:p w14:paraId="7292DE6D" w14:textId="77777777" w:rsidR="006312BF" w:rsidRPr="006312BF" w:rsidRDefault="006312BF" w:rsidP="006312BF">
      <w:pPr>
        <w:widowControl w:val="0"/>
        <w:autoSpaceDE w:val="0"/>
        <w:autoSpaceDN w:val="0"/>
        <w:adjustRightInd w:val="0"/>
        <w:spacing w:line="360" w:lineRule="auto"/>
        <w:ind w:left="480" w:hanging="480"/>
        <w:rPr>
          <w:rFonts w:cs="Arial"/>
          <w:noProof/>
          <w:szCs w:val="24"/>
        </w:rPr>
      </w:pPr>
      <w:r w:rsidRPr="006312BF">
        <w:rPr>
          <w:rFonts w:cs="Arial"/>
          <w:noProof/>
          <w:szCs w:val="24"/>
        </w:rPr>
        <w:t xml:space="preserve">Justicia de la Torre, M. del C. (2017). </w:t>
      </w:r>
      <w:r w:rsidRPr="006312BF">
        <w:rPr>
          <w:rFonts w:cs="Arial"/>
          <w:i/>
          <w:iCs/>
          <w:noProof/>
          <w:szCs w:val="24"/>
        </w:rPr>
        <w:t>Nuevas Tecnicas De Minería De Textos: Aplicaciones</w:t>
      </w:r>
      <w:r w:rsidRPr="006312BF">
        <w:rPr>
          <w:rFonts w:cs="Arial"/>
          <w:noProof/>
          <w:szCs w:val="24"/>
        </w:rPr>
        <w:t xml:space="preserve"> [Universidad de Granada]. https://digibug.ugr.es/handle/10481/46975</w:t>
      </w:r>
    </w:p>
    <w:p w14:paraId="076BF237" w14:textId="77777777" w:rsidR="006312BF" w:rsidRPr="007F52B4" w:rsidRDefault="006312BF" w:rsidP="006312BF">
      <w:pPr>
        <w:widowControl w:val="0"/>
        <w:autoSpaceDE w:val="0"/>
        <w:autoSpaceDN w:val="0"/>
        <w:adjustRightInd w:val="0"/>
        <w:spacing w:line="360" w:lineRule="auto"/>
        <w:ind w:left="480" w:hanging="480"/>
        <w:rPr>
          <w:rFonts w:cs="Arial"/>
          <w:noProof/>
          <w:szCs w:val="24"/>
          <w:lang w:val="en-US"/>
        </w:rPr>
      </w:pPr>
      <w:r w:rsidRPr="007F52B4">
        <w:rPr>
          <w:rFonts w:cs="Arial"/>
          <w:noProof/>
          <w:szCs w:val="24"/>
          <w:lang w:val="en-US"/>
        </w:rPr>
        <w:t xml:space="preserve">Kluyver, T., Benjamin Ragan-Kelley, Pérez, F., Granger, B., Bussonnier, M., Frederic, J., Kelley, K., Hamrick, J., Grout, J., Corlay, S., Ivanov, P., Avila, D., Abdalla, S., &amp; Willing, C. (2016). </w:t>
      </w:r>
      <w:r w:rsidRPr="007F52B4">
        <w:rPr>
          <w:rFonts w:cs="Arial"/>
          <w:i/>
          <w:iCs/>
          <w:noProof/>
          <w:szCs w:val="24"/>
          <w:lang w:val="en-US"/>
        </w:rPr>
        <w:t>Project Jupyter | Home</w:t>
      </w:r>
      <w:r w:rsidRPr="007F52B4">
        <w:rPr>
          <w:rFonts w:cs="Arial"/>
          <w:noProof/>
          <w:szCs w:val="24"/>
          <w:lang w:val="en-US"/>
        </w:rPr>
        <w:t>. Jupyter Notebooks -- a publishing format for reproducible computational workflows. https://jupyter.org/</w:t>
      </w:r>
    </w:p>
    <w:p w14:paraId="5337C9C6" w14:textId="77777777" w:rsidR="006312BF" w:rsidRPr="007F52B4" w:rsidRDefault="006312BF" w:rsidP="006312BF">
      <w:pPr>
        <w:widowControl w:val="0"/>
        <w:autoSpaceDE w:val="0"/>
        <w:autoSpaceDN w:val="0"/>
        <w:adjustRightInd w:val="0"/>
        <w:spacing w:line="360" w:lineRule="auto"/>
        <w:ind w:left="480" w:hanging="480"/>
        <w:rPr>
          <w:rFonts w:cs="Arial"/>
          <w:noProof/>
          <w:szCs w:val="24"/>
          <w:lang w:val="en-US"/>
        </w:rPr>
      </w:pPr>
      <w:r w:rsidRPr="007F52B4">
        <w:rPr>
          <w:rFonts w:cs="Arial"/>
          <w:noProof/>
          <w:szCs w:val="24"/>
          <w:lang w:val="en-US"/>
        </w:rPr>
        <w:t xml:space="preserve">Medhat, W., Hassan, A., &amp; Korashy, H. (2014). Sentiment analysis algorithms and applications: A survey. </w:t>
      </w:r>
      <w:r w:rsidRPr="007F52B4">
        <w:rPr>
          <w:rFonts w:cs="Arial"/>
          <w:i/>
          <w:iCs/>
          <w:noProof/>
          <w:szCs w:val="24"/>
          <w:lang w:val="en-US"/>
        </w:rPr>
        <w:t>Ain Shams Engineering Journal</w:t>
      </w:r>
      <w:r w:rsidRPr="007F52B4">
        <w:rPr>
          <w:rFonts w:cs="Arial"/>
          <w:noProof/>
          <w:szCs w:val="24"/>
          <w:lang w:val="en-US"/>
        </w:rPr>
        <w:t xml:space="preserve">, </w:t>
      </w:r>
      <w:r w:rsidRPr="007F52B4">
        <w:rPr>
          <w:rFonts w:cs="Arial"/>
          <w:i/>
          <w:iCs/>
          <w:noProof/>
          <w:szCs w:val="24"/>
          <w:lang w:val="en-US"/>
        </w:rPr>
        <w:t>5</w:t>
      </w:r>
      <w:r w:rsidRPr="007F52B4">
        <w:rPr>
          <w:rFonts w:cs="Arial"/>
          <w:noProof/>
          <w:szCs w:val="24"/>
          <w:lang w:val="en-US"/>
        </w:rPr>
        <w:t>(4), 1093–1113. https://doi.org/10.1016/j.asej.2014.04.011</w:t>
      </w:r>
    </w:p>
    <w:p w14:paraId="1E4487B3" w14:textId="77777777" w:rsidR="006312BF" w:rsidRPr="007F52B4" w:rsidRDefault="006312BF" w:rsidP="006312BF">
      <w:pPr>
        <w:widowControl w:val="0"/>
        <w:autoSpaceDE w:val="0"/>
        <w:autoSpaceDN w:val="0"/>
        <w:adjustRightInd w:val="0"/>
        <w:spacing w:line="360" w:lineRule="auto"/>
        <w:ind w:left="480" w:hanging="480"/>
        <w:rPr>
          <w:rFonts w:cs="Arial"/>
          <w:noProof/>
          <w:szCs w:val="24"/>
          <w:lang w:val="en-US"/>
        </w:rPr>
      </w:pPr>
      <w:r w:rsidRPr="007F52B4">
        <w:rPr>
          <w:rFonts w:cs="Arial"/>
          <w:noProof/>
          <w:szCs w:val="24"/>
          <w:lang w:val="en-US"/>
        </w:rPr>
        <w:t xml:space="preserve">Moldagulova, A., &amp; Sulaiman, R. B. (2017). Using KNN algorithm for classification of textual documents. </w:t>
      </w:r>
      <w:r w:rsidRPr="007F52B4">
        <w:rPr>
          <w:rFonts w:cs="Arial"/>
          <w:i/>
          <w:iCs/>
          <w:noProof/>
          <w:szCs w:val="24"/>
          <w:lang w:val="en-US"/>
        </w:rPr>
        <w:t>ICIT 2017 - 8th International Conference on Information Technology, Proceedings</w:t>
      </w:r>
      <w:r w:rsidRPr="007F52B4">
        <w:rPr>
          <w:rFonts w:cs="Arial"/>
          <w:noProof/>
          <w:szCs w:val="24"/>
          <w:lang w:val="en-US"/>
        </w:rPr>
        <w:t>, 665–671. https://doi.org/10.1109/ICITECH.2017.8079924</w:t>
      </w:r>
    </w:p>
    <w:p w14:paraId="46169E8A" w14:textId="77777777" w:rsidR="006312BF" w:rsidRPr="007F52B4" w:rsidRDefault="006312BF" w:rsidP="006312BF">
      <w:pPr>
        <w:widowControl w:val="0"/>
        <w:autoSpaceDE w:val="0"/>
        <w:autoSpaceDN w:val="0"/>
        <w:adjustRightInd w:val="0"/>
        <w:spacing w:line="360" w:lineRule="auto"/>
        <w:ind w:left="480" w:hanging="480"/>
        <w:rPr>
          <w:rFonts w:cs="Arial"/>
          <w:noProof/>
          <w:szCs w:val="24"/>
          <w:lang w:val="en-US"/>
        </w:rPr>
      </w:pPr>
      <w:r w:rsidRPr="007F52B4">
        <w:rPr>
          <w:rFonts w:cs="Arial"/>
          <w:noProof/>
          <w:szCs w:val="24"/>
          <w:lang w:val="en-US"/>
        </w:rPr>
        <w:t xml:space="preserve">Mourya, S. K., &amp; Gupta, S. (2012). </w:t>
      </w:r>
      <w:r w:rsidRPr="007F52B4">
        <w:rPr>
          <w:rFonts w:cs="Arial"/>
          <w:i/>
          <w:iCs/>
          <w:noProof/>
          <w:szCs w:val="24"/>
          <w:lang w:val="en-US"/>
        </w:rPr>
        <w:t>Data Mining and Data Warehousing</w:t>
      </w:r>
      <w:r w:rsidRPr="007F52B4">
        <w:rPr>
          <w:rFonts w:cs="Arial"/>
          <w:noProof/>
          <w:szCs w:val="24"/>
          <w:lang w:val="en-US"/>
        </w:rPr>
        <w:t>. https://search.proquest.com</w:t>
      </w:r>
    </w:p>
    <w:p w14:paraId="6CCCFD08" w14:textId="77777777" w:rsidR="006312BF" w:rsidRPr="007F52B4" w:rsidRDefault="006312BF" w:rsidP="006312BF">
      <w:pPr>
        <w:widowControl w:val="0"/>
        <w:autoSpaceDE w:val="0"/>
        <w:autoSpaceDN w:val="0"/>
        <w:adjustRightInd w:val="0"/>
        <w:spacing w:line="360" w:lineRule="auto"/>
        <w:ind w:left="480" w:hanging="480"/>
        <w:rPr>
          <w:rFonts w:cs="Arial"/>
          <w:noProof/>
          <w:szCs w:val="24"/>
          <w:lang w:val="en-US"/>
        </w:rPr>
      </w:pPr>
      <w:r w:rsidRPr="006312BF">
        <w:rPr>
          <w:rFonts w:cs="Arial"/>
          <w:noProof/>
          <w:szCs w:val="24"/>
        </w:rPr>
        <w:t xml:space="preserve">Pitigala, S., Li, C., &amp; Seo, S. (2011). </w:t>
      </w:r>
      <w:r w:rsidRPr="007F52B4">
        <w:rPr>
          <w:rFonts w:cs="Arial"/>
          <w:noProof/>
          <w:szCs w:val="24"/>
          <w:lang w:val="en-US"/>
        </w:rPr>
        <w:t xml:space="preserve">A comparative study of text classification approaches for personalized retrieval in PubMed. </w:t>
      </w:r>
      <w:r w:rsidRPr="007F52B4">
        <w:rPr>
          <w:rFonts w:cs="Arial"/>
          <w:i/>
          <w:iCs/>
          <w:noProof/>
          <w:szCs w:val="24"/>
          <w:lang w:val="en-US"/>
        </w:rPr>
        <w:t>2011 IEEE International Conference on Bioinformatics and Biomedicine Workshops, BIBMW 2011</w:t>
      </w:r>
      <w:r w:rsidRPr="007F52B4">
        <w:rPr>
          <w:rFonts w:cs="Arial"/>
          <w:noProof/>
          <w:szCs w:val="24"/>
          <w:lang w:val="en-US"/>
        </w:rPr>
        <w:t>, 3. https://doi.org/10.1109/BIBMW.2011.6112503</w:t>
      </w:r>
    </w:p>
    <w:p w14:paraId="0F140123" w14:textId="77777777" w:rsidR="006312BF" w:rsidRPr="007F52B4" w:rsidRDefault="006312BF" w:rsidP="006312BF">
      <w:pPr>
        <w:widowControl w:val="0"/>
        <w:autoSpaceDE w:val="0"/>
        <w:autoSpaceDN w:val="0"/>
        <w:adjustRightInd w:val="0"/>
        <w:spacing w:line="360" w:lineRule="auto"/>
        <w:ind w:left="480" w:hanging="480"/>
        <w:rPr>
          <w:rFonts w:cs="Arial"/>
          <w:noProof/>
          <w:szCs w:val="24"/>
          <w:lang w:val="en-US"/>
        </w:rPr>
      </w:pPr>
      <w:r w:rsidRPr="007F52B4">
        <w:rPr>
          <w:rFonts w:cs="Arial"/>
          <w:noProof/>
          <w:szCs w:val="24"/>
          <w:lang w:val="en-US"/>
        </w:rPr>
        <w:t xml:space="preserve">Pranckevičius, T., &amp; Marcinkevičius, V. (2017). Comparison of Naive Bayes, Random Forest, Decision Tree, Support Vector Machines, and Logistic Regression Classifiers for Text Reviews Classification. </w:t>
      </w:r>
      <w:r w:rsidRPr="007F52B4">
        <w:rPr>
          <w:rFonts w:cs="Arial"/>
          <w:i/>
          <w:iCs/>
          <w:noProof/>
          <w:szCs w:val="24"/>
          <w:lang w:val="en-US"/>
        </w:rPr>
        <w:t>Baltic Journal of Modern Computing</w:t>
      </w:r>
      <w:r w:rsidRPr="007F52B4">
        <w:rPr>
          <w:rFonts w:cs="Arial"/>
          <w:noProof/>
          <w:szCs w:val="24"/>
          <w:lang w:val="en-US"/>
        </w:rPr>
        <w:t xml:space="preserve">, </w:t>
      </w:r>
      <w:r w:rsidRPr="007F52B4">
        <w:rPr>
          <w:rFonts w:cs="Arial"/>
          <w:i/>
          <w:iCs/>
          <w:noProof/>
          <w:szCs w:val="24"/>
          <w:lang w:val="en-US"/>
        </w:rPr>
        <w:t>5</w:t>
      </w:r>
      <w:r w:rsidRPr="007F52B4">
        <w:rPr>
          <w:rFonts w:cs="Arial"/>
          <w:noProof/>
          <w:szCs w:val="24"/>
          <w:lang w:val="en-US"/>
        </w:rPr>
        <w:t>(2), 221–232. https://doi.org/10.22364/bjmc.2017.5.2.05</w:t>
      </w:r>
    </w:p>
    <w:p w14:paraId="0D7C5E7B" w14:textId="77777777" w:rsidR="006312BF" w:rsidRPr="006312BF" w:rsidRDefault="006312BF" w:rsidP="006312BF">
      <w:pPr>
        <w:widowControl w:val="0"/>
        <w:autoSpaceDE w:val="0"/>
        <w:autoSpaceDN w:val="0"/>
        <w:adjustRightInd w:val="0"/>
        <w:spacing w:line="360" w:lineRule="auto"/>
        <w:ind w:left="480" w:hanging="480"/>
        <w:rPr>
          <w:rFonts w:cs="Arial"/>
          <w:noProof/>
          <w:szCs w:val="24"/>
        </w:rPr>
      </w:pPr>
      <w:r w:rsidRPr="007F52B4">
        <w:rPr>
          <w:rFonts w:cs="Arial"/>
          <w:noProof/>
          <w:szCs w:val="24"/>
          <w:lang w:val="en-US"/>
        </w:rPr>
        <w:lastRenderedPageBreak/>
        <w:t xml:space="preserve">Reyes, G. C., González, Y. G., &amp; Farias, G. L. (2014). </w:t>
      </w:r>
      <w:r w:rsidRPr="006312BF">
        <w:rPr>
          <w:rFonts w:cs="Arial"/>
          <w:noProof/>
          <w:szCs w:val="24"/>
        </w:rPr>
        <w:t xml:space="preserve">Técnica de clasificación bayesiana para identificar posible plagio en información textual. </w:t>
      </w:r>
      <w:r w:rsidRPr="006312BF">
        <w:rPr>
          <w:rFonts w:cs="Arial"/>
          <w:i/>
          <w:iCs/>
          <w:noProof/>
          <w:szCs w:val="24"/>
        </w:rPr>
        <w:t>Revista Cubana de Ciencias Informáticas</w:t>
      </w:r>
      <w:r w:rsidRPr="006312BF">
        <w:rPr>
          <w:rFonts w:cs="Arial"/>
          <w:noProof/>
          <w:szCs w:val="24"/>
        </w:rPr>
        <w:t xml:space="preserve">, </w:t>
      </w:r>
      <w:r w:rsidRPr="006312BF">
        <w:rPr>
          <w:rFonts w:cs="Arial"/>
          <w:i/>
          <w:iCs/>
          <w:noProof/>
          <w:szCs w:val="24"/>
        </w:rPr>
        <w:t>8</w:t>
      </w:r>
      <w:r w:rsidRPr="006312BF">
        <w:rPr>
          <w:rFonts w:cs="Arial"/>
          <w:noProof/>
          <w:szCs w:val="24"/>
        </w:rPr>
        <w:t>(4), 130–144. http://scielo.sld.cu/scielo.php?script=sci_arttext&amp;pid=S2227-18992014000400008&amp;lng=es&amp;tlng=es</w:t>
      </w:r>
    </w:p>
    <w:p w14:paraId="77414216" w14:textId="77777777" w:rsidR="006312BF" w:rsidRPr="007F52B4" w:rsidRDefault="006312BF" w:rsidP="006312BF">
      <w:pPr>
        <w:widowControl w:val="0"/>
        <w:autoSpaceDE w:val="0"/>
        <w:autoSpaceDN w:val="0"/>
        <w:adjustRightInd w:val="0"/>
        <w:spacing w:line="360" w:lineRule="auto"/>
        <w:ind w:left="480" w:hanging="480"/>
        <w:rPr>
          <w:rFonts w:cs="Arial"/>
          <w:noProof/>
          <w:szCs w:val="24"/>
          <w:lang w:val="en-US"/>
        </w:rPr>
      </w:pPr>
      <w:r w:rsidRPr="006312BF">
        <w:rPr>
          <w:rFonts w:cs="Arial"/>
          <w:noProof/>
          <w:szCs w:val="24"/>
        </w:rPr>
        <w:t xml:space="preserve">Rosa, A., Chiruzzo, L., Etcheverry, M., &amp; Castro, S. (2017). </w:t>
      </w:r>
      <w:r w:rsidRPr="007F52B4">
        <w:rPr>
          <w:rFonts w:cs="Arial"/>
          <w:i/>
          <w:iCs/>
          <w:noProof/>
          <w:szCs w:val="24"/>
          <w:lang w:val="en-US"/>
        </w:rPr>
        <w:t>RETUYT in TASS 2017: Sentiment Analysis for Spanish Tweets using SVM and CNN</w:t>
      </w:r>
      <w:r w:rsidRPr="007F52B4">
        <w:rPr>
          <w:rFonts w:cs="Arial"/>
          <w:noProof/>
          <w:szCs w:val="24"/>
          <w:lang w:val="en-US"/>
        </w:rPr>
        <w:t xml:space="preserve">. </w:t>
      </w:r>
      <w:r w:rsidRPr="007F52B4">
        <w:rPr>
          <w:rFonts w:cs="Arial"/>
          <w:i/>
          <w:iCs/>
          <w:noProof/>
          <w:szCs w:val="24"/>
          <w:lang w:val="en-US"/>
        </w:rPr>
        <w:t>October</w:t>
      </w:r>
      <w:r w:rsidRPr="007F52B4">
        <w:rPr>
          <w:rFonts w:cs="Arial"/>
          <w:noProof/>
          <w:szCs w:val="24"/>
          <w:lang w:val="en-US"/>
        </w:rPr>
        <w:t>, 77–83. http://arxiv.org/abs/1710.06393</w:t>
      </w:r>
    </w:p>
    <w:p w14:paraId="1D91490B" w14:textId="77777777" w:rsidR="006312BF" w:rsidRPr="006312BF" w:rsidRDefault="006312BF" w:rsidP="006312BF">
      <w:pPr>
        <w:widowControl w:val="0"/>
        <w:autoSpaceDE w:val="0"/>
        <w:autoSpaceDN w:val="0"/>
        <w:adjustRightInd w:val="0"/>
        <w:spacing w:line="360" w:lineRule="auto"/>
        <w:ind w:left="480" w:hanging="480"/>
        <w:rPr>
          <w:rFonts w:cs="Arial"/>
          <w:noProof/>
          <w:szCs w:val="24"/>
        </w:rPr>
      </w:pPr>
      <w:r w:rsidRPr="007F52B4">
        <w:rPr>
          <w:rFonts w:cs="Arial"/>
          <w:noProof/>
          <w:szCs w:val="24"/>
          <w:lang w:val="en-US"/>
        </w:rPr>
        <w:t xml:space="preserve">Russell, S. J., &amp; Norvig, P. (2004). </w:t>
      </w:r>
      <w:r w:rsidRPr="006312BF">
        <w:rPr>
          <w:rFonts w:cs="Arial"/>
          <w:i/>
          <w:iCs/>
          <w:noProof/>
          <w:szCs w:val="24"/>
        </w:rPr>
        <w:t>Inteligencia Artificial: Un Enfoque Moderno</w:t>
      </w:r>
      <w:r w:rsidRPr="006312BF">
        <w:rPr>
          <w:rFonts w:cs="Arial"/>
          <w:noProof/>
          <w:szCs w:val="24"/>
        </w:rPr>
        <w:t xml:space="preserve"> (2.</w:t>
      </w:r>
      <w:r w:rsidRPr="006312BF">
        <w:rPr>
          <w:rFonts w:cs="Arial"/>
          <w:noProof/>
          <w:szCs w:val="24"/>
          <w:vertAlign w:val="superscript"/>
        </w:rPr>
        <w:t>a</w:t>
      </w:r>
      <w:r w:rsidRPr="006312BF">
        <w:rPr>
          <w:rFonts w:cs="Arial"/>
          <w:noProof/>
          <w:szCs w:val="24"/>
        </w:rPr>
        <w:t xml:space="preserve"> ed.). PEARSON EDUCACIÓN, S.A.,.</w:t>
      </w:r>
    </w:p>
    <w:p w14:paraId="69ABF8FF" w14:textId="77777777" w:rsidR="006312BF" w:rsidRPr="006312BF" w:rsidRDefault="006312BF" w:rsidP="006312BF">
      <w:pPr>
        <w:widowControl w:val="0"/>
        <w:autoSpaceDE w:val="0"/>
        <w:autoSpaceDN w:val="0"/>
        <w:adjustRightInd w:val="0"/>
        <w:spacing w:line="360" w:lineRule="auto"/>
        <w:ind w:left="480" w:hanging="480"/>
        <w:rPr>
          <w:rFonts w:cs="Arial"/>
          <w:noProof/>
          <w:szCs w:val="24"/>
        </w:rPr>
      </w:pPr>
      <w:r w:rsidRPr="006312BF">
        <w:rPr>
          <w:rFonts w:cs="Arial"/>
          <w:noProof/>
          <w:szCs w:val="24"/>
        </w:rPr>
        <w:t xml:space="preserve">Saura, J., Reyes, A., &amp; Palos, P. (2018). Un Análisis de Sentimiento en Twitter con Machine Learning: Identificando el sentimiento sobre las ofertas de #BlackFriday. </w:t>
      </w:r>
      <w:r w:rsidRPr="006312BF">
        <w:rPr>
          <w:rFonts w:cs="Arial"/>
          <w:i/>
          <w:iCs/>
          <w:noProof/>
          <w:szCs w:val="24"/>
        </w:rPr>
        <w:t>Espacios</w:t>
      </w:r>
      <w:r w:rsidRPr="006312BF">
        <w:rPr>
          <w:rFonts w:cs="Arial"/>
          <w:noProof/>
          <w:szCs w:val="24"/>
        </w:rPr>
        <w:t xml:space="preserve">, </w:t>
      </w:r>
      <w:r w:rsidRPr="006312BF">
        <w:rPr>
          <w:rFonts w:cs="Arial"/>
          <w:i/>
          <w:iCs/>
          <w:noProof/>
          <w:szCs w:val="24"/>
        </w:rPr>
        <w:t>39</w:t>
      </w:r>
      <w:r w:rsidRPr="006312BF">
        <w:rPr>
          <w:rFonts w:cs="Arial"/>
          <w:noProof/>
          <w:szCs w:val="24"/>
        </w:rPr>
        <w:t>, 16. http://www.revistaespacios.com/a18v39n42/18394216.html</w:t>
      </w:r>
    </w:p>
    <w:p w14:paraId="057C2BDA" w14:textId="77777777" w:rsidR="006312BF" w:rsidRPr="006312BF" w:rsidRDefault="006312BF" w:rsidP="006312BF">
      <w:pPr>
        <w:widowControl w:val="0"/>
        <w:autoSpaceDE w:val="0"/>
        <w:autoSpaceDN w:val="0"/>
        <w:adjustRightInd w:val="0"/>
        <w:spacing w:line="360" w:lineRule="auto"/>
        <w:ind w:left="480" w:hanging="480"/>
        <w:rPr>
          <w:rFonts w:cs="Arial"/>
          <w:noProof/>
          <w:szCs w:val="24"/>
        </w:rPr>
      </w:pPr>
      <w:r w:rsidRPr="006312BF">
        <w:rPr>
          <w:rFonts w:cs="Arial"/>
          <w:noProof/>
          <w:szCs w:val="24"/>
        </w:rPr>
        <w:t xml:space="preserve">Seperak, R., Cerellino, L., Ochoa, J., Torres-Valer, A., &amp; Dianderes, C. (2019). Maternidad en Perú a través del uso del Sentimient Analysis en Facebook. </w:t>
      </w:r>
      <w:r w:rsidRPr="006312BF">
        <w:rPr>
          <w:rFonts w:cs="Arial"/>
          <w:i/>
          <w:iCs/>
          <w:noProof/>
          <w:szCs w:val="24"/>
        </w:rPr>
        <w:t>Revista Latina de Comunicacion Social</w:t>
      </w:r>
      <w:r w:rsidRPr="006312BF">
        <w:rPr>
          <w:rFonts w:cs="Arial"/>
          <w:noProof/>
          <w:szCs w:val="24"/>
        </w:rPr>
        <w:t xml:space="preserve">, </w:t>
      </w:r>
      <w:r w:rsidRPr="006312BF">
        <w:rPr>
          <w:rFonts w:cs="Arial"/>
          <w:i/>
          <w:iCs/>
          <w:noProof/>
          <w:szCs w:val="24"/>
        </w:rPr>
        <w:t>74</w:t>
      </w:r>
      <w:r w:rsidRPr="006312BF">
        <w:rPr>
          <w:rFonts w:cs="Arial"/>
          <w:noProof/>
          <w:szCs w:val="24"/>
        </w:rPr>
        <w:t>, 1031–1055. https://doi.org/10.4185/RLCS-2019-1370</w:t>
      </w:r>
    </w:p>
    <w:p w14:paraId="07AAFC2D" w14:textId="77777777" w:rsidR="006312BF" w:rsidRPr="007F52B4" w:rsidRDefault="006312BF" w:rsidP="006312BF">
      <w:pPr>
        <w:widowControl w:val="0"/>
        <w:autoSpaceDE w:val="0"/>
        <w:autoSpaceDN w:val="0"/>
        <w:adjustRightInd w:val="0"/>
        <w:spacing w:line="360" w:lineRule="auto"/>
        <w:ind w:left="480" w:hanging="480"/>
        <w:rPr>
          <w:rFonts w:cs="Arial"/>
          <w:noProof/>
          <w:szCs w:val="24"/>
          <w:lang w:val="en-US"/>
        </w:rPr>
      </w:pPr>
      <w:r w:rsidRPr="006312BF">
        <w:rPr>
          <w:rFonts w:cs="Arial"/>
          <w:noProof/>
          <w:szCs w:val="24"/>
        </w:rPr>
        <w:t xml:space="preserve">Shafiabady, N., Lee, L. H., Rajkumar, R., Kallimani, V. P., Akram, N. A., &amp; Isa, D. (2016). </w:t>
      </w:r>
      <w:r w:rsidRPr="007F52B4">
        <w:rPr>
          <w:rFonts w:cs="Arial"/>
          <w:noProof/>
          <w:szCs w:val="24"/>
          <w:lang w:val="en-US"/>
        </w:rPr>
        <w:t xml:space="preserve">Using unsupervised clustering approach to train the Support Vector Machine for text classification. </w:t>
      </w:r>
      <w:r w:rsidRPr="007F52B4">
        <w:rPr>
          <w:rFonts w:cs="Arial"/>
          <w:i/>
          <w:iCs/>
          <w:noProof/>
          <w:szCs w:val="24"/>
          <w:lang w:val="en-US"/>
        </w:rPr>
        <w:t>Neurocomputing</w:t>
      </w:r>
      <w:r w:rsidRPr="007F52B4">
        <w:rPr>
          <w:rFonts w:cs="Arial"/>
          <w:noProof/>
          <w:szCs w:val="24"/>
          <w:lang w:val="en-US"/>
        </w:rPr>
        <w:t xml:space="preserve">, </w:t>
      </w:r>
      <w:r w:rsidRPr="007F52B4">
        <w:rPr>
          <w:rFonts w:cs="Arial"/>
          <w:i/>
          <w:iCs/>
          <w:noProof/>
          <w:szCs w:val="24"/>
          <w:lang w:val="en-US"/>
        </w:rPr>
        <w:t>211</w:t>
      </w:r>
      <w:r w:rsidRPr="007F52B4">
        <w:rPr>
          <w:rFonts w:cs="Arial"/>
          <w:noProof/>
          <w:szCs w:val="24"/>
          <w:lang w:val="en-US"/>
        </w:rPr>
        <w:t>, 4–10. https://doi.org/10.1016/j.neucom.2015.10.137</w:t>
      </w:r>
    </w:p>
    <w:p w14:paraId="459903BE" w14:textId="77777777" w:rsidR="006312BF" w:rsidRPr="007F52B4" w:rsidRDefault="006312BF" w:rsidP="006312BF">
      <w:pPr>
        <w:widowControl w:val="0"/>
        <w:autoSpaceDE w:val="0"/>
        <w:autoSpaceDN w:val="0"/>
        <w:adjustRightInd w:val="0"/>
        <w:spacing w:line="360" w:lineRule="auto"/>
        <w:ind w:left="480" w:hanging="480"/>
        <w:rPr>
          <w:rFonts w:cs="Arial"/>
          <w:noProof/>
          <w:szCs w:val="24"/>
          <w:lang w:val="en-US"/>
        </w:rPr>
      </w:pPr>
      <w:r w:rsidRPr="007F52B4">
        <w:rPr>
          <w:rFonts w:cs="Arial"/>
          <w:noProof/>
          <w:szCs w:val="24"/>
          <w:lang w:val="en-US"/>
        </w:rPr>
        <w:t xml:space="preserve">Taeho, J. (2019). </w:t>
      </w:r>
      <w:r w:rsidRPr="007F52B4">
        <w:rPr>
          <w:rFonts w:cs="Arial"/>
          <w:i/>
          <w:iCs/>
          <w:noProof/>
          <w:szCs w:val="24"/>
          <w:lang w:val="en-US"/>
        </w:rPr>
        <w:t>Text Mining</w:t>
      </w:r>
      <w:r w:rsidRPr="007F52B4">
        <w:rPr>
          <w:rFonts w:cs="Arial"/>
          <w:noProof/>
          <w:szCs w:val="24"/>
          <w:lang w:val="en-US"/>
        </w:rPr>
        <w:t xml:space="preserve"> (1.</w:t>
      </w:r>
      <w:r w:rsidRPr="007F52B4">
        <w:rPr>
          <w:rFonts w:cs="Arial"/>
          <w:noProof/>
          <w:szCs w:val="24"/>
          <w:vertAlign w:val="superscript"/>
          <w:lang w:val="en-US"/>
        </w:rPr>
        <w:t>a</w:t>
      </w:r>
      <w:r w:rsidRPr="007F52B4">
        <w:rPr>
          <w:rFonts w:cs="Arial"/>
          <w:noProof/>
          <w:szCs w:val="24"/>
          <w:lang w:val="en-US"/>
        </w:rPr>
        <w:t xml:space="preserve"> ed.). Springer International Publishing. https://doi.org/10.1007/978-3-319-91815-0</w:t>
      </w:r>
    </w:p>
    <w:p w14:paraId="1A316F1C" w14:textId="77777777" w:rsidR="006312BF" w:rsidRPr="007F52B4" w:rsidRDefault="006312BF" w:rsidP="006312BF">
      <w:pPr>
        <w:widowControl w:val="0"/>
        <w:autoSpaceDE w:val="0"/>
        <w:autoSpaceDN w:val="0"/>
        <w:adjustRightInd w:val="0"/>
        <w:spacing w:line="360" w:lineRule="auto"/>
        <w:ind w:left="480" w:hanging="480"/>
        <w:rPr>
          <w:rFonts w:cs="Arial"/>
          <w:noProof/>
          <w:szCs w:val="24"/>
          <w:lang w:val="en-US"/>
        </w:rPr>
      </w:pPr>
      <w:r w:rsidRPr="007F52B4">
        <w:rPr>
          <w:rFonts w:cs="Arial"/>
          <w:noProof/>
          <w:szCs w:val="24"/>
          <w:lang w:val="en-US"/>
        </w:rPr>
        <w:t xml:space="preserve">Weiss, S. M., Indurkhya, N., &amp; Zhang, T. (2010). </w:t>
      </w:r>
      <w:r w:rsidRPr="007F52B4">
        <w:rPr>
          <w:rFonts w:cs="Arial"/>
          <w:i/>
          <w:iCs/>
          <w:noProof/>
          <w:szCs w:val="24"/>
          <w:lang w:val="en-US"/>
        </w:rPr>
        <w:t>Fundamentals of Predictive Text Mining</w:t>
      </w:r>
      <w:r w:rsidRPr="007F52B4">
        <w:rPr>
          <w:rFonts w:cs="Arial"/>
          <w:noProof/>
          <w:szCs w:val="24"/>
          <w:lang w:val="en-US"/>
        </w:rPr>
        <w:t xml:space="preserve"> (1.</w:t>
      </w:r>
      <w:r w:rsidRPr="007F52B4">
        <w:rPr>
          <w:rFonts w:cs="Arial"/>
          <w:noProof/>
          <w:szCs w:val="24"/>
          <w:vertAlign w:val="superscript"/>
          <w:lang w:val="en-US"/>
        </w:rPr>
        <w:t>a</w:t>
      </w:r>
      <w:r w:rsidRPr="007F52B4">
        <w:rPr>
          <w:rFonts w:cs="Arial"/>
          <w:noProof/>
          <w:szCs w:val="24"/>
          <w:lang w:val="en-US"/>
        </w:rPr>
        <w:t xml:space="preserve"> ed.). Springer-Verlag London. https://doi.org/10.1007/978-1-84996-226-1</w:t>
      </w:r>
    </w:p>
    <w:p w14:paraId="75804BE7" w14:textId="77777777" w:rsidR="006312BF" w:rsidRPr="007F52B4" w:rsidRDefault="006312BF" w:rsidP="006312BF">
      <w:pPr>
        <w:widowControl w:val="0"/>
        <w:autoSpaceDE w:val="0"/>
        <w:autoSpaceDN w:val="0"/>
        <w:adjustRightInd w:val="0"/>
        <w:spacing w:line="360" w:lineRule="auto"/>
        <w:ind w:left="480" w:hanging="480"/>
        <w:rPr>
          <w:rFonts w:cs="Arial"/>
          <w:noProof/>
          <w:szCs w:val="24"/>
          <w:lang w:val="en-US"/>
        </w:rPr>
      </w:pPr>
      <w:r w:rsidRPr="007F52B4">
        <w:rPr>
          <w:rFonts w:cs="Arial"/>
          <w:noProof/>
          <w:szCs w:val="24"/>
          <w:lang w:val="en-US"/>
        </w:rPr>
        <w:t xml:space="preserve">Weiss, S. M., Indurkhya, N., Zhang, T., &amp; Damerau, F. (2005). </w:t>
      </w:r>
      <w:r w:rsidRPr="007F52B4">
        <w:rPr>
          <w:rFonts w:cs="Arial"/>
          <w:i/>
          <w:iCs/>
          <w:noProof/>
          <w:szCs w:val="24"/>
          <w:lang w:val="en-US"/>
        </w:rPr>
        <w:t>Text Mining</w:t>
      </w:r>
      <w:r w:rsidRPr="007F52B4">
        <w:rPr>
          <w:rFonts w:cs="Arial"/>
          <w:noProof/>
          <w:szCs w:val="24"/>
          <w:lang w:val="en-US"/>
        </w:rPr>
        <w:t xml:space="preserve"> (1.</w:t>
      </w:r>
      <w:r w:rsidRPr="007F52B4">
        <w:rPr>
          <w:rFonts w:cs="Arial"/>
          <w:noProof/>
          <w:szCs w:val="24"/>
          <w:vertAlign w:val="superscript"/>
          <w:lang w:val="en-US"/>
        </w:rPr>
        <w:t>a</w:t>
      </w:r>
      <w:r w:rsidRPr="007F52B4">
        <w:rPr>
          <w:rFonts w:cs="Arial"/>
          <w:noProof/>
          <w:szCs w:val="24"/>
          <w:lang w:val="en-US"/>
        </w:rPr>
        <w:t xml:space="preserve"> ed.). Springer-Verlag New York. https://doi.org/10.1007/978-0-387-34555-0</w:t>
      </w:r>
    </w:p>
    <w:p w14:paraId="55ECC8BD" w14:textId="77777777" w:rsidR="006312BF" w:rsidRPr="007F52B4" w:rsidRDefault="006312BF" w:rsidP="006312BF">
      <w:pPr>
        <w:widowControl w:val="0"/>
        <w:autoSpaceDE w:val="0"/>
        <w:autoSpaceDN w:val="0"/>
        <w:adjustRightInd w:val="0"/>
        <w:spacing w:line="360" w:lineRule="auto"/>
        <w:ind w:left="480" w:hanging="480"/>
        <w:rPr>
          <w:rFonts w:cs="Arial"/>
          <w:noProof/>
          <w:lang w:val="en-US"/>
        </w:rPr>
      </w:pPr>
      <w:r w:rsidRPr="007F52B4">
        <w:rPr>
          <w:rFonts w:cs="Arial"/>
          <w:noProof/>
          <w:szCs w:val="24"/>
          <w:lang w:val="en-US"/>
        </w:rPr>
        <w:t xml:space="preserve">Yu, W., &amp; Song, X. (2010). Research on text categorization based on machine learning. </w:t>
      </w:r>
      <w:r w:rsidRPr="007F52B4">
        <w:rPr>
          <w:rFonts w:cs="Arial"/>
          <w:i/>
          <w:iCs/>
          <w:noProof/>
          <w:szCs w:val="24"/>
          <w:lang w:val="en-US"/>
        </w:rPr>
        <w:t>ICAMS 2010 - Proceedings of 2010 IEEE International Conference on Advanced Management Science</w:t>
      </w:r>
      <w:r w:rsidRPr="007F52B4">
        <w:rPr>
          <w:rFonts w:cs="Arial"/>
          <w:noProof/>
          <w:szCs w:val="24"/>
          <w:lang w:val="en-US"/>
        </w:rPr>
        <w:t>, 3. https://doi.org/10.1109/ICAMS.2010.5552917</w:t>
      </w:r>
    </w:p>
    <w:p w14:paraId="297D5B84" w14:textId="060AFC1F" w:rsidR="00ED7C2B" w:rsidRPr="00B57497" w:rsidRDefault="00E027E0" w:rsidP="0045394A">
      <w:pPr>
        <w:widowControl w:val="0"/>
        <w:autoSpaceDE w:val="0"/>
        <w:autoSpaceDN w:val="0"/>
        <w:adjustRightInd w:val="0"/>
        <w:spacing w:line="360" w:lineRule="auto"/>
        <w:rPr>
          <w:rFonts w:cs="Arial"/>
          <w:b/>
          <w:bCs/>
          <w:lang w:val="en-US"/>
        </w:rPr>
      </w:pPr>
      <w:r>
        <w:rPr>
          <w:rFonts w:cs="Arial"/>
          <w:b/>
          <w:bCs/>
        </w:rPr>
        <w:fldChar w:fldCharType="end"/>
      </w:r>
    </w:p>
    <w:p w14:paraId="7FE8486A" w14:textId="77777777" w:rsidR="00673F7F" w:rsidRDefault="00673F7F">
      <w:pPr>
        <w:rPr>
          <w:rFonts w:cs="Arial"/>
          <w:b/>
          <w:bCs/>
        </w:rPr>
      </w:pPr>
      <w:r>
        <w:rPr>
          <w:rFonts w:cs="Arial"/>
          <w:b/>
          <w:bCs/>
        </w:rPr>
        <w:br w:type="page"/>
      </w:r>
    </w:p>
    <w:p w14:paraId="4F0F043A" w14:textId="0D2EFDFA" w:rsidR="00E507AF" w:rsidRDefault="00AB3E10" w:rsidP="007F3046">
      <w:pPr>
        <w:widowControl w:val="0"/>
        <w:autoSpaceDE w:val="0"/>
        <w:autoSpaceDN w:val="0"/>
        <w:adjustRightInd w:val="0"/>
        <w:ind w:firstLine="0"/>
        <w:jc w:val="center"/>
        <w:rPr>
          <w:rFonts w:cs="Arial"/>
          <w:b/>
          <w:bCs/>
        </w:rPr>
      </w:pPr>
      <w:r>
        <w:rPr>
          <w:rFonts w:cs="Arial"/>
          <w:b/>
          <w:bCs/>
        </w:rPr>
        <w:lastRenderedPageBreak/>
        <w:t>Apéndice</w:t>
      </w:r>
    </w:p>
    <w:p w14:paraId="43EE6DF6" w14:textId="5E5FE8AB" w:rsidR="00845745" w:rsidRDefault="00FE0DB7" w:rsidP="00A40746">
      <w:pPr>
        <w:widowControl w:val="0"/>
        <w:autoSpaceDE w:val="0"/>
        <w:autoSpaceDN w:val="0"/>
        <w:adjustRightInd w:val="0"/>
        <w:spacing w:after="240"/>
        <w:ind w:firstLine="0"/>
        <w:jc w:val="left"/>
        <w:rPr>
          <w:rFonts w:cs="Arial"/>
        </w:rPr>
      </w:pPr>
      <w:r>
        <w:rPr>
          <w:rFonts w:cs="Arial"/>
          <w:b/>
          <w:bCs/>
        </w:rPr>
        <w:t xml:space="preserve">Apéndice 1: </w:t>
      </w:r>
      <w:r>
        <w:rPr>
          <w:rFonts w:cs="Arial"/>
        </w:rPr>
        <w:t xml:space="preserve">Código para </w:t>
      </w:r>
      <w:r w:rsidR="003A62EC">
        <w:rPr>
          <w:rFonts w:cs="Arial"/>
        </w:rPr>
        <w:t>el p</w:t>
      </w:r>
      <w:r>
        <w:rPr>
          <w:rFonts w:cs="Arial"/>
        </w:rPr>
        <w:t>re – procesamiento del texto</w:t>
      </w:r>
      <w:r w:rsidR="003A62EC">
        <w:rPr>
          <w:rFonts w:cs="Arial"/>
        </w:rPr>
        <w:t>.</w:t>
      </w:r>
    </w:p>
    <w:p w14:paraId="51F19F94" w14:textId="50A20CE0" w:rsidR="003A0728" w:rsidRPr="004A340E" w:rsidRDefault="008F05A1" w:rsidP="00495D1B">
      <w:pPr>
        <w:pStyle w:val="Prrafodelista"/>
        <w:widowControl w:val="0"/>
        <w:numPr>
          <w:ilvl w:val="0"/>
          <w:numId w:val="17"/>
        </w:numPr>
        <w:autoSpaceDE w:val="0"/>
        <w:autoSpaceDN w:val="0"/>
        <w:adjustRightInd w:val="0"/>
        <w:spacing w:after="240"/>
        <w:jc w:val="left"/>
        <w:rPr>
          <w:rFonts w:cs="Arial"/>
          <w:b/>
          <w:bCs/>
        </w:rPr>
      </w:pPr>
      <w:r w:rsidRPr="004A340E">
        <w:rPr>
          <w:rFonts w:cs="Arial"/>
          <w:b/>
          <w:bCs/>
        </w:rPr>
        <w:t>Convertir a minúsculas</w:t>
      </w:r>
      <w:r w:rsidR="00EA4942" w:rsidRPr="004A340E">
        <w:rPr>
          <w:rFonts w:cs="Arial"/>
          <w:b/>
          <w:bCs/>
        </w:rPr>
        <w:t>.</w:t>
      </w:r>
    </w:p>
    <w:p w14:paraId="714B9DAF" w14:textId="02564FD9" w:rsidR="003A0728" w:rsidRPr="00A75132" w:rsidRDefault="009C49DB" w:rsidP="004A340E">
      <w:pPr>
        <w:pStyle w:val="Prrafodelista"/>
        <w:shd w:val="clear" w:color="auto" w:fill="FFFFFF"/>
        <w:spacing w:after="240"/>
        <w:ind w:firstLine="0"/>
        <w:jc w:val="left"/>
        <w:rPr>
          <w:rFonts w:ascii="Consolas" w:eastAsia="Times New Roman" w:hAnsi="Consolas"/>
          <w:color w:val="000000"/>
          <w:sz w:val="21"/>
          <w:szCs w:val="21"/>
          <w:lang w:eastAsia="es-EC"/>
        </w:rPr>
      </w:pPr>
      <w:r w:rsidRPr="009C49DB">
        <w:rPr>
          <w:rFonts w:ascii="Consolas" w:eastAsia="Times New Roman" w:hAnsi="Consolas"/>
          <w:color w:val="000000"/>
          <w:sz w:val="21"/>
          <w:szCs w:val="21"/>
          <w:lang w:eastAsia="es-EC"/>
        </w:rPr>
        <w:t>datos[</w:t>
      </w:r>
      <w:r w:rsidRPr="009C49DB">
        <w:rPr>
          <w:rFonts w:ascii="Consolas" w:eastAsia="Times New Roman" w:hAnsi="Consolas"/>
          <w:color w:val="CE9178"/>
          <w:sz w:val="21"/>
          <w:szCs w:val="21"/>
          <w:lang w:eastAsia="es-EC"/>
        </w:rPr>
        <w:t>'</w:t>
      </w:r>
      <w:proofErr w:type="spellStart"/>
      <w:r w:rsidRPr="009C49DB">
        <w:rPr>
          <w:rFonts w:ascii="Consolas" w:eastAsia="Times New Roman" w:hAnsi="Consolas"/>
          <w:color w:val="CE9178"/>
          <w:sz w:val="21"/>
          <w:szCs w:val="21"/>
          <w:lang w:eastAsia="es-EC"/>
        </w:rPr>
        <w:t>minusculas</w:t>
      </w:r>
      <w:proofErr w:type="spellEnd"/>
      <w:r w:rsidRPr="009C49DB">
        <w:rPr>
          <w:rFonts w:ascii="Consolas" w:eastAsia="Times New Roman" w:hAnsi="Consolas"/>
          <w:color w:val="CE9178"/>
          <w:sz w:val="21"/>
          <w:szCs w:val="21"/>
          <w:lang w:eastAsia="es-EC"/>
        </w:rPr>
        <w:t>'</w:t>
      </w:r>
      <w:r w:rsidRPr="009C49DB">
        <w:rPr>
          <w:rFonts w:ascii="Consolas" w:eastAsia="Times New Roman" w:hAnsi="Consolas"/>
          <w:color w:val="000000"/>
          <w:sz w:val="21"/>
          <w:szCs w:val="21"/>
          <w:lang w:eastAsia="es-EC"/>
        </w:rPr>
        <w:t>] </w:t>
      </w:r>
      <w:r w:rsidRPr="009C49DB">
        <w:rPr>
          <w:rFonts w:ascii="Consolas" w:eastAsia="Times New Roman" w:hAnsi="Consolas"/>
          <w:color w:val="D4D4D4"/>
          <w:sz w:val="21"/>
          <w:szCs w:val="21"/>
          <w:lang w:eastAsia="es-EC"/>
        </w:rPr>
        <w:t>=</w:t>
      </w:r>
      <w:r w:rsidRPr="009C49DB">
        <w:rPr>
          <w:rFonts w:ascii="Consolas" w:eastAsia="Times New Roman" w:hAnsi="Consolas"/>
          <w:color w:val="000000"/>
          <w:sz w:val="21"/>
          <w:szCs w:val="21"/>
          <w:lang w:eastAsia="es-EC"/>
        </w:rPr>
        <w:t> datos[</w:t>
      </w:r>
      <w:r w:rsidRPr="009C49DB">
        <w:rPr>
          <w:rFonts w:ascii="Consolas" w:eastAsia="Times New Roman" w:hAnsi="Consolas"/>
          <w:color w:val="CE9178"/>
          <w:sz w:val="21"/>
          <w:szCs w:val="21"/>
          <w:lang w:eastAsia="es-EC"/>
        </w:rPr>
        <w:t>'MENSAJES'</w:t>
      </w:r>
      <w:r w:rsidRPr="009C49DB">
        <w:rPr>
          <w:rFonts w:ascii="Consolas" w:eastAsia="Times New Roman" w:hAnsi="Consolas"/>
          <w:color w:val="000000"/>
          <w:sz w:val="21"/>
          <w:szCs w:val="21"/>
          <w:lang w:eastAsia="es-EC"/>
        </w:rPr>
        <w:t>].</w:t>
      </w:r>
      <w:proofErr w:type="spellStart"/>
      <w:proofErr w:type="gramStart"/>
      <w:r w:rsidRPr="009C49DB">
        <w:rPr>
          <w:rFonts w:ascii="Consolas" w:eastAsia="Times New Roman" w:hAnsi="Consolas"/>
          <w:color w:val="000000"/>
          <w:sz w:val="21"/>
          <w:szCs w:val="21"/>
          <w:lang w:eastAsia="es-EC"/>
        </w:rPr>
        <w:t>str.lower</w:t>
      </w:r>
      <w:proofErr w:type="spellEnd"/>
      <w:proofErr w:type="gramEnd"/>
      <w:r w:rsidRPr="009C49DB">
        <w:rPr>
          <w:rFonts w:ascii="Consolas" w:eastAsia="Times New Roman" w:hAnsi="Consolas"/>
          <w:color w:val="000000"/>
          <w:sz w:val="21"/>
          <w:szCs w:val="21"/>
          <w:lang w:eastAsia="es-EC"/>
        </w:rPr>
        <w:t>()</w:t>
      </w:r>
    </w:p>
    <w:p w14:paraId="3CA460E1" w14:textId="2CDAABE0" w:rsidR="00BF393F" w:rsidRPr="004A340E" w:rsidRDefault="00EA4942" w:rsidP="00495D1B">
      <w:pPr>
        <w:pStyle w:val="Prrafodelista"/>
        <w:widowControl w:val="0"/>
        <w:numPr>
          <w:ilvl w:val="0"/>
          <w:numId w:val="17"/>
        </w:numPr>
        <w:autoSpaceDE w:val="0"/>
        <w:autoSpaceDN w:val="0"/>
        <w:adjustRightInd w:val="0"/>
        <w:spacing w:after="240"/>
        <w:jc w:val="left"/>
        <w:rPr>
          <w:rFonts w:cs="Arial"/>
          <w:b/>
          <w:bCs/>
        </w:rPr>
      </w:pPr>
      <w:r w:rsidRPr="004A340E">
        <w:rPr>
          <w:rFonts w:cs="Arial"/>
          <w:b/>
          <w:bCs/>
        </w:rPr>
        <w:t xml:space="preserve">Eliminar </w:t>
      </w:r>
      <w:r w:rsidR="00845745" w:rsidRPr="004A340E">
        <w:rPr>
          <w:rFonts w:cs="Arial"/>
          <w:b/>
          <w:bCs/>
        </w:rPr>
        <w:t>acentos</w:t>
      </w:r>
      <w:r w:rsidRPr="004A340E">
        <w:rPr>
          <w:rFonts w:cs="Arial"/>
          <w:b/>
          <w:bCs/>
        </w:rPr>
        <w:t>.</w:t>
      </w:r>
    </w:p>
    <w:p w14:paraId="43BAA85C" w14:textId="02C2DB29" w:rsidR="00EA4942" w:rsidRPr="00A75132" w:rsidRDefault="009C49DB" w:rsidP="004A340E">
      <w:pPr>
        <w:pStyle w:val="Prrafodelista"/>
        <w:shd w:val="clear" w:color="auto" w:fill="FFFFFF"/>
        <w:spacing w:after="240"/>
        <w:ind w:firstLine="0"/>
        <w:jc w:val="left"/>
        <w:rPr>
          <w:rFonts w:ascii="Consolas" w:eastAsia="Times New Roman" w:hAnsi="Consolas"/>
          <w:color w:val="000000"/>
          <w:sz w:val="21"/>
          <w:szCs w:val="21"/>
          <w:lang w:eastAsia="es-EC"/>
        </w:rPr>
      </w:pPr>
      <w:r w:rsidRPr="009C49DB">
        <w:rPr>
          <w:rFonts w:ascii="Consolas" w:eastAsia="Times New Roman" w:hAnsi="Consolas"/>
          <w:color w:val="000000"/>
          <w:sz w:val="21"/>
          <w:szCs w:val="21"/>
          <w:lang w:eastAsia="es-EC"/>
        </w:rPr>
        <w:t>datos[</w:t>
      </w:r>
      <w:r w:rsidRPr="009C49DB">
        <w:rPr>
          <w:rFonts w:ascii="Consolas" w:eastAsia="Times New Roman" w:hAnsi="Consolas"/>
          <w:color w:val="CE9178"/>
          <w:sz w:val="21"/>
          <w:szCs w:val="21"/>
          <w:lang w:eastAsia="es-EC"/>
        </w:rPr>
        <w:t>'acentos'</w:t>
      </w:r>
      <w:r w:rsidRPr="009C49DB">
        <w:rPr>
          <w:rFonts w:ascii="Consolas" w:eastAsia="Times New Roman" w:hAnsi="Consolas"/>
          <w:color w:val="000000"/>
          <w:sz w:val="21"/>
          <w:szCs w:val="21"/>
          <w:lang w:eastAsia="es-EC"/>
        </w:rPr>
        <w:t>] </w:t>
      </w:r>
      <w:r w:rsidRPr="009C49DB">
        <w:rPr>
          <w:rFonts w:ascii="Consolas" w:eastAsia="Times New Roman" w:hAnsi="Consolas"/>
          <w:color w:val="D4D4D4"/>
          <w:sz w:val="21"/>
          <w:szCs w:val="21"/>
          <w:lang w:eastAsia="es-EC"/>
        </w:rPr>
        <w:t>=</w:t>
      </w:r>
      <w:r w:rsidRPr="009C49DB">
        <w:rPr>
          <w:rFonts w:ascii="Consolas" w:eastAsia="Times New Roman" w:hAnsi="Consolas"/>
          <w:color w:val="000000"/>
          <w:sz w:val="21"/>
          <w:szCs w:val="21"/>
          <w:lang w:eastAsia="es-EC"/>
        </w:rPr>
        <w:t> datos[</w:t>
      </w:r>
      <w:r w:rsidR="0049633B" w:rsidRPr="009C49DB">
        <w:rPr>
          <w:rFonts w:ascii="Consolas" w:eastAsia="Times New Roman" w:hAnsi="Consolas"/>
          <w:color w:val="CE9178"/>
          <w:sz w:val="21"/>
          <w:szCs w:val="21"/>
          <w:lang w:eastAsia="es-EC"/>
        </w:rPr>
        <w:t>'</w:t>
      </w:r>
      <w:proofErr w:type="spellStart"/>
      <w:r w:rsidR="0049633B" w:rsidRPr="009C49DB">
        <w:rPr>
          <w:rFonts w:ascii="Consolas" w:eastAsia="Times New Roman" w:hAnsi="Consolas"/>
          <w:color w:val="CE9178"/>
          <w:sz w:val="21"/>
          <w:szCs w:val="21"/>
          <w:lang w:eastAsia="es-EC"/>
        </w:rPr>
        <w:t>minusculas</w:t>
      </w:r>
      <w:proofErr w:type="spellEnd"/>
      <w:r w:rsidR="0049633B" w:rsidRPr="009C49DB">
        <w:rPr>
          <w:rFonts w:ascii="Consolas" w:eastAsia="Times New Roman" w:hAnsi="Consolas"/>
          <w:color w:val="CE9178"/>
          <w:sz w:val="21"/>
          <w:szCs w:val="21"/>
          <w:lang w:eastAsia="es-EC"/>
        </w:rPr>
        <w:t>'</w:t>
      </w:r>
      <w:proofErr w:type="gramStart"/>
      <w:r w:rsidRPr="009C49DB">
        <w:rPr>
          <w:rFonts w:ascii="Consolas" w:eastAsia="Times New Roman" w:hAnsi="Consolas"/>
          <w:color w:val="000000"/>
          <w:sz w:val="21"/>
          <w:szCs w:val="21"/>
          <w:lang w:eastAsia="es-EC"/>
        </w:rPr>
        <w:t>].</w:t>
      </w:r>
      <w:proofErr w:type="spellStart"/>
      <w:r w:rsidRPr="009C49DB">
        <w:rPr>
          <w:rFonts w:ascii="Consolas" w:eastAsia="Times New Roman" w:hAnsi="Consolas"/>
          <w:color w:val="000000"/>
          <w:sz w:val="21"/>
          <w:szCs w:val="21"/>
          <w:lang w:eastAsia="es-EC"/>
        </w:rPr>
        <w:t>apply</w:t>
      </w:r>
      <w:proofErr w:type="spellEnd"/>
      <w:proofErr w:type="gramEnd"/>
      <w:r w:rsidRPr="009C49DB">
        <w:rPr>
          <w:rFonts w:ascii="Consolas" w:eastAsia="Times New Roman" w:hAnsi="Consolas"/>
          <w:color w:val="000000"/>
          <w:sz w:val="21"/>
          <w:szCs w:val="21"/>
          <w:lang w:eastAsia="es-EC"/>
        </w:rPr>
        <w:t>(</w:t>
      </w:r>
      <w:proofErr w:type="spellStart"/>
      <w:r w:rsidRPr="009C49DB">
        <w:rPr>
          <w:rFonts w:ascii="Consolas" w:eastAsia="Times New Roman" w:hAnsi="Consolas"/>
          <w:color w:val="000000"/>
          <w:sz w:val="21"/>
          <w:szCs w:val="21"/>
          <w:lang w:eastAsia="es-EC"/>
        </w:rPr>
        <w:t>unidecode</w:t>
      </w:r>
      <w:proofErr w:type="spellEnd"/>
      <w:r w:rsidRPr="009C49DB">
        <w:rPr>
          <w:rFonts w:ascii="Consolas" w:eastAsia="Times New Roman" w:hAnsi="Consolas"/>
          <w:color w:val="000000"/>
          <w:sz w:val="21"/>
          <w:szCs w:val="21"/>
          <w:lang w:eastAsia="es-EC"/>
        </w:rPr>
        <w:t>)</w:t>
      </w:r>
    </w:p>
    <w:p w14:paraId="63F49706" w14:textId="01799BA2" w:rsidR="00845745" w:rsidRPr="004A340E" w:rsidRDefault="00845745" w:rsidP="00495D1B">
      <w:pPr>
        <w:pStyle w:val="Prrafodelista"/>
        <w:widowControl w:val="0"/>
        <w:numPr>
          <w:ilvl w:val="0"/>
          <w:numId w:val="17"/>
        </w:numPr>
        <w:autoSpaceDE w:val="0"/>
        <w:autoSpaceDN w:val="0"/>
        <w:adjustRightInd w:val="0"/>
        <w:spacing w:after="240"/>
        <w:rPr>
          <w:rFonts w:cs="Arial"/>
          <w:b/>
          <w:bCs/>
        </w:rPr>
      </w:pPr>
      <w:r w:rsidRPr="004A340E">
        <w:rPr>
          <w:rFonts w:cs="Arial"/>
          <w:b/>
          <w:bCs/>
        </w:rPr>
        <w:t>Eliminar signos de puntuación</w:t>
      </w:r>
    </w:p>
    <w:p w14:paraId="48EA2172" w14:textId="77777777" w:rsidR="0049633B" w:rsidRPr="0049633B" w:rsidRDefault="0049633B" w:rsidP="004A340E">
      <w:pPr>
        <w:pStyle w:val="Prrafodelista"/>
        <w:shd w:val="clear" w:color="auto" w:fill="FFFFFF"/>
        <w:spacing w:after="240"/>
        <w:ind w:firstLine="0"/>
        <w:jc w:val="left"/>
        <w:rPr>
          <w:rFonts w:ascii="Consolas" w:eastAsia="Times New Roman" w:hAnsi="Consolas"/>
          <w:color w:val="000000"/>
          <w:sz w:val="21"/>
          <w:szCs w:val="21"/>
          <w:lang w:val="en-US" w:eastAsia="es-EC"/>
        </w:rPr>
      </w:pPr>
      <w:proofErr w:type="spellStart"/>
      <w:r w:rsidRPr="0049633B">
        <w:rPr>
          <w:rFonts w:ascii="Consolas" w:eastAsia="Times New Roman" w:hAnsi="Consolas"/>
          <w:color w:val="000000"/>
          <w:sz w:val="21"/>
          <w:szCs w:val="21"/>
          <w:lang w:val="en-US" w:eastAsia="es-EC"/>
        </w:rPr>
        <w:t>reg_signos</w:t>
      </w:r>
      <w:proofErr w:type="spellEnd"/>
      <w:r w:rsidRPr="0049633B">
        <w:rPr>
          <w:rFonts w:ascii="Consolas" w:eastAsia="Times New Roman" w:hAnsi="Consolas"/>
          <w:color w:val="000000"/>
          <w:sz w:val="21"/>
          <w:szCs w:val="21"/>
          <w:lang w:val="en-US" w:eastAsia="es-EC"/>
        </w:rPr>
        <w:t> </w:t>
      </w:r>
      <w:r w:rsidRPr="0049633B">
        <w:rPr>
          <w:rFonts w:ascii="Consolas" w:eastAsia="Times New Roman" w:hAnsi="Consolas"/>
          <w:color w:val="D4D4D4"/>
          <w:sz w:val="21"/>
          <w:szCs w:val="21"/>
          <w:lang w:val="en-US" w:eastAsia="es-EC"/>
        </w:rPr>
        <w:t>=</w:t>
      </w:r>
      <w:r w:rsidRPr="0049633B">
        <w:rPr>
          <w:rFonts w:ascii="Consolas" w:eastAsia="Times New Roman" w:hAnsi="Consolas"/>
          <w:color w:val="000000"/>
          <w:sz w:val="21"/>
          <w:szCs w:val="21"/>
          <w:lang w:val="en-US" w:eastAsia="es-EC"/>
        </w:rPr>
        <w:t> </w:t>
      </w:r>
      <w:proofErr w:type="spellStart"/>
      <w:proofErr w:type="gramStart"/>
      <w:r w:rsidRPr="0049633B">
        <w:rPr>
          <w:rFonts w:ascii="Consolas" w:eastAsia="Times New Roman" w:hAnsi="Consolas"/>
          <w:color w:val="000000"/>
          <w:sz w:val="21"/>
          <w:szCs w:val="21"/>
          <w:lang w:val="en-US" w:eastAsia="es-EC"/>
        </w:rPr>
        <w:t>re.compile</w:t>
      </w:r>
      <w:proofErr w:type="spellEnd"/>
      <w:proofErr w:type="gramEnd"/>
      <w:r w:rsidRPr="0049633B">
        <w:rPr>
          <w:rFonts w:ascii="Consolas" w:eastAsia="Times New Roman" w:hAnsi="Consolas"/>
          <w:color w:val="000000"/>
          <w:sz w:val="21"/>
          <w:szCs w:val="21"/>
          <w:lang w:val="en-US" w:eastAsia="es-EC"/>
        </w:rPr>
        <w:t>(</w:t>
      </w:r>
      <w:r w:rsidRPr="0049633B">
        <w:rPr>
          <w:rFonts w:ascii="Consolas" w:eastAsia="Times New Roman" w:hAnsi="Consolas"/>
          <w:color w:val="CE9178"/>
          <w:sz w:val="21"/>
          <w:szCs w:val="21"/>
          <w:lang w:val="en-US" w:eastAsia="es-EC"/>
        </w:rPr>
        <w:t>'[</w:t>
      </w:r>
      <w:r w:rsidRPr="0049633B">
        <w:rPr>
          <w:rFonts w:ascii="Consolas" w:eastAsia="Times New Roman" w:hAnsi="Consolas"/>
          <w:color w:val="569CD6"/>
          <w:sz w:val="21"/>
          <w:szCs w:val="21"/>
          <w:lang w:val="en-US" w:eastAsia="es-EC"/>
        </w:rPr>
        <w:t>%s</w:t>
      </w:r>
      <w:r w:rsidRPr="0049633B">
        <w:rPr>
          <w:rFonts w:ascii="Consolas" w:eastAsia="Times New Roman" w:hAnsi="Consolas"/>
          <w:color w:val="CE9178"/>
          <w:sz w:val="21"/>
          <w:szCs w:val="21"/>
          <w:lang w:val="en-US" w:eastAsia="es-EC"/>
        </w:rPr>
        <w:t>]'</w:t>
      </w:r>
      <w:r w:rsidRPr="0049633B">
        <w:rPr>
          <w:rFonts w:ascii="Consolas" w:eastAsia="Times New Roman" w:hAnsi="Consolas"/>
          <w:color w:val="000000"/>
          <w:sz w:val="21"/>
          <w:szCs w:val="21"/>
          <w:lang w:val="en-US" w:eastAsia="es-EC"/>
        </w:rPr>
        <w:t> </w:t>
      </w:r>
      <w:r w:rsidRPr="0049633B">
        <w:rPr>
          <w:rFonts w:ascii="Consolas" w:eastAsia="Times New Roman" w:hAnsi="Consolas"/>
          <w:color w:val="D4D4D4"/>
          <w:sz w:val="21"/>
          <w:szCs w:val="21"/>
          <w:lang w:val="en-US" w:eastAsia="es-EC"/>
        </w:rPr>
        <w:t>%</w:t>
      </w:r>
      <w:r w:rsidRPr="0049633B">
        <w:rPr>
          <w:rFonts w:ascii="Consolas" w:eastAsia="Times New Roman" w:hAnsi="Consolas"/>
          <w:color w:val="000000"/>
          <w:sz w:val="21"/>
          <w:szCs w:val="21"/>
          <w:lang w:val="en-US" w:eastAsia="es-EC"/>
        </w:rPr>
        <w:t> </w:t>
      </w:r>
      <w:proofErr w:type="spellStart"/>
      <w:r w:rsidRPr="0049633B">
        <w:rPr>
          <w:rFonts w:ascii="Consolas" w:eastAsia="Times New Roman" w:hAnsi="Consolas"/>
          <w:color w:val="000000"/>
          <w:sz w:val="21"/>
          <w:szCs w:val="21"/>
          <w:lang w:val="en-US" w:eastAsia="es-EC"/>
        </w:rPr>
        <w:t>re.escape</w:t>
      </w:r>
      <w:proofErr w:type="spellEnd"/>
      <w:r w:rsidRPr="0049633B">
        <w:rPr>
          <w:rFonts w:ascii="Consolas" w:eastAsia="Times New Roman" w:hAnsi="Consolas"/>
          <w:color w:val="000000"/>
          <w:sz w:val="21"/>
          <w:szCs w:val="21"/>
          <w:lang w:val="en-US" w:eastAsia="es-EC"/>
        </w:rPr>
        <w:t>(</w:t>
      </w:r>
      <w:proofErr w:type="spellStart"/>
      <w:r w:rsidRPr="0049633B">
        <w:rPr>
          <w:rFonts w:ascii="Consolas" w:eastAsia="Times New Roman" w:hAnsi="Consolas"/>
          <w:color w:val="000000"/>
          <w:sz w:val="21"/>
          <w:szCs w:val="21"/>
          <w:lang w:val="en-US" w:eastAsia="es-EC"/>
        </w:rPr>
        <w:t>string.punctuation</w:t>
      </w:r>
      <w:proofErr w:type="spellEnd"/>
      <w:r w:rsidRPr="0049633B">
        <w:rPr>
          <w:rFonts w:ascii="Consolas" w:eastAsia="Times New Roman" w:hAnsi="Consolas"/>
          <w:color w:val="000000"/>
          <w:sz w:val="21"/>
          <w:szCs w:val="21"/>
          <w:lang w:val="en-US" w:eastAsia="es-EC"/>
        </w:rPr>
        <w:t>))</w:t>
      </w:r>
    </w:p>
    <w:p w14:paraId="0A90FB29" w14:textId="55518641" w:rsidR="0049633B" w:rsidRPr="00A75132" w:rsidRDefault="0049633B" w:rsidP="004A340E">
      <w:pPr>
        <w:pStyle w:val="Prrafodelista"/>
        <w:shd w:val="clear" w:color="auto" w:fill="FFFFFF"/>
        <w:spacing w:after="240"/>
        <w:ind w:firstLine="0"/>
        <w:jc w:val="left"/>
        <w:rPr>
          <w:rFonts w:ascii="Consolas" w:eastAsia="Times New Roman" w:hAnsi="Consolas"/>
          <w:color w:val="000000"/>
          <w:sz w:val="21"/>
          <w:szCs w:val="21"/>
          <w:lang w:eastAsia="es-EC"/>
        </w:rPr>
      </w:pPr>
      <w:r w:rsidRPr="0049633B">
        <w:rPr>
          <w:rFonts w:ascii="Consolas" w:eastAsia="Times New Roman" w:hAnsi="Consolas"/>
          <w:color w:val="000000"/>
          <w:sz w:val="21"/>
          <w:szCs w:val="21"/>
          <w:lang w:eastAsia="es-EC"/>
        </w:rPr>
        <w:t>datos[</w:t>
      </w:r>
      <w:r w:rsidRPr="0049633B">
        <w:rPr>
          <w:rFonts w:ascii="Consolas" w:eastAsia="Times New Roman" w:hAnsi="Consolas"/>
          <w:color w:val="CE9178"/>
          <w:sz w:val="21"/>
          <w:szCs w:val="21"/>
          <w:lang w:eastAsia="es-EC"/>
        </w:rPr>
        <w:t>'</w:t>
      </w:r>
      <w:proofErr w:type="spellStart"/>
      <w:r w:rsidRPr="0049633B">
        <w:rPr>
          <w:rFonts w:ascii="Consolas" w:eastAsia="Times New Roman" w:hAnsi="Consolas"/>
          <w:color w:val="CE9178"/>
          <w:sz w:val="21"/>
          <w:szCs w:val="21"/>
          <w:lang w:eastAsia="es-EC"/>
        </w:rPr>
        <w:t>puntuacion</w:t>
      </w:r>
      <w:proofErr w:type="spellEnd"/>
      <w:r w:rsidRPr="0049633B">
        <w:rPr>
          <w:rFonts w:ascii="Consolas" w:eastAsia="Times New Roman" w:hAnsi="Consolas"/>
          <w:color w:val="CE9178"/>
          <w:sz w:val="21"/>
          <w:szCs w:val="21"/>
          <w:lang w:eastAsia="es-EC"/>
        </w:rPr>
        <w:t>'</w:t>
      </w:r>
      <w:r w:rsidRPr="0049633B">
        <w:rPr>
          <w:rFonts w:ascii="Consolas" w:eastAsia="Times New Roman" w:hAnsi="Consolas"/>
          <w:color w:val="000000"/>
          <w:sz w:val="21"/>
          <w:szCs w:val="21"/>
          <w:lang w:eastAsia="es-EC"/>
        </w:rPr>
        <w:t>] </w:t>
      </w:r>
      <w:r w:rsidRPr="0049633B">
        <w:rPr>
          <w:rFonts w:ascii="Consolas" w:eastAsia="Times New Roman" w:hAnsi="Consolas"/>
          <w:color w:val="D4D4D4"/>
          <w:sz w:val="21"/>
          <w:szCs w:val="21"/>
          <w:lang w:eastAsia="es-EC"/>
        </w:rPr>
        <w:t>=</w:t>
      </w:r>
      <w:r w:rsidRPr="0049633B">
        <w:rPr>
          <w:rFonts w:ascii="Consolas" w:eastAsia="Times New Roman" w:hAnsi="Consolas"/>
          <w:color w:val="000000"/>
          <w:sz w:val="21"/>
          <w:szCs w:val="21"/>
          <w:lang w:eastAsia="es-EC"/>
        </w:rPr>
        <w:t> datos[</w:t>
      </w:r>
      <w:r w:rsidRPr="009C49DB">
        <w:rPr>
          <w:rFonts w:ascii="Consolas" w:eastAsia="Times New Roman" w:hAnsi="Consolas"/>
          <w:color w:val="CE9178"/>
          <w:sz w:val="21"/>
          <w:szCs w:val="21"/>
          <w:lang w:eastAsia="es-EC"/>
        </w:rPr>
        <w:t>'acentos'</w:t>
      </w:r>
      <w:proofErr w:type="gramStart"/>
      <w:r w:rsidRPr="0049633B">
        <w:rPr>
          <w:rFonts w:ascii="Consolas" w:eastAsia="Times New Roman" w:hAnsi="Consolas"/>
          <w:color w:val="000000"/>
          <w:sz w:val="21"/>
          <w:szCs w:val="21"/>
          <w:lang w:eastAsia="es-EC"/>
        </w:rPr>
        <w:t>].</w:t>
      </w:r>
      <w:proofErr w:type="spellStart"/>
      <w:r w:rsidRPr="0049633B">
        <w:rPr>
          <w:rFonts w:ascii="Consolas" w:eastAsia="Times New Roman" w:hAnsi="Consolas"/>
          <w:color w:val="000000"/>
          <w:sz w:val="21"/>
          <w:szCs w:val="21"/>
          <w:lang w:eastAsia="es-EC"/>
        </w:rPr>
        <w:t>replace</w:t>
      </w:r>
      <w:proofErr w:type="spellEnd"/>
      <w:proofErr w:type="gramEnd"/>
      <w:r w:rsidRPr="0049633B">
        <w:rPr>
          <w:rFonts w:ascii="Consolas" w:eastAsia="Times New Roman" w:hAnsi="Consolas"/>
          <w:color w:val="000000"/>
          <w:sz w:val="21"/>
          <w:szCs w:val="21"/>
          <w:lang w:eastAsia="es-EC"/>
        </w:rPr>
        <w:t>(</w:t>
      </w:r>
      <w:proofErr w:type="spellStart"/>
      <w:r w:rsidRPr="0049633B">
        <w:rPr>
          <w:rFonts w:ascii="Consolas" w:eastAsia="Times New Roman" w:hAnsi="Consolas"/>
          <w:color w:val="000000"/>
          <w:sz w:val="21"/>
          <w:szCs w:val="21"/>
          <w:lang w:eastAsia="es-EC"/>
        </w:rPr>
        <w:t>reg_signos</w:t>
      </w:r>
      <w:proofErr w:type="spellEnd"/>
      <w:r w:rsidRPr="0049633B">
        <w:rPr>
          <w:rFonts w:ascii="Consolas" w:eastAsia="Times New Roman" w:hAnsi="Consolas"/>
          <w:color w:val="000000"/>
          <w:sz w:val="21"/>
          <w:szCs w:val="21"/>
          <w:lang w:eastAsia="es-EC"/>
        </w:rPr>
        <w:t>, </w:t>
      </w:r>
      <w:r w:rsidRPr="0049633B">
        <w:rPr>
          <w:rFonts w:ascii="Consolas" w:eastAsia="Times New Roman" w:hAnsi="Consolas"/>
          <w:color w:val="CE9178"/>
          <w:sz w:val="21"/>
          <w:szCs w:val="21"/>
          <w:lang w:eastAsia="es-EC"/>
        </w:rPr>
        <w:t>''</w:t>
      </w:r>
      <w:r w:rsidRPr="0049633B">
        <w:rPr>
          <w:rFonts w:ascii="Consolas" w:eastAsia="Times New Roman" w:hAnsi="Consolas"/>
          <w:color w:val="000000"/>
          <w:sz w:val="21"/>
          <w:szCs w:val="21"/>
          <w:lang w:eastAsia="es-EC"/>
        </w:rPr>
        <w:t>)</w:t>
      </w:r>
    </w:p>
    <w:p w14:paraId="1D83C243" w14:textId="00EA15A2" w:rsidR="0049633B" w:rsidRPr="004A340E" w:rsidRDefault="00A75132" w:rsidP="00495D1B">
      <w:pPr>
        <w:pStyle w:val="Prrafodelista"/>
        <w:numPr>
          <w:ilvl w:val="0"/>
          <w:numId w:val="17"/>
        </w:numPr>
        <w:shd w:val="clear" w:color="auto" w:fill="FFFFFF"/>
        <w:spacing w:after="240"/>
        <w:jc w:val="left"/>
        <w:rPr>
          <w:rFonts w:eastAsia="Times New Roman" w:cs="Arial"/>
          <w:b/>
          <w:bCs/>
          <w:color w:val="000000"/>
          <w:lang w:eastAsia="es-EC"/>
        </w:rPr>
      </w:pPr>
      <w:r w:rsidRPr="004A340E">
        <w:rPr>
          <w:rFonts w:eastAsia="Times New Roman" w:cs="Arial"/>
          <w:b/>
          <w:bCs/>
          <w:color w:val="000000"/>
          <w:lang w:eastAsia="es-EC"/>
        </w:rPr>
        <w:t>Lematizar texto</w:t>
      </w:r>
    </w:p>
    <w:p w14:paraId="0E00F212" w14:textId="77777777" w:rsidR="00BD1028" w:rsidRPr="00BD1028" w:rsidRDefault="00BD1028" w:rsidP="004A340E">
      <w:pPr>
        <w:pStyle w:val="Prrafodelista"/>
        <w:shd w:val="clear" w:color="auto" w:fill="FFFFFF"/>
        <w:ind w:firstLine="0"/>
        <w:jc w:val="left"/>
        <w:rPr>
          <w:rFonts w:ascii="Consolas" w:eastAsia="Times New Roman" w:hAnsi="Consolas"/>
          <w:color w:val="000000"/>
          <w:sz w:val="21"/>
          <w:szCs w:val="21"/>
          <w:lang w:val="en-US" w:eastAsia="es-EC"/>
        </w:rPr>
      </w:pPr>
      <w:proofErr w:type="spellStart"/>
      <w:r w:rsidRPr="00BD1028">
        <w:rPr>
          <w:rFonts w:ascii="Consolas" w:eastAsia="Times New Roman" w:hAnsi="Consolas"/>
          <w:color w:val="000000"/>
          <w:sz w:val="21"/>
          <w:szCs w:val="21"/>
          <w:lang w:val="en-US" w:eastAsia="es-EC"/>
        </w:rPr>
        <w:t>nlp</w:t>
      </w:r>
      <w:proofErr w:type="spellEnd"/>
      <w:r w:rsidRPr="00BD1028">
        <w:rPr>
          <w:rFonts w:ascii="Consolas" w:eastAsia="Times New Roman" w:hAnsi="Consolas"/>
          <w:color w:val="000000"/>
          <w:sz w:val="21"/>
          <w:szCs w:val="21"/>
          <w:lang w:val="en-US" w:eastAsia="es-EC"/>
        </w:rPr>
        <w:t> </w:t>
      </w:r>
      <w:r w:rsidRPr="00BD1028">
        <w:rPr>
          <w:rFonts w:ascii="Consolas" w:eastAsia="Times New Roman" w:hAnsi="Consolas"/>
          <w:color w:val="D4D4D4"/>
          <w:sz w:val="21"/>
          <w:szCs w:val="21"/>
          <w:lang w:val="en-US" w:eastAsia="es-EC"/>
        </w:rPr>
        <w:t>=</w:t>
      </w:r>
      <w:r w:rsidRPr="00BD1028">
        <w:rPr>
          <w:rFonts w:ascii="Consolas" w:eastAsia="Times New Roman" w:hAnsi="Consolas"/>
          <w:color w:val="000000"/>
          <w:sz w:val="21"/>
          <w:szCs w:val="21"/>
          <w:lang w:val="en-US" w:eastAsia="es-EC"/>
        </w:rPr>
        <w:t> </w:t>
      </w:r>
      <w:proofErr w:type="spellStart"/>
      <w:proofErr w:type="gramStart"/>
      <w:r w:rsidRPr="00BD1028">
        <w:rPr>
          <w:rFonts w:ascii="Consolas" w:eastAsia="Times New Roman" w:hAnsi="Consolas"/>
          <w:color w:val="000000"/>
          <w:sz w:val="21"/>
          <w:szCs w:val="21"/>
          <w:lang w:val="en-US" w:eastAsia="es-EC"/>
        </w:rPr>
        <w:t>spacy.load</w:t>
      </w:r>
      <w:proofErr w:type="spellEnd"/>
      <w:proofErr w:type="gramEnd"/>
      <w:r w:rsidRPr="00BD1028">
        <w:rPr>
          <w:rFonts w:ascii="Consolas" w:eastAsia="Times New Roman" w:hAnsi="Consolas"/>
          <w:color w:val="000000"/>
          <w:sz w:val="21"/>
          <w:szCs w:val="21"/>
          <w:lang w:val="en-US" w:eastAsia="es-EC"/>
        </w:rPr>
        <w:t>(</w:t>
      </w:r>
      <w:r w:rsidRPr="00BD1028">
        <w:rPr>
          <w:rFonts w:ascii="Consolas" w:eastAsia="Times New Roman" w:hAnsi="Consolas"/>
          <w:color w:val="CE9178"/>
          <w:sz w:val="21"/>
          <w:szCs w:val="21"/>
          <w:lang w:val="en-US" w:eastAsia="es-EC"/>
        </w:rPr>
        <w:t>'</w:t>
      </w:r>
      <w:proofErr w:type="spellStart"/>
      <w:r w:rsidRPr="00BD1028">
        <w:rPr>
          <w:rFonts w:ascii="Consolas" w:eastAsia="Times New Roman" w:hAnsi="Consolas"/>
          <w:color w:val="CE9178"/>
          <w:sz w:val="21"/>
          <w:szCs w:val="21"/>
          <w:lang w:val="en-US" w:eastAsia="es-EC"/>
        </w:rPr>
        <w:t>es_core_news_sm</w:t>
      </w:r>
      <w:proofErr w:type="spellEnd"/>
      <w:r w:rsidRPr="00BD1028">
        <w:rPr>
          <w:rFonts w:ascii="Consolas" w:eastAsia="Times New Roman" w:hAnsi="Consolas"/>
          <w:color w:val="CE9178"/>
          <w:sz w:val="21"/>
          <w:szCs w:val="21"/>
          <w:lang w:val="en-US" w:eastAsia="es-EC"/>
        </w:rPr>
        <w:t>'</w:t>
      </w:r>
      <w:r w:rsidRPr="00BD1028">
        <w:rPr>
          <w:rFonts w:ascii="Consolas" w:eastAsia="Times New Roman" w:hAnsi="Consolas"/>
          <w:color w:val="000000"/>
          <w:sz w:val="21"/>
          <w:szCs w:val="21"/>
          <w:lang w:val="en-US" w:eastAsia="es-EC"/>
        </w:rPr>
        <w:t>)</w:t>
      </w:r>
    </w:p>
    <w:p w14:paraId="55A4FDAA" w14:textId="1BE7C6D2" w:rsidR="00BD1028" w:rsidRDefault="00BD1028" w:rsidP="004A340E">
      <w:pPr>
        <w:pStyle w:val="Prrafodelista"/>
        <w:shd w:val="clear" w:color="auto" w:fill="FFFFFF"/>
        <w:ind w:firstLine="0"/>
        <w:jc w:val="left"/>
        <w:rPr>
          <w:rFonts w:ascii="Consolas" w:eastAsia="Times New Roman" w:hAnsi="Consolas"/>
          <w:color w:val="000000"/>
          <w:sz w:val="21"/>
          <w:szCs w:val="21"/>
          <w:lang w:eastAsia="es-EC"/>
        </w:rPr>
      </w:pPr>
      <w:r w:rsidRPr="00BD1028">
        <w:rPr>
          <w:rFonts w:ascii="Consolas" w:eastAsia="Times New Roman" w:hAnsi="Consolas"/>
          <w:color w:val="000000"/>
          <w:sz w:val="21"/>
          <w:szCs w:val="21"/>
          <w:lang w:eastAsia="es-EC"/>
        </w:rPr>
        <w:t>datos[</w:t>
      </w:r>
      <w:r w:rsidRPr="00BD1028">
        <w:rPr>
          <w:rFonts w:ascii="Consolas" w:eastAsia="Times New Roman" w:hAnsi="Consolas"/>
          <w:color w:val="CE9178"/>
          <w:sz w:val="21"/>
          <w:szCs w:val="21"/>
          <w:lang w:eastAsia="es-EC"/>
        </w:rPr>
        <w:t>'lemas'</w:t>
      </w:r>
      <w:r w:rsidRPr="00BD1028">
        <w:rPr>
          <w:rFonts w:ascii="Consolas" w:eastAsia="Times New Roman" w:hAnsi="Consolas"/>
          <w:color w:val="000000"/>
          <w:sz w:val="21"/>
          <w:szCs w:val="21"/>
          <w:lang w:eastAsia="es-EC"/>
        </w:rPr>
        <w:t>] </w:t>
      </w:r>
      <w:r w:rsidRPr="00BD1028">
        <w:rPr>
          <w:rFonts w:ascii="Consolas" w:eastAsia="Times New Roman" w:hAnsi="Consolas"/>
          <w:color w:val="D4D4D4"/>
          <w:sz w:val="21"/>
          <w:szCs w:val="21"/>
          <w:lang w:eastAsia="es-EC"/>
        </w:rPr>
        <w:t>=</w:t>
      </w:r>
      <w:r w:rsidRPr="00BD1028">
        <w:rPr>
          <w:rFonts w:ascii="Consolas" w:eastAsia="Times New Roman" w:hAnsi="Consolas"/>
          <w:color w:val="000000"/>
          <w:sz w:val="21"/>
          <w:szCs w:val="21"/>
          <w:lang w:eastAsia="es-EC"/>
        </w:rPr>
        <w:t> datos[</w:t>
      </w:r>
      <w:r w:rsidRPr="00BD1028">
        <w:rPr>
          <w:rFonts w:ascii="Consolas" w:eastAsia="Times New Roman" w:hAnsi="Consolas"/>
          <w:color w:val="CE9178"/>
          <w:sz w:val="21"/>
          <w:szCs w:val="21"/>
          <w:lang w:eastAsia="es-EC"/>
        </w:rPr>
        <w:t>'acentos'</w:t>
      </w:r>
      <w:proofErr w:type="gramStart"/>
      <w:r w:rsidRPr="00BD1028">
        <w:rPr>
          <w:rFonts w:ascii="Consolas" w:eastAsia="Times New Roman" w:hAnsi="Consolas"/>
          <w:color w:val="000000"/>
          <w:sz w:val="21"/>
          <w:szCs w:val="21"/>
          <w:lang w:eastAsia="es-EC"/>
        </w:rPr>
        <w:t>].</w:t>
      </w:r>
      <w:proofErr w:type="spellStart"/>
      <w:r w:rsidRPr="00BD1028">
        <w:rPr>
          <w:rFonts w:ascii="Consolas" w:eastAsia="Times New Roman" w:hAnsi="Consolas"/>
          <w:color w:val="000000"/>
          <w:sz w:val="21"/>
          <w:szCs w:val="21"/>
          <w:lang w:eastAsia="es-EC"/>
        </w:rPr>
        <w:t>apply</w:t>
      </w:r>
      <w:proofErr w:type="spellEnd"/>
      <w:proofErr w:type="gramEnd"/>
      <w:r w:rsidRPr="00BD1028">
        <w:rPr>
          <w:rFonts w:ascii="Consolas" w:eastAsia="Times New Roman" w:hAnsi="Consolas"/>
          <w:color w:val="000000"/>
          <w:sz w:val="21"/>
          <w:szCs w:val="21"/>
          <w:lang w:eastAsia="es-EC"/>
        </w:rPr>
        <w:t>(</w:t>
      </w:r>
      <w:proofErr w:type="spellStart"/>
      <w:r w:rsidRPr="00BD1028">
        <w:rPr>
          <w:rFonts w:ascii="Consolas" w:eastAsia="Times New Roman" w:hAnsi="Consolas"/>
          <w:color w:val="000000"/>
          <w:sz w:val="21"/>
          <w:szCs w:val="21"/>
          <w:lang w:eastAsia="es-EC"/>
        </w:rPr>
        <w:t>nlp</w:t>
      </w:r>
      <w:proofErr w:type="spellEnd"/>
      <w:r w:rsidRPr="00BD1028">
        <w:rPr>
          <w:rFonts w:ascii="Consolas" w:eastAsia="Times New Roman" w:hAnsi="Consolas"/>
          <w:color w:val="000000"/>
          <w:sz w:val="21"/>
          <w:szCs w:val="21"/>
          <w:lang w:eastAsia="es-EC"/>
        </w:rPr>
        <w:t>)</w:t>
      </w:r>
    </w:p>
    <w:p w14:paraId="25C325CB" w14:textId="3089A4D8" w:rsidR="00FA14D3" w:rsidRPr="004A340E" w:rsidRDefault="00FA14D3" w:rsidP="00495D1B">
      <w:pPr>
        <w:pStyle w:val="Prrafodelista"/>
        <w:numPr>
          <w:ilvl w:val="0"/>
          <w:numId w:val="17"/>
        </w:numPr>
        <w:shd w:val="clear" w:color="auto" w:fill="FFFFFF"/>
        <w:jc w:val="left"/>
        <w:rPr>
          <w:rFonts w:eastAsia="Times New Roman" w:cs="Arial"/>
          <w:b/>
          <w:bCs/>
          <w:color w:val="000000"/>
          <w:lang w:eastAsia="es-EC"/>
        </w:rPr>
      </w:pPr>
      <w:r w:rsidRPr="004A340E">
        <w:rPr>
          <w:rFonts w:eastAsia="Times New Roman" w:cs="Arial"/>
          <w:b/>
          <w:bCs/>
          <w:color w:val="000000"/>
          <w:lang w:eastAsia="es-EC"/>
        </w:rPr>
        <w:t xml:space="preserve">Eliminar </w:t>
      </w:r>
      <w:proofErr w:type="spellStart"/>
      <w:r w:rsidRPr="004A340E">
        <w:rPr>
          <w:rFonts w:eastAsia="Times New Roman" w:cs="Arial"/>
          <w:b/>
          <w:bCs/>
          <w:color w:val="000000"/>
          <w:lang w:eastAsia="es-EC"/>
        </w:rPr>
        <w:t>stopwords</w:t>
      </w:r>
      <w:proofErr w:type="spellEnd"/>
    </w:p>
    <w:p w14:paraId="33E85C9D" w14:textId="77777777" w:rsidR="00FA14D3" w:rsidRPr="00FA14D3" w:rsidRDefault="00FA14D3" w:rsidP="004A340E">
      <w:pPr>
        <w:pStyle w:val="Prrafodelista"/>
        <w:shd w:val="clear" w:color="auto" w:fill="FFFFFF"/>
        <w:ind w:firstLine="0"/>
        <w:jc w:val="left"/>
        <w:rPr>
          <w:rFonts w:ascii="Consolas" w:eastAsia="Times New Roman" w:hAnsi="Consolas"/>
          <w:color w:val="000000"/>
          <w:sz w:val="21"/>
          <w:szCs w:val="21"/>
          <w:lang w:val="en-US" w:eastAsia="es-EC"/>
        </w:rPr>
      </w:pPr>
      <w:proofErr w:type="spellStart"/>
      <w:r w:rsidRPr="00FA14D3">
        <w:rPr>
          <w:rFonts w:ascii="Consolas" w:eastAsia="Times New Roman" w:hAnsi="Consolas"/>
          <w:color w:val="000000"/>
          <w:sz w:val="21"/>
          <w:szCs w:val="21"/>
          <w:lang w:val="en-US" w:eastAsia="es-EC"/>
        </w:rPr>
        <w:t>stop_words</w:t>
      </w:r>
      <w:proofErr w:type="spellEnd"/>
      <w:r w:rsidRPr="00FA14D3">
        <w:rPr>
          <w:rFonts w:ascii="Consolas" w:eastAsia="Times New Roman" w:hAnsi="Consolas"/>
          <w:color w:val="000000"/>
          <w:sz w:val="21"/>
          <w:szCs w:val="21"/>
          <w:lang w:val="en-US" w:eastAsia="es-EC"/>
        </w:rPr>
        <w:t> </w:t>
      </w:r>
      <w:r w:rsidRPr="00FA14D3">
        <w:rPr>
          <w:rFonts w:ascii="Consolas" w:eastAsia="Times New Roman" w:hAnsi="Consolas"/>
          <w:color w:val="D4D4D4"/>
          <w:sz w:val="21"/>
          <w:szCs w:val="21"/>
          <w:lang w:val="en-US" w:eastAsia="es-EC"/>
        </w:rPr>
        <w:t>=</w:t>
      </w:r>
      <w:r w:rsidRPr="00FA14D3">
        <w:rPr>
          <w:rFonts w:ascii="Consolas" w:eastAsia="Times New Roman" w:hAnsi="Consolas"/>
          <w:color w:val="000000"/>
          <w:sz w:val="21"/>
          <w:szCs w:val="21"/>
          <w:lang w:val="en-US" w:eastAsia="es-EC"/>
        </w:rPr>
        <w:t> </w:t>
      </w:r>
      <w:r w:rsidRPr="00FA14D3">
        <w:rPr>
          <w:rFonts w:ascii="Consolas" w:eastAsia="Times New Roman" w:hAnsi="Consolas"/>
          <w:color w:val="4EC9B0"/>
          <w:sz w:val="21"/>
          <w:szCs w:val="21"/>
          <w:lang w:val="en-US" w:eastAsia="es-EC"/>
        </w:rPr>
        <w:t>set</w:t>
      </w:r>
      <w:r w:rsidRPr="00FA14D3">
        <w:rPr>
          <w:rFonts w:ascii="Consolas" w:eastAsia="Times New Roman" w:hAnsi="Consolas"/>
          <w:color w:val="000000"/>
          <w:sz w:val="21"/>
          <w:szCs w:val="21"/>
          <w:lang w:val="en-US" w:eastAsia="es-EC"/>
        </w:rPr>
        <w:t>(</w:t>
      </w:r>
      <w:proofErr w:type="spellStart"/>
      <w:proofErr w:type="gramStart"/>
      <w:r w:rsidRPr="00FA14D3">
        <w:rPr>
          <w:rFonts w:ascii="Consolas" w:eastAsia="Times New Roman" w:hAnsi="Consolas"/>
          <w:color w:val="000000"/>
          <w:sz w:val="21"/>
          <w:szCs w:val="21"/>
          <w:lang w:val="en-US" w:eastAsia="es-EC"/>
        </w:rPr>
        <w:t>stopwords.words</w:t>
      </w:r>
      <w:proofErr w:type="spellEnd"/>
      <w:proofErr w:type="gramEnd"/>
      <w:r w:rsidRPr="00FA14D3">
        <w:rPr>
          <w:rFonts w:ascii="Consolas" w:eastAsia="Times New Roman" w:hAnsi="Consolas"/>
          <w:color w:val="000000"/>
          <w:sz w:val="21"/>
          <w:szCs w:val="21"/>
          <w:lang w:val="en-US" w:eastAsia="es-EC"/>
        </w:rPr>
        <w:t>(</w:t>
      </w:r>
      <w:r w:rsidRPr="00FA14D3">
        <w:rPr>
          <w:rFonts w:ascii="Consolas" w:eastAsia="Times New Roman" w:hAnsi="Consolas"/>
          <w:color w:val="CE9178"/>
          <w:sz w:val="21"/>
          <w:szCs w:val="21"/>
          <w:lang w:val="en-US" w:eastAsia="es-EC"/>
        </w:rPr>
        <w:t>'</w:t>
      </w:r>
      <w:proofErr w:type="spellStart"/>
      <w:r w:rsidRPr="00FA14D3">
        <w:rPr>
          <w:rFonts w:ascii="Consolas" w:eastAsia="Times New Roman" w:hAnsi="Consolas"/>
          <w:color w:val="CE9178"/>
          <w:sz w:val="21"/>
          <w:szCs w:val="21"/>
          <w:lang w:val="en-US" w:eastAsia="es-EC"/>
        </w:rPr>
        <w:t>spanish</w:t>
      </w:r>
      <w:proofErr w:type="spellEnd"/>
      <w:r w:rsidRPr="00FA14D3">
        <w:rPr>
          <w:rFonts w:ascii="Consolas" w:eastAsia="Times New Roman" w:hAnsi="Consolas"/>
          <w:color w:val="CE9178"/>
          <w:sz w:val="21"/>
          <w:szCs w:val="21"/>
          <w:lang w:val="en-US" w:eastAsia="es-EC"/>
        </w:rPr>
        <w:t>'</w:t>
      </w:r>
      <w:r w:rsidRPr="00FA14D3">
        <w:rPr>
          <w:rFonts w:ascii="Consolas" w:eastAsia="Times New Roman" w:hAnsi="Consolas"/>
          <w:color w:val="000000"/>
          <w:sz w:val="21"/>
          <w:szCs w:val="21"/>
          <w:lang w:val="en-US" w:eastAsia="es-EC"/>
        </w:rPr>
        <w:t>))</w:t>
      </w:r>
    </w:p>
    <w:p w14:paraId="7435C0E2" w14:textId="47840451" w:rsidR="00FA14D3" w:rsidRDefault="00FA14D3" w:rsidP="004A340E">
      <w:pPr>
        <w:pStyle w:val="Prrafodelista"/>
        <w:shd w:val="clear" w:color="auto" w:fill="FFFFFF"/>
        <w:ind w:firstLine="0"/>
        <w:jc w:val="left"/>
        <w:rPr>
          <w:rFonts w:ascii="Consolas" w:eastAsia="Times New Roman" w:hAnsi="Consolas"/>
          <w:color w:val="000000"/>
          <w:sz w:val="21"/>
          <w:szCs w:val="21"/>
          <w:lang w:val="en-US" w:eastAsia="es-EC"/>
        </w:rPr>
      </w:pPr>
      <w:r w:rsidRPr="00FA14D3">
        <w:rPr>
          <w:rFonts w:ascii="Consolas" w:eastAsia="Times New Roman" w:hAnsi="Consolas"/>
          <w:color w:val="000000"/>
          <w:sz w:val="21"/>
          <w:szCs w:val="21"/>
          <w:lang w:val="en-US" w:eastAsia="es-EC"/>
        </w:rPr>
        <w:t>datos[</w:t>
      </w:r>
      <w:r w:rsidRPr="00FA14D3">
        <w:rPr>
          <w:rFonts w:ascii="Consolas" w:eastAsia="Times New Roman" w:hAnsi="Consolas"/>
          <w:color w:val="CE9178"/>
          <w:sz w:val="21"/>
          <w:szCs w:val="21"/>
          <w:lang w:val="en-US" w:eastAsia="es-EC"/>
        </w:rPr>
        <w:t>'stopwords'</w:t>
      </w:r>
      <w:r w:rsidRPr="00FA14D3">
        <w:rPr>
          <w:rFonts w:ascii="Consolas" w:eastAsia="Times New Roman" w:hAnsi="Consolas"/>
          <w:color w:val="000000"/>
          <w:sz w:val="21"/>
          <w:szCs w:val="21"/>
          <w:lang w:val="en-US" w:eastAsia="es-EC"/>
        </w:rPr>
        <w:t>] </w:t>
      </w:r>
      <w:r w:rsidRPr="00FA14D3">
        <w:rPr>
          <w:rFonts w:ascii="Consolas" w:eastAsia="Times New Roman" w:hAnsi="Consolas"/>
          <w:color w:val="D4D4D4"/>
          <w:sz w:val="21"/>
          <w:szCs w:val="21"/>
          <w:lang w:val="en-US" w:eastAsia="es-EC"/>
        </w:rPr>
        <w:t>=</w:t>
      </w:r>
      <w:r w:rsidRPr="00FA14D3">
        <w:rPr>
          <w:rFonts w:ascii="Consolas" w:eastAsia="Times New Roman" w:hAnsi="Consolas"/>
          <w:color w:val="000000"/>
          <w:sz w:val="21"/>
          <w:szCs w:val="21"/>
          <w:lang w:val="en-US" w:eastAsia="es-EC"/>
        </w:rPr>
        <w:t> datos[</w:t>
      </w:r>
      <w:r w:rsidRPr="00FA14D3">
        <w:rPr>
          <w:rFonts w:ascii="Consolas" w:eastAsia="Times New Roman" w:hAnsi="Consolas"/>
          <w:color w:val="CE9178"/>
          <w:sz w:val="21"/>
          <w:szCs w:val="21"/>
          <w:lang w:val="en-US" w:eastAsia="es-EC"/>
        </w:rPr>
        <w:t>'tokens'</w:t>
      </w:r>
      <w:proofErr w:type="gramStart"/>
      <w:r w:rsidRPr="00FA14D3">
        <w:rPr>
          <w:rFonts w:ascii="Consolas" w:eastAsia="Times New Roman" w:hAnsi="Consolas"/>
          <w:color w:val="000000"/>
          <w:sz w:val="21"/>
          <w:szCs w:val="21"/>
          <w:lang w:val="en-US" w:eastAsia="es-EC"/>
        </w:rPr>
        <w:t>].apply</w:t>
      </w:r>
      <w:proofErr w:type="gramEnd"/>
      <w:r w:rsidRPr="00FA14D3">
        <w:rPr>
          <w:rFonts w:ascii="Consolas" w:eastAsia="Times New Roman" w:hAnsi="Consolas"/>
          <w:color w:val="000000"/>
          <w:sz w:val="21"/>
          <w:szCs w:val="21"/>
          <w:lang w:val="en-US" w:eastAsia="es-EC"/>
        </w:rPr>
        <w:t>(</w:t>
      </w:r>
      <w:r w:rsidRPr="00FA14D3">
        <w:rPr>
          <w:rFonts w:ascii="Consolas" w:eastAsia="Times New Roman" w:hAnsi="Consolas"/>
          <w:color w:val="569CD6"/>
          <w:sz w:val="21"/>
          <w:szCs w:val="21"/>
          <w:lang w:val="en-US" w:eastAsia="es-EC"/>
        </w:rPr>
        <w:t>lambda</w:t>
      </w:r>
      <w:r w:rsidRPr="00FA14D3">
        <w:rPr>
          <w:rFonts w:ascii="Consolas" w:eastAsia="Times New Roman" w:hAnsi="Consolas"/>
          <w:color w:val="000000"/>
          <w:sz w:val="21"/>
          <w:szCs w:val="21"/>
          <w:lang w:val="en-US" w:eastAsia="es-EC"/>
        </w:rPr>
        <w:t> </w:t>
      </w:r>
      <w:r w:rsidRPr="00FA14D3">
        <w:rPr>
          <w:rFonts w:ascii="Consolas" w:eastAsia="Times New Roman" w:hAnsi="Consolas"/>
          <w:color w:val="9CDCFE"/>
          <w:sz w:val="21"/>
          <w:szCs w:val="21"/>
          <w:lang w:val="en-US" w:eastAsia="es-EC"/>
        </w:rPr>
        <w:t>msg</w:t>
      </w:r>
      <w:r w:rsidRPr="00FA14D3">
        <w:rPr>
          <w:rFonts w:ascii="Consolas" w:eastAsia="Times New Roman" w:hAnsi="Consolas"/>
          <w:color w:val="000000"/>
          <w:sz w:val="21"/>
          <w:szCs w:val="21"/>
          <w:lang w:val="en-US" w:eastAsia="es-EC"/>
        </w:rPr>
        <w:t>: [item </w:t>
      </w:r>
      <w:r w:rsidRPr="00FA14D3">
        <w:rPr>
          <w:rFonts w:ascii="Consolas" w:eastAsia="Times New Roman" w:hAnsi="Consolas"/>
          <w:color w:val="C586C0"/>
          <w:sz w:val="21"/>
          <w:szCs w:val="21"/>
          <w:lang w:val="en-US" w:eastAsia="es-EC"/>
        </w:rPr>
        <w:t>for</w:t>
      </w:r>
      <w:r w:rsidRPr="00FA14D3">
        <w:rPr>
          <w:rFonts w:ascii="Consolas" w:eastAsia="Times New Roman" w:hAnsi="Consolas"/>
          <w:color w:val="000000"/>
          <w:sz w:val="21"/>
          <w:szCs w:val="21"/>
          <w:lang w:val="en-US" w:eastAsia="es-EC"/>
        </w:rPr>
        <w:t> item </w:t>
      </w:r>
      <w:r w:rsidRPr="00FA14D3">
        <w:rPr>
          <w:rFonts w:ascii="Consolas" w:eastAsia="Times New Roman" w:hAnsi="Consolas"/>
          <w:color w:val="C586C0"/>
          <w:sz w:val="21"/>
          <w:szCs w:val="21"/>
          <w:lang w:val="en-US" w:eastAsia="es-EC"/>
        </w:rPr>
        <w:t>in</w:t>
      </w:r>
      <w:r w:rsidRPr="00FA14D3">
        <w:rPr>
          <w:rFonts w:ascii="Consolas" w:eastAsia="Times New Roman" w:hAnsi="Consolas"/>
          <w:color w:val="000000"/>
          <w:sz w:val="21"/>
          <w:szCs w:val="21"/>
          <w:lang w:val="en-US" w:eastAsia="es-EC"/>
        </w:rPr>
        <w:t> msg </w:t>
      </w:r>
      <w:r w:rsidRPr="00FA14D3">
        <w:rPr>
          <w:rFonts w:ascii="Consolas" w:eastAsia="Times New Roman" w:hAnsi="Consolas"/>
          <w:color w:val="C586C0"/>
          <w:sz w:val="21"/>
          <w:szCs w:val="21"/>
          <w:lang w:val="en-US" w:eastAsia="es-EC"/>
        </w:rPr>
        <w:t>if</w:t>
      </w:r>
      <w:r w:rsidRPr="00FA14D3">
        <w:rPr>
          <w:rFonts w:ascii="Consolas" w:eastAsia="Times New Roman" w:hAnsi="Consolas"/>
          <w:color w:val="000000"/>
          <w:sz w:val="21"/>
          <w:szCs w:val="21"/>
          <w:lang w:val="en-US" w:eastAsia="es-EC"/>
        </w:rPr>
        <w:t> item </w:t>
      </w:r>
      <w:r w:rsidRPr="00FA14D3">
        <w:rPr>
          <w:rFonts w:ascii="Consolas" w:eastAsia="Times New Roman" w:hAnsi="Consolas"/>
          <w:color w:val="569CD6"/>
          <w:sz w:val="21"/>
          <w:szCs w:val="21"/>
          <w:lang w:val="en-US" w:eastAsia="es-EC"/>
        </w:rPr>
        <w:t>not</w:t>
      </w:r>
      <w:r w:rsidRPr="00FA14D3">
        <w:rPr>
          <w:rFonts w:ascii="Consolas" w:eastAsia="Times New Roman" w:hAnsi="Consolas"/>
          <w:color w:val="000000"/>
          <w:sz w:val="21"/>
          <w:szCs w:val="21"/>
          <w:lang w:val="en-US" w:eastAsia="es-EC"/>
        </w:rPr>
        <w:t> </w:t>
      </w:r>
      <w:r w:rsidRPr="00FA14D3">
        <w:rPr>
          <w:rFonts w:ascii="Consolas" w:eastAsia="Times New Roman" w:hAnsi="Consolas"/>
          <w:color w:val="569CD6"/>
          <w:sz w:val="21"/>
          <w:szCs w:val="21"/>
          <w:lang w:val="en-US" w:eastAsia="es-EC"/>
        </w:rPr>
        <w:t>in</w:t>
      </w:r>
      <w:r w:rsidRPr="00FA14D3">
        <w:rPr>
          <w:rFonts w:ascii="Consolas" w:eastAsia="Times New Roman" w:hAnsi="Consolas"/>
          <w:color w:val="000000"/>
          <w:sz w:val="21"/>
          <w:szCs w:val="21"/>
          <w:lang w:val="en-US" w:eastAsia="es-EC"/>
        </w:rPr>
        <w:t> stop_words])</w:t>
      </w:r>
    </w:p>
    <w:p w14:paraId="2EA66BB9" w14:textId="114DAF07" w:rsidR="00FA14D3" w:rsidRPr="004A340E" w:rsidRDefault="00A40746" w:rsidP="00495D1B">
      <w:pPr>
        <w:pStyle w:val="Prrafodelista"/>
        <w:numPr>
          <w:ilvl w:val="0"/>
          <w:numId w:val="17"/>
        </w:numPr>
        <w:shd w:val="clear" w:color="auto" w:fill="FFFFFF"/>
        <w:jc w:val="left"/>
        <w:rPr>
          <w:rFonts w:eastAsia="Times New Roman" w:cs="Arial"/>
          <w:b/>
          <w:bCs/>
          <w:color w:val="000000"/>
          <w:lang w:val="en-US" w:eastAsia="es-EC"/>
        </w:rPr>
      </w:pPr>
      <w:proofErr w:type="spellStart"/>
      <w:r w:rsidRPr="004A340E">
        <w:rPr>
          <w:rFonts w:eastAsia="Times New Roman" w:cs="Arial"/>
          <w:b/>
          <w:bCs/>
          <w:color w:val="000000"/>
          <w:lang w:val="en-US" w:eastAsia="es-EC"/>
        </w:rPr>
        <w:t>Segmentar</w:t>
      </w:r>
      <w:proofErr w:type="spellEnd"/>
      <w:r w:rsidRPr="004A340E">
        <w:rPr>
          <w:rFonts w:eastAsia="Times New Roman" w:cs="Arial"/>
          <w:b/>
          <w:bCs/>
          <w:color w:val="000000"/>
          <w:lang w:val="en-US" w:eastAsia="es-EC"/>
        </w:rPr>
        <w:t xml:space="preserve"> el </w:t>
      </w:r>
      <w:proofErr w:type="spellStart"/>
      <w:r w:rsidRPr="004A340E">
        <w:rPr>
          <w:rFonts w:eastAsia="Times New Roman" w:cs="Arial"/>
          <w:b/>
          <w:bCs/>
          <w:color w:val="000000"/>
          <w:lang w:val="en-US" w:eastAsia="es-EC"/>
        </w:rPr>
        <w:t>texto</w:t>
      </w:r>
      <w:proofErr w:type="spellEnd"/>
    </w:p>
    <w:p w14:paraId="675BF3B7" w14:textId="77777777" w:rsidR="00A40746" w:rsidRPr="00FC4A4A" w:rsidRDefault="00A40746" w:rsidP="004A340E">
      <w:pPr>
        <w:pStyle w:val="Prrafodelista"/>
        <w:shd w:val="clear" w:color="auto" w:fill="FFFFFF"/>
        <w:ind w:firstLine="0"/>
        <w:jc w:val="left"/>
        <w:rPr>
          <w:rFonts w:ascii="Consolas" w:eastAsia="Times New Roman" w:hAnsi="Consolas"/>
          <w:color w:val="000000"/>
          <w:sz w:val="21"/>
          <w:szCs w:val="21"/>
          <w:lang w:val="en-US" w:eastAsia="es-EC"/>
        </w:rPr>
      </w:pPr>
      <w:r w:rsidRPr="00FC4A4A">
        <w:rPr>
          <w:rFonts w:ascii="Consolas" w:eastAsia="Times New Roman" w:hAnsi="Consolas"/>
          <w:color w:val="000000"/>
          <w:sz w:val="21"/>
          <w:szCs w:val="21"/>
          <w:lang w:val="en-US" w:eastAsia="es-EC"/>
        </w:rPr>
        <w:t>toktok </w:t>
      </w:r>
      <w:r w:rsidRPr="00FC4A4A">
        <w:rPr>
          <w:rFonts w:ascii="Consolas" w:eastAsia="Times New Roman" w:hAnsi="Consolas"/>
          <w:color w:val="D4D4D4"/>
          <w:sz w:val="21"/>
          <w:szCs w:val="21"/>
          <w:lang w:val="en-US" w:eastAsia="es-EC"/>
        </w:rPr>
        <w:t>=</w:t>
      </w:r>
      <w:r w:rsidRPr="00FC4A4A">
        <w:rPr>
          <w:rFonts w:ascii="Consolas" w:eastAsia="Times New Roman" w:hAnsi="Consolas"/>
          <w:color w:val="000000"/>
          <w:sz w:val="21"/>
          <w:szCs w:val="21"/>
          <w:lang w:val="en-US" w:eastAsia="es-EC"/>
        </w:rPr>
        <w:t> ToktokTokenizer()</w:t>
      </w:r>
    </w:p>
    <w:p w14:paraId="4DA1AC1D" w14:textId="77777777" w:rsidR="00A40746" w:rsidRPr="00A40746" w:rsidRDefault="00A40746" w:rsidP="004A340E">
      <w:pPr>
        <w:pStyle w:val="Prrafodelista"/>
        <w:shd w:val="clear" w:color="auto" w:fill="FFFFFF"/>
        <w:ind w:firstLine="0"/>
        <w:jc w:val="left"/>
        <w:rPr>
          <w:rFonts w:ascii="Consolas" w:eastAsia="Times New Roman" w:hAnsi="Consolas"/>
          <w:color w:val="000000"/>
          <w:sz w:val="21"/>
          <w:szCs w:val="21"/>
          <w:lang w:val="en-US" w:eastAsia="es-EC"/>
        </w:rPr>
      </w:pPr>
      <w:r w:rsidRPr="00A40746">
        <w:rPr>
          <w:rFonts w:ascii="Consolas" w:eastAsia="Times New Roman" w:hAnsi="Consolas"/>
          <w:color w:val="000000"/>
          <w:sz w:val="21"/>
          <w:szCs w:val="21"/>
          <w:lang w:val="en-US" w:eastAsia="es-EC"/>
        </w:rPr>
        <w:t>tokenizer </w:t>
      </w:r>
      <w:r w:rsidRPr="00A40746">
        <w:rPr>
          <w:rFonts w:ascii="Consolas" w:eastAsia="Times New Roman" w:hAnsi="Consolas"/>
          <w:color w:val="D4D4D4"/>
          <w:sz w:val="21"/>
          <w:szCs w:val="21"/>
          <w:lang w:val="en-US" w:eastAsia="es-EC"/>
        </w:rPr>
        <w:t>=</w:t>
      </w:r>
      <w:r w:rsidRPr="00A40746">
        <w:rPr>
          <w:rFonts w:ascii="Consolas" w:eastAsia="Times New Roman" w:hAnsi="Consolas"/>
          <w:color w:val="000000"/>
          <w:sz w:val="21"/>
          <w:szCs w:val="21"/>
          <w:lang w:val="en-US" w:eastAsia="es-EC"/>
        </w:rPr>
        <w:t> </w:t>
      </w:r>
      <w:proofErr w:type="spellStart"/>
      <w:proofErr w:type="gramStart"/>
      <w:r w:rsidRPr="00A40746">
        <w:rPr>
          <w:rFonts w:ascii="Consolas" w:eastAsia="Times New Roman" w:hAnsi="Consolas"/>
          <w:color w:val="000000"/>
          <w:sz w:val="21"/>
          <w:szCs w:val="21"/>
          <w:lang w:val="en-US" w:eastAsia="es-EC"/>
        </w:rPr>
        <w:t>nltk.RegexpTokenizer</w:t>
      </w:r>
      <w:proofErr w:type="spellEnd"/>
      <w:proofErr w:type="gramEnd"/>
      <w:r w:rsidRPr="00A40746">
        <w:rPr>
          <w:rFonts w:ascii="Consolas" w:eastAsia="Times New Roman" w:hAnsi="Consolas"/>
          <w:color w:val="000000"/>
          <w:sz w:val="21"/>
          <w:szCs w:val="21"/>
          <w:lang w:val="en-US" w:eastAsia="es-EC"/>
        </w:rPr>
        <w:t>(</w:t>
      </w:r>
      <w:r w:rsidRPr="00A40746">
        <w:rPr>
          <w:rFonts w:ascii="Consolas" w:eastAsia="Times New Roman" w:hAnsi="Consolas"/>
          <w:color w:val="569CD6"/>
          <w:sz w:val="21"/>
          <w:szCs w:val="21"/>
          <w:lang w:val="en-US" w:eastAsia="es-EC"/>
        </w:rPr>
        <w:t>r</w:t>
      </w:r>
      <w:r w:rsidRPr="00A40746">
        <w:rPr>
          <w:rFonts w:ascii="Consolas" w:eastAsia="Times New Roman" w:hAnsi="Consolas"/>
          <w:color w:val="CE9178"/>
          <w:sz w:val="21"/>
          <w:szCs w:val="21"/>
          <w:lang w:val="en-US" w:eastAsia="es-EC"/>
        </w:rPr>
        <w:t>'</w:t>
      </w:r>
      <w:r w:rsidRPr="00A40746">
        <w:rPr>
          <w:rFonts w:ascii="Consolas" w:eastAsia="Times New Roman" w:hAnsi="Consolas"/>
          <w:color w:val="000000"/>
          <w:sz w:val="21"/>
          <w:szCs w:val="21"/>
          <w:lang w:val="en-US" w:eastAsia="es-EC"/>
        </w:rPr>
        <w:t>\w</w:t>
      </w:r>
      <w:r w:rsidRPr="00A40746">
        <w:rPr>
          <w:rFonts w:ascii="Consolas" w:eastAsia="Times New Roman" w:hAnsi="Consolas"/>
          <w:color w:val="D7BA7D"/>
          <w:sz w:val="21"/>
          <w:szCs w:val="21"/>
          <w:lang w:val="en-US" w:eastAsia="es-EC"/>
        </w:rPr>
        <w:t>+</w:t>
      </w:r>
      <w:r w:rsidRPr="00A40746">
        <w:rPr>
          <w:rFonts w:ascii="Consolas" w:eastAsia="Times New Roman" w:hAnsi="Consolas"/>
          <w:color w:val="CE9178"/>
          <w:sz w:val="21"/>
          <w:szCs w:val="21"/>
          <w:lang w:val="en-US" w:eastAsia="es-EC"/>
        </w:rPr>
        <w:t>'</w:t>
      </w:r>
      <w:r w:rsidRPr="00A40746">
        <w:rPr>
          <w:rFonts w:ascii="Consolas" w:eastAsia="Times New Roman" w:hAnsi="Consolas"/>
          <w:color w:val="000000"/>
          <w:sz w:val="21"/>
          <w:szCs w:val="21"/>
          <w:lang w:val="en-US" w:eastAsia="es-EC"/>
        </w:rPr>
        <w:t>)</w:t>
      </w:r>
    </w:p>
    <w:p w14:paraId="4E54BF4F" w14:textId="35FBCA16" w:rsidR="00A40746" w:rsidRDefault="00A40746" w:rsidP="004A340E">
      <w:pPr>
        <w:pStyle w:val="Prrafodelista"/>
        <w:shd w:val="clear" w:color="auto" w:fill="FFFFFF"/>
        <w:ind w:firstLine="0"/>
        <w:jc w:val="left"/>
        <w:rPr>
          <w:rFonts w:ascii="Consolas" w:eastAsia="Times New Roman" w:hAnsi="Consolas"/>
          <w:color w:val="000000"/>
          <w:sz w:val="21"/>
          <w:szCs w:val="21"/>
          <w:lang w:val="en-US" w:eastAsia="es-EC"/>
        </w:rPr>
      </w:pPr>
      <w:proofErr w:type="spellStart"/>
      <w:r w:rsidRPr="00A40746">
        <w:rPr>
          <w:rFonts w:ascii="Consolas" w:eastAsia="Times New Roman" w:hAnsi="Consolas"/>
          <w:color w:val="000000"/>
          <w:sz w:val="21"/>
          <w:szCs w:val="21"/>
          <w:lang w:val="en-US" w:eastAsia="es-EC"/>
        </w:rPr>
        <w:t>datos</w:t>
      </w:r>
      <w:proofErr w:type="spellEnd"/>
      <w:r w:rsidRPr="00A40746">
        <w:rPr>
          <w:rFonts w:ascii="Consolas" w:eastAsia="Times New Roman" w:hAnsi="Consolas"/>
          <w:color w:val="000000"/>
          <w:sz w:val="21"/>
          <w:szCs w:val="21"/>
          <w:lang w:val="en-US" w:eastAsia="es-EC"/>
        </w:rPr>
        <w:t>[</w:t>
      </w:r>
      <w:r w:rsidRPr="00A40746">
        <w:rPr>
          <w:rFonts w:ascii="Consolas" w:eastAsia="Times New Roman" w:hAnsi="Consolas"/>
          <w:color w:val="CE9178"/>
          <w:sz w:val="21"/>
          <w:szCs w:val="21"/>
          <w:lang w:val="en-US" w:eastAsia="es-EC"/>
        </w:rPr>
        <w:t>'tokens'</w:t>
      </w:r>
      <w:r w:rsidRPr="00A40746">
        <w:rPr>
          <w:rFonts w:ascii="Consolas" w:eastAsia="Times New Roman" w:hAnsi="Consolas"/>
          <w:color w:val="000000"/>
          <w:sz w:val="21"/>
          <w:szCs w:val="21"/>
          <w:lang w:val="en-US" w:eastAsia="es-EC"/>
        </w:rPr>
        <w:t>] </w:t>
      </w:r>
      <w:r w:rsidRPr="00A40746">
        <w:rPr>
          <w:rFonts w:ascii="Consolas" w:eastAsia="Times New Roman" w:hAnsi="Consolas"/>
          <w:color w:val="D4D4D4"/>
          <w:sz w:val="21"/>
          <w:szCs w:val="21"/>
          <w:lang w:val="en-US" w:eastAsia="es-EC"/>
        </w:rPr>
        <w:t>=</w:t>
      </w:r>
      <w:r w:rsidRPr="00A40746">
        <w:rPr>
          <w:rFonts w:ascii="Consolas" w:eastAsia="Times New Roman" w:hAnsi="Consolas"/>
          <w:color w:val="000000"/>
          <w:sz w:val="21"/>
          <w:szCs w:val="21"/>
          <w:lang w:val="en-US" w:eastAsia="es-EC"/>
        </w:rPr>
        <w:t> </w:t>
      </w:r>
      <w:proofErr w:type="spellStart"/>
      <w:r w:rsidRPr="00A40746">
        <w:rPr>
          <w:rFonts w:ascii="Consolas" w:eastAsia="Times New Roman" w:hAnsi="Consolas"/>
          <w:color w:val="000000"/>
          <w:sz w:val="21"/>
          <w:szCs w:val="21"/>
          <w:lang w:val="en-US" w:eastAsia="es-EC"/>
        </w:rPr>
        <w:t>datos</w:t>
      </w:r>
      <w:proofErr w:type="spellEnd"/>
      <w:r w:rsidRPr="00A40746">
        <w:rPr>
          <w:rFonts w:ascii="Consolas" w:eastAsia="Times New Roman" w:hAnsi="Consolas"/>
          <w:color w:val="000000"/>
          <w:sz w:val="21"/>
          <w:szCs w:val="21"/>
          <w:lang w:val="en-US" w:eastAsia="es-EC"/>
        </w:rPr>
        <w:t>[</w:t>
      </w:r>
      <w:r w:rsidRPr="00A40746">
        <w:rPr>
          <w:rFonts w:ascii="Consolas" w:eastAsia="Times New Roman" w:hAnsi="Consolas"/>
          <w:color w:val="CE9178"/>
          <w:sz w:val="21"/>
          <w:szCs w:val="21"/>
          <w:lang w:val="en-US" w:eastAsia="es-EC"/>
        </w:rPr>
        <w:t>'</w:t>
      </w:r>
      <w:proofErr w:type="spellStart"/>
      <w:r w:rsidRPr="00A40746">
        <w:rPr>
          <w:rFonts w:ascii="Consolas" w:eastAsia="Times New Roman" w:hAnsi="Consolas"/>
          <w:color w:val="CE9178"/>
          <w:sz w:val="21"/>
          <w:szCs w:val="21"/>
          <w:lang w:val="en-US" w:eastAsia="es-EC"/>
        </w:rPr>
        <w:t>lemas</w:t>
      </w:r>
      <w:proofErr w:type="spellEnd"/>
      <w:r w:rsidRPr="00A40746">
        <w:rPr>
          <w:rFonts w:ascii="Consolas" w:eastAsia="Times New Roman" w:hAnsi="Consolas"/>
          <w:color w:val="CE9178"/>
          <w:sz w:val="21"/>
          <w:szCs w:val="21"/>
          <w:lang w:val="en-US" w:eastAsia="es-EC"/>
        </w:rPr>
        <w:t>'</w:t>
      </w:r>
      <w:proofErr w:type="gramStart"/>
      <w:r w:rsidRPr="00A40746">
        <w:rPr>
          <w:rFonts w:ascii="Consolas" w:eastAsia="Times New Roman" w:hAnsi="Consolas"/>
          <w:color w:val="000000"/>
          <w:sz w:val="21"/>
          <w:szCs w:val="21"/>
          <w:lang w:val="en-US" w:eastAsia="es-EC"/>
        </w:rPr>
        <w:t>].apply</w:t>
      </w:r>
      <w:proofErr w:type="gramEnd"/>
      <w:r w:rsidRPr="00A40746">
        <w:rPr>
          <w:rFonts w:ascii="Consolas" w:eastAsia="Times New Roman" w:hAnsi="Consolas"/>
          <w:color w:val="000000"/>
          <w:sz w:val="21"/>
          <w:szCs w:val="21"/>
          <w:lang w:val="en-US" w:eastAsia="es-EC"/>
        </w:rPr>
        <w:t>(</w:t>
      </w:r>
      <w:proofErr w:type="spellStart"/>
      <w:r w:rsidRPr="00A40746">
        <w:rPr>
          <w:rFonts w:ascii="Consolas" w:eastAsia="Times New Roman" w:hAnsi="Consolas"/>
          <w:color w:val="000000"/>
          <w:sz w:val="21"/>
          <w:szCs w:val="21"/>
          <w:lang w:val="en-US" w:eastAsia="es-EC"/>
        </w:rPr>
        <w:t>toktok.tokenize</w:t>
      </w:r>
      <w:proofErr w:type="spellEnd"/>
      <w:r w:rsidRPr="00A40746">
        <w:rPr>
          <w:rFonts w:ascii="Consolas" w:eastAsia="Times New Roman" w:hAnsi="Consolas"/>
          <w:color w:val="000000"/>
          <w:sz w:val="21"/>
          <w:szCs w:val="21"/>
          <w:lang w:val="en-US" w:eastAsia="es-EC"/>
        </w:rPr>
        <w:t>)</w:t>
      </w:r>
    </w:p>
    <w:p w14:paraId="17848570" w14:textId="52852DF2" w:rsidR="004A340E" w:rsidRPr="004A340E" w:rsidRDefault="004A340E" w:rsidP="00495D1B">
      <w:pPr>
        <w:pStyle w:val="Prrafodelista"/>
        <w:numPr>
          <w:ilvl w:val="0"/>
          <w:numId w:val="17"/>
        </w:numPr>
        <w:shd w:val="clear" w:color="auto" w:fill="FFFFFF"/>
        <w:jc w:val="left"/>
        <w:rPr>
          <w:rFonts w:eastAsia="Times New Roman" w:cs="Arial"/>
          <w:b/>
          <w:bCs/>
          <w:color w:val="000000"/>
          <w:lang w:val="en-US" w:eastAsia="es-EC"/>
        </w:rPr>
      </w:pPr>
      <w:proofErr w:type="spellStart"/>
      <w:r w:rsidRPr="004A340E">
        <w:rPr>
          <w:rFonts w:eastAsia="Times New Roman" w:cs="Arial"/>
          <w:b/>
          <w:bCs/>
          <w:color w:val="000000"/>
          <w:lang w:val="en-US" w:eastAsia="es-EC"/>
        </w:rPr>
        <w:t>Vectorizar</w:t>
      </w:r>
      <w:proofErr w:type="spellEnd"/>
      <w:r w:rsidRPr="004A340E">
        <w:rPr>
          <w:rFonts w:eastAsia="Times New Roman" w:cs="Arial"/>
          <w:b/>
          <w:bCs/>
          <w:color w:val="000000"/>
          <w:lang w:val="en-US" w:eastAsia="es-EC"/>
        </w:rPr>
        <w:t xml:space="preserve"> el </w:t>
      </w:r>
      <w:proofErr w:type="spellStart"/>
      <w:r w:rsidRPr="004A340E">
        <w:rPr>
          <w:rFonts w:eastAsia="Times New Roman" w:cs="Arial"/>
          <w:b/>
          <w:bCs/>
          <w:color w:val="000000"/>
          <w:lang w:val="en-US" w:eastAsia="es-EC"/>
        </w:rPr>
        <w:t>texto</w:t>
      </w:r>
      <w:proofErr w:type="spellEnd"/>
    </w:p>
    <w:p w14:paraId="01324CB9" w14:textId="77777777" w:rsidR="004A340E" w:rsidRPr="004A340E" w:rsidRDefault="004A340E" w:rsidP="004A340E">
      <w:pPr>
        <w:pStyle w:val="Prrafodelista"/>
        <w:shd w:val="clear" w:color="auto" w:fill="FFFFFF"/>
        <w:ind w:firstLine="0"/>
        <w:jc w:val="left"/>
        <w:rPr>
          <w:rFonts w:ascii="Consolas" w:eastAsia="Times New Roman" w:hAnsi="Consolas"/>
          <w:color w:val="000000"/>
          <w:sz w:val="21"/>
          <w:szCs w:val="21"/>
          <w:lang w:val="en-US" w:eastAsia="es-EC"/>
        </w:rPr>
      </w:pPr>
      <w:r w:rsidRPr="004A340E">
        <w:rPr>
          <w:rFonts w:ascii="Consolas" w:eastAsia="Times New Roman" w:hAnsi="Consolas"/>
          <w:color w:val="000000"/>
          <w:sz w:val="21"/>
          <w:szCs w:val="21"/>
          <w:lang w:val="en-US" w:eastAsia="es-EC"/>
        </w:rPr>
        <w:t>vectorizer </w:t>
      </w:r>
      <w:r w:rsidRPr="004A340E">
        <w:rPr>
          <w:rFonts w:ascii="Consolas" w:eastAsia="Times New Roman" w:hAnsi="Consolas"/>
          <w:color w:val="D4D4D4"/>
          <w:sz w:val="21"/>
          <w:szCs w:val="21"/>
          <w:lang w:val="en-US" w:eastAsia="es-EC"/>
        </w:rPr>
        <w:t>=</w:t>
      </w:r>
      <w:r w:rsidRPr="004A340E">
        <w:rPr>
          <w:rFonts w:ascii="Consolas" w:eastAsia="Times New Roman" w:hAnsi="Consolas"/>
          <w:color w:val="000000"/>
          <w:sz w:val="21"/>
          <w:szCs w:val="21"/>
          <w:lang w:val="en-US" w:eastAsia="es-EC"/>
        </w:rPr>
        <w:t> </w:t>
      </w:r>
      <w:proofErr w:type="gramStart"/>
      <w:r w:rsidRPr="004A340E">
        <w:rPr>
          <w:rFonts w:ascii="Consolas" w:eastAsia="Times New Roman" w:hAnsi="Consolas"/>
          <w:color w:val="000000"/>
          <w:sz w:val="21"/>
          <w:szCs w:val="21"/>
          <w:lang w:val="en-US" w:eastAsia="es-EC"/>
        </w:rPr>
        <w:t>TfidfVectorizer(</w:t>
      </w:r>
      <w:proofErr w:type="gramEnd"/>
      <w:r w:rsidRPr="004A340E">
        <w:rPr>
          <w:rFonts w:ascii="Consolas" w:eastAsia="Times New Roman" w:hAnsi="Consolas"/>
          <w:color w:val="9CDCFE"/>
          <w:sz w:val="21"/>
          <w:szCs w:val="21"/>
          <w:lang w:val="en-US" w:eastAsia="es-EC"/>
        </w:rPr>
        <w:t>max_features</w:t>
      </w:r>
      <w:r w:rsidRPr="004A340E">
        <w:rPr>
          <w:rFonts w:ascii="Consolas" w:eastAsia="Times New Roman" w:hAnsi="Consolas"/>
          <w:color w:val="D4D4D4"/>
          <w:sz w:val="21"/>
          <w:szCs w:val="21"/>
          <w:lang w:val="en-US" w:eastAsia="es-EC"/>
        </w:rPr>
        <w:t>=</w:t>
      </w:r>
      <w:r w:rsidRPr="004A340E">
        <w:rPr>
          <w:rFonts w:ascii="Consolas" w:eastAsia="Times New Roman" w:hAnsi="Consolas"/>
          <w:color w:val="B5CEA8"/>
          <w:sz w:val="21"/>
          <w:szCs w:val="21"/>
          <w:lang w:val="en-US" w:eastAsia="es-EC"/>
        </w:rPr>
        <w:t>2500</w:t>
      </w:r>
      <w:r w:rsidRPr="004A340E">
        <w:rPr>
          <w:rFonts w:ascii="Consolas" w:eastAsia="Times New Roman" w:hAnsi="Consolas"/>
          <w:color w:val="000000"/>
          <w:sz w:val="21"/>
          <w:szCs w:val="21"/>
          <w:lang w:val="en-US" w:eastAsia="es-EC"/>
        </w:rPr>
        <w:t>, </w:t>
      </w:r>
      <w:r w:rsidRPr="004A340E">
        <w:rPr>
          <w:rFonts w:ascii="Consolas" w:eastAsia="Times New Roman" w:hAnsi="Consolas"/>
          <w:color w:val="9CDCFE"/>
          <w:sz w:val="21"/>
          <w:szCs w:val="21"/>
          <w:lang w:val="en-US" w:eastAsia="es-EC"/>
        </w:rPr>
        <w:t>min_df</w:t>
      </w:r>
      <w:r w:rsidRPr="004A340E">
        <w:rPr>
          <w:rFonts w:ascii="Consolas" w:eastAsia="Times New Roman" w:hAnsi="Consolas"/>
          <w:color w:val="D4D4D4"/>
          <w:sz w:val="21"/>
          <w:szCs w:val="21"/>
          <w:lang w:val="en-US" w:eastAsia="es-EC"/>
        </w:rPr>
        <w:t>=</w:t>
      </w:r>
      <w:r w:rsidRPr="004A340E">
        <w:rPr>
          <w:rFonts w:ascii="Consolas" w:eastAsia="Times New Roman" w:hAnsi="Consolas"/>
          <w:color w:val="B5CEA8"/>
          <w:sz w:val="21"/>
          <w:szCs w:val="21"/>
          <w:lang w:val="en-US" w:eastAsia="es-EC"/>
        </w:rPr>
        <w:t>7</w:t>
      </w:r>
      <w:r w:rsidRPr="004A340E">
        <w:rPr>
          <w:rFonts w:ascii="Consolas" w:eastAsia="Times New Roman" w:hAnsi="Consolas"/>
          <w:color w:val="000000"/>
          <w:sz w:val="21"/>
          <w:szCs w:val="21"/>
          <w:lang w:val="en-US" w:eastAsia="es-EC"/>
        </w:rPr>
        <w:t>, </w:t>
      </w:r>
      <w:r w:rsidRPr="004A340E">
        <w:rPr>
          <w:rFonts w:ascii="Consolas" w:eastAsia="Times New Roman" w:hAnsi="Consolas"/>
          <w:color w:val="9CDCFE"/>
          <w:sz w:val="21"/>
          <w:szCs w:val="21"/>
          <w:lang w:val="en-US" w:eastAsia="es-EC"/>
        </w:rPr>
        <w:t>max_df</w:t>
      </w:r>
      <w:r w:rsidRPr="004A340E">
        <w:rPr>
          <w:rFonts w:ascii="Consolas" w:eastAsia="Times New Roman" w:hAnsi="Consolas"/>
          <w:color w:val="D4D4D4"/>
          <w:sz w:val="21"/>
          <w:szCs w:val="21"/>
          <w:lang w:val="en-US" w:eastAsia="es-EC"/>
        </w:rPr>
        <w:t>=</w:t>
      </w:r>
      <w:r w:rsidRPr="004A340E">
        <w:rPr>
          <w:rFonts w:ascii="Consolas" w:eastAsia="Times New Roman" w:hAnsi="Consolas"/>
          <w:color w:val="B5CEA8"/>
          <w:sz w:val="21"/>
          <w:szCs w:val="21"/>
          <w:lang w:val="en-US" w:eastAsia="es-EC"/>
        </w:rPr>
        <w:t>0.8</w:t>
      </w:r>
      <w:r w:rsidRPr="004A340E">
        <w:rPr>
          <w:rFonts w:ascii="Consolas" w:eastAsia="Times New Roman" w:hAnsi="Consolas"/>
          <w:color w:val="000000"/>
          <w:sz w:val="21"/>
          <w:szCs w:val="21"/>
          <w:lang w:val="en-US" w:eastAsia="es-EC"/>
        </w:rPr>
        <w:t>)</w:t>
      </w:r>
    </w:p>
    <w:p w14:paraId="01B601F1" w14:textId="77777777" w:rsidR="004A340E" w:rsidRPr="004A340E" w:rsidRDefault="004A340E" w:rsidP="004A340E">
      <w:pPr>
        <w:pStyle w:val="Prrafodelista"/>
        <w:shd w:val="clear" w:color="auto" w:fill="FFFFFF"/>
        <w:ind w:firstLine="0"/>
        <w:jc w:val="left"/>
        <w:rPr>
          <w:rFonts w:ascii="Consolas" w:eastAsia="Times New Roman" w:hAnsi="Consolas"/>
          <w:color w:val="000000"/>
          <w:sz w:val="21"/>
          <w:szCs w:val="21"/>
          <w:lang w:val="en-US" w:eastAsia="es-EC"/>
        </w:rPr>
      </w:pPr>
      <w:r w:rsidRPr="004A340E">
        <w:rPr>
          <w:rFonts w:ascii="Consolas" w:eastAsia="Times New Roman" w:hAnsi="Consolas"/>
          <w:color w:val="000000"/>
          <w:sz w:val="21"/>
          <w:szCs w:val="21"/>
          <w:lang w:val="en-US" w:eastAsia="es-EC"/>
        </w:rPr>
        <w:t>processed_features_vector </w:t>
      </w:r>
      <w:r w:rsidRPr="004A340E">
        <w:rPr>
          <w:rFonts w:ascii="Consolas" w:eastAsia="Times New Roman" w:hAnsi="Consolas"/>
          <w:color w:val="D4D4D4"/>
          <w:sz w:val="21"/>
          <w:szCs w:val="21"/>
          <w:lang w:val="en-US" w:eastAsia="es-EC"/>
        </w:rPr>
        <w:t>=</w:t>
      </w:r>
      <w:r w:rsidRPr="004A340E">
        <w:rPr>
          <w:rFonts w:ascii="Consolas" w:eastAsia="Times New Roman" w:hAnsi="Consolas"/>
          <w:color w:val="000000"/>
          <w:sz w:val="21"/>
          <w:szCs w:val="21"/>
          <w:lang w:val="en-US" w:eastAsia="es-EC"/>
        </w:rPr>
        <w:t> vectorizer.fit_transform(processed_features</w:t>
      </w:r>
      <w:proofErr w:type="gramStart"/>
      <w:r w:rsidRPr="004A340E">
        <w:rPr>
          <w:rFonts w:ascii="Consolas" w:eastAsia="Times New Roman" w:hAnsi="Consolas"/>
          <w:color w:val="000000"/>
          <w:sz w:val="21"/>
          <w:szCs w:val="21"/>
          <w:lang w:val="en-US" w:eastAsia="es-EC"/>
        </w:rPr>
        <w:t>).toarray</w:t>
      </w:r>
      <w:proofErr w:type="gramEnd"/>
      <w:r w:rsidRPr="004A340E">
        <w:rPr>
          <w:rFonts w:ascii="Consolas" w:eastAsia="Times New Roman" w:hAnsi="Consolas"/>
          <w:color w:val="000000"/>
          <w:sz w:val="21"/>
          <w:szCs w:val="21"/>
          <w:lang w:val="en-US" w:eastAsia="es-EC"/>
        </w:rPr>
        <w:t>()</w:t>
      </w:r>
    </w:p>
    <w:p w14:paraId="5A408284" w14:textId="77777777" w:rsidR="004A340E" w:rsidRPr="004A340E" w:rsidRDefault="004A340E" w:rsidP="004A340E">
      <w:pPr>
        <w:pStyle w:val="Prrafodelista"/>
        <w:shd w:val="clear" w:color="auto" w:fill="FFFFFF"/>
        <w:ind w:firstLine="0"/>
        <w:jc w:val="left"/>
        <w:rPr>
          <w:rFonts w:eastAsia="Times New Roman" w:cs="Arial"/>
          <w:color w:val="000000"/>
          <w:lang w:val="en-US" w:eastAsia="es-EC"/>
        </w:rPr>
      </w:pPr>
    </w:p>
    <w:sectPr w:rsidR="004A340E" w:rsidRPr="004A340E" w:rsidSect="006D4D9C">
      <w:type w:val="continuous"/>
      <w:pgSz w:w="11906" w:h="16838"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8" w:author="MARIA DEL CARMEN CABRERA LOAYZA" w:date="2021-01-12T15:18:00Z" w:initials="MDCCL">
    <w:p w14:paraId="3FD373D2" w14:textId="679BCDFF" w:rsidR="00F367BC" w:rsidRDefault="00F367BC">
      <w:pPr>
        <w:pStyle w:val="Textocomentario"/>
      </w:pPr>
      <w:r>
        <w:rPr>
          <w:rStyle w:val="Refdecomentario"/>
        </w:rPr>
        <w:annotationRef/>
      </w:r>
      <w:r>
        <w:t xml:space="preserve">Repetir el nombre de las columnas de la tabla en cada página </w:t>
      </w:r>
    </w:p>
  </w:comment>
  <w:comment w:id="66" w:author="IVO ANDRES ASTUDILLO BUSTAMANTE" w:date="2021-01-19T03:44:00Z" w:initials="IAAB">
    <w:p w14:paraId="238A3751" w14:textId="5FED234C" w:rsidR="00F367BC" w:rsidRDefault="00F367BC">
      <w:pPr>
        <w:pStyle w:val="Textocomentario"/>
      </w:pPr>
      <w:r>
        <w:rPr>
          <w:rStyle w:val="Refdecomentario"/>
        </w:rPr>
        <w:annotationRef/>
      </w:r>
      <w:r>
        <w:t>Completar al terminar el capítulo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D373D2" w15:done="1"/>
  <w15:commentEx w15:paraId="238A37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83C5C" w16cex:dateUtc="2021-01-12T20:18:00Z"/>
  <w16cex:commentExtensible w16cex:durableId="23B0D429" w16cex:dateUtc="2021-01-19T08: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D373D2" w16cid:durableId="23A83C5C"/>
  <w16cid:commentId w16cid:paraId="238A3751" w16cid:durableId="23B0D4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529F2D" w14:textId="77777777" w:rsidR="00587A19" w:rsidRDefault="00587A19" w:rsidP="00202E9D">
      <w:pPr>
        <w:spacing w:line="240" w:lineRule="auto"/>
      </w:pPr>
      <w:r>
        <w:separator/>
      </w:r>
    </w:p>
  </w:endnote>
  <w:endnote w:type="continuationSeparator" w:id="0">
    <w:p w14:paraId="33B1E66F" w14:textId="77777777" w:rsidR="00587A19" w:rsidRDefault="00587A19" w:rsidP="00202E9D">
      <w:pPr>
        <w:spacing w:line="240" w:lineRule="auto"/>
      </w:pPr>
      <w:r>
        <w:continuationSeparator/>
      </w:r>
    </w:p>
  </w:endnote>
  <w:endnote w:type="continuationNotice" w:id="1">
    <w:p w14:paraId="593D2681" w14:textId="77777777" w:rsidR="00587A19" w:rsidRDefault="00587A1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8BAAF" w14:textId="77777777" w:rsidR="00F367BC" w:rsidRDefault="00F367BC" w:rsidP="008B7366">
    <w:pPr>
      <w:pStyle w:val="Piedepgina"/>
      <w:tabs>
        <w:tab w:val="clear" w:pos="4513"/>
        <w:tab w:val="clear" w:pos="9026"/>
        <w:tab w:val="left" w:pos="542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F1BB11" w14:textId="77777777" w:rsidR="00587A19" w:rsidRDefault="00587A19" w:rsidP="00202E9D">
      <w:pPr>
        <w:spacing w:line="240" w:lineRule="auto"/>
      </w:pPr>
      <w:r>
        <w:separator/>
      </w:r>
    </w:p>
  </w:footnote>
  <w:footnote w:type="continuationSeparator" w:id="0">
    <w:p w14:paraId="54257ACB" w14:textId="77777777" w:rsidR="00587A19" w:rsidRDefault="00587A19" w:rsidP="00202E9D">
      <w:pPr>
        <w:spacing w:line="240" w:lineRule="auto"/>
      </w:pPr>
      <w:r>
        <w:continuationSeparator/>
      </w:r>
    </w:p>
  </w:footnote>
  <w:footnote w:type="continuationNotice" w:id="1">
    <w:p w14:paraId="2C01FFDA" w14:textId="77777777" w:rsidR="00587A19" w:rsidRDefault="00587A1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1044478"/>
      <w:docPartObj>
        <w:docPartGallery w:val="Page Numbers (Top of Page)"/>
        <w:docPartUnique/>
      </w:docPartObj>
    </w:sdtPr>
    <w:sdtEndPr/>
    <w:sdtContent>
      <w:p w14:paraId="7159979B" w14:textId="2325A672" w:rsidR="00F367BC" w:rsidRDefault="00F367BC">
        <w:pPr>
          <w:pStyle w:val="Encabezado"/>
          <w:jc w:val="right"/>
        </w:pPr>
        <w:r>
          <w:fldChar w:fldCharType="begin"/>
        </w:r>
        <w:r>
          <w:instrText>PAGE   \* MERGEFORMAT</w:instrText>
        </w:r>
        <w:r>
          <w:fldChar w:fldCharType="separate"/>
        </w:r>
        <w:r>
          <w:rPr>
            <w:lang w:val="es-ES"/>
          </w:rPr>
          <w:t>2</w:t>
        </w:r>
        <w:r>
          <w:fldChar w:fldCharType="end"/>
        </w:r>
      </w:p>
    </w:sdtContent>
  </w:sdt>
  <w:p w14:paraId="66FB64F2" w14:textId="77777777" w:rsidR="00F367BC" w:rsidRDefault="00F367B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00926"/>
    <w:multiLevelType w:val="multilevel"/>
    <w:tmpl w:val="3EE41EB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1288" w:hanging="720"/>
      </w:pPr>
      <w:rPr>
        <w:rFonts w:ascii="Arial" w:hAnsi="Arial" w:cs="Arial" w:hint="default"/>
        <w:b/>
        <w:bCs/>
        <w:i w:val="0"/>
        <w:iCs/>
        <w:color w:val="auto"/>
        <w:sz w:val="22"/>
        <w:szCs w:val="22"/>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D32FDC"/>
    <w:multiLevelType w:val="multilevel"/>
    <w:tmpl w:val="ADB0A9B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746D0D"/>
    <w:multiLevelType w:val="hybridMultilevel"/>
    <w:tmpl w:val="A4D4D508"/>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 w15:restartNumberingAfterBreak="0">
    <w:nsid w:val="08957A32"/>
    <w:multiLevelType w:val="hybridMultilevel"/>
    <w:tmpl w:val="168448B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 w15:restartNumberingAfterBreak="0">
    <w:nsid w:val="13E31919"/>
    <w:multiLevelType w:val="hybridMultilevel"/>
    <w:tmpl w:val="2AEC1F0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267A6052"/>
    <w:multiLevelType w:val="multilevel"/>
    <w:tmpl w:val="5DC6E074"/>
    <w:lvl w:ilvl="0">
      <w:start w:val="1"/>
      <w:numFmt w:val="decimal"/>
      <w:lvlText w:val="%1."/>
      <w:lvlJc w:val="left"/>
      <w:pPr>
        <w:ind w:left="360" w:hanging="360"/>
      </w:pPr>
      <w:rPr>
        <w:rFonts w:hint="default"/>
      </w:rPr>
    </w:lvl>
    <w:lvl w:ilvl="1">
      <w:start w:val="1"/>
      <w:numFmt w:val="decimal"/>
      <w:lvlText w:val="%1.%2."/>
      <w:lvlJc w:val="left"/>
      <w:pPr>
        <w:ind w:left="936" w:hanging="720"/>
      </w:pPr>
      <w:rPr>
        <w:rFonts w:hint="default"/>
      </w:rPr>
    </w:lvl>
    <w:lvl w:ilvl="2">
      <w:start w:val="1"/>
      <w:numFmt w:val="decimal"/>
      <w:lvlText w:val="%1.%2.%3."/>
      <w:lvlJc w:val="left"/>
      <w:pPr>
        <w:ind w:left="1152" w:hanging="720"/>
      </w:pPr>
      <w:rPr>
        <w:rFonts w:ascii="Arial" w:hAnsi="Arial" w:cs="Arial" w:hint="default"/>
      </w:rPr>
    </w:lvl>
    <w:lvl w:ilvl="3">
      <w:start w:val="1"/>
      <w:numFmt w:val="decimal"/>
      <w:lvlText w:val="%1.%2.%3.%4."/>
      <w:lvlJc w:val="left"/>
      <w:pPr>
        <w:ind w:left="1728" w:hanging="108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528" w:hanging="1800"/>
      </w:pPr>
      <w:rPr>
        <w:rFonts w:hint="default"/>
      </w:rPr>
    </w:lvl>
  </w:abstractNum>
  <w:abstractNum w:abstractNumId="6" w15:restartNumberingAfterBreak="0">
    <w:nsid w:val="274C3B62"/>
    <w:multiLevelType w:val="hybridMultilevel"/>
    <w:tmpl w:val="0430DF2E"/>
    <w:lvl w:ilvl="0" w:tplc="300A0001">
      <w:start w:val="1"/>
      <w:numFmt w:val="bullet"/>
      <w:lvlText w:val=""/>
      <w:lvlJc w:val="left"/>
      <w:pPr>
        <w:ind w:left="720" w:hanging="360"/>
      </w:pPr>
      <w:rPr>
        <w:rFonts w:ascii="Symbol" w:hAnsi="Symbol" w:hint="default"/>
      </w:rPr>
    </w:lvl>
    <w:lvl w:ilvl="1" w:tplc="300A0001">
      <w:start w:val="1"/>
      <w:numFmt w:val="bullet"/>
      <w:lvlText w:val=""/>
      <w:lvlJc w:val="left"/>
      <w:pPr>
        <w:ind w:left="1440" w:hanging="360"/>
      </w:pPr>
      <w:rPr>
        <w:rFonts w:ascii="Symbol" w:hAnsi="Symbol"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37B7332A"/>
    <w:multiLevelType w:val="multilevel"/>
    <w:tmpl w:val="9F7A93B6"/>
    <w:lvl w:ilvl="0">
      <w:start w:val="1"/>
      <w:numFmt w:val="decimal"/>
      <w:lvlText w:val="%1."/>
      <w:lvlJc w:val="left"/>
      <w:pPr>
        <w:ind w:left="360" w:hanging="360"/>
      </w:pPr>
      <w:rPr>
        <w:rFonts w:hint="default"/>
      </w:rPr>
    </w:lvl>
    <w:lvl w:ilvl="1">
      <w:start w:val="1"/>
      <w:numFmt w:val="decimal"/>
      <w:pStyle w:val="TDC2"/>
      <w:lvlText w:val="%1.%2."/>
      <w:lvlJc w:val="left"/>
      <w:pPr>
        <w:ind w:left="936" w:hanging="720"/>
      </w:pPr>
      <w:rPr>
        <w:rFonts w:hint="default"/>
      </w:rPr>
    </w:lvl>
    <w:lvl w:ilvl="2">
      <w:start w:val="1"/>
      <w:numFmt w:val="decimal"/>
      <w:pStyle w:val="TDC3"/>
      <w:lvlText w:val="%1.%2.%3."/>
      <w:lvlJc w:val="left"/>
      <w:pPr>
        <w:ind w:left="1152" w:hanging="720"/>
      </w:pPr>
      <w:rPr>
        <w:rFonts w:ascii="Arial" w:hAnsi="Arial" w:cs="Arial" w:hint="default"/>
        <w:i/>
        <w:iCs/>
      </w:rPr>
    </w:lvl>
    <w:lvl w:ilvl="3">
      <w:start w:val="1"/>
      <w:numFmt w:val="decimal"/>
      <w:lvlText w:val="%1.%2.%3.%4."/>
      <w:lvlJc w:val="left"/>
      <w:pPr>
        <w:ind w:left="1728" w:hanging="108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528" w:hanging="1800"/>
      </w:pPr>
      <w:rPr>
        <w:rFonts w:hint="default"/>
      </w:rPr>
    </w:lvl>
  </w:abstractNum>
  <w:abstractNum w:abstractNumId="8" w15:restartNumberingAfterBreak="0">
    <w:nsid w:val="4A124A85"/>
    <w:multiLevelType w:val="hybridMultilevel"/>
    <w:tmpl w:val="21E48700"/>
    <w:lvl w:ilvl="0" w:tplc="300A0019">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507617BB"/>
    <w:multiLevelType w:val="hybridMultilevel"/>
    <w:tmpl w:val="34C00D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513B0C51"/>
    <w:multiLevelType w:val="multilevel"/>
    <w:tmpl w:val="88B2B2C4"/>
    <w:lvl w:ilvl="0">
      <w:start w:val="1"/>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1" w15:restartNumberingAfterBreak="0">
    <w:nsid w:val="558F232E"/>
    <w:multiLevelType w:val="hybridMultilevel"/>
    <w:tmpl w:val="B49C48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64277977"/>
    <w:multiLevelType w:val="hybridMultilevel"/>
    <w:tmpl w:val="43184F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6FEB601D"/>
    <w:multiLevelType w:val="hybridMultilevel"/>
    <w:tmpl w:val="1AD4B4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73171414"/>
    <w:multiLevelType w:val="hybridMultilevel"/>
    <w:tmpl w:val="BEAAFABC"/>
    <w:lvl w:ilvl="0" w:tplc="C30EA512">
      <w:start w:val="1"/>
      <w:numFmt w:val="lowerLetter"/>
      <w:lvlText w:val="%1."/>
      <w:lvlJc w:val="left"/>
      <w:pPr>
        <w:ind w:left="720" w:hanging="360"/>
      </w:pPr>
      <w:rPr>
        <w:b/>
        <w:bCs/>
        <w:i/>
        <w:i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74A832A6"/>
    <w:multiLevelType w:val="hybridMultilevel"/>
    <w:tmpl w:val="6FB87F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750D3609"/>
    <w:multiLevelType w:val="hybridMultilevel"/>
    <w:tmpl w:val="7CF2DE0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7"/>
  </w:num>
  <w:num w:numId="4">
    <w:abstractNumId w:val="3"/>
  </w:num>
  <w:num w:numId="5">
    <w:abstractNumId w:val="10"/>
  </w:num>
  <w:num w:numId="6">
    <w:abstractNumId w:val="11"/>
  </w:num>
  <w:num w:numId="7">
    <w:abstractNumId w:val="2"/>
  </w:num>
  <w:num w:numId="8">
    <w:abstractNumId w:val="1"/>
  </w:num>
  <w:num w:numId="9">
    <w:abstractNumId w:val="4"/>
  </w:num>
  <w:num w:numId="10">
    <w:abstractNumId w:val="6"/>
  </w:num>
  <w:num w:numId="11">
    <w:abstractNumId w:val="16"/>
  </w:num>
  <w:num w:numId="12">
    <w:abstractNumId w:val="15"/>
  </w:num>
  <w:num w:numId="13">
    <w:abstractNumId w:val="9"/>
  </w:num>
  <w:num w:numId="14">
    <w:abstractNumId w:val="13"/>
  </w:num>
  <w:num w:numId="15">
    <w:abstractNumId w:val="12"/>
  </w:num>
  <w:num w:numId="16">
    <w:abstractNumId w:val="14"/>
  </w:num>
  <w:num w:numId="17">
    <w:abstractNumId w:val="8"/>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IA DEL CARMEN CABRERA LOAYZA">
    <w15:presenceInfo w15:providerId="AD" w15:userId="S::mccabrerax@utpl.edu.ec::65aa9631-8daf-4661-8c95-6e6796f755d2"/>
  </w15:person>
  <w15:person w15:author="IVO ANDRES ASTUDILLO BUSTAMANTE">
    <w15:presenceInfo w15:providerId="None" w15:userId="IVO ANDRES ASTUDILLO BUSTAMANT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2BA1"/>
    <w:rsid w:val="00000F97"/>
    <w:rsid w:val="000011A2"/>
    <w:rsid w:val="0000148D"/>
    <w:rsid w:val="00001FD0"/>
    <w:rsid w:val="00002540"/>
    <w:rsid w:val="000038AF"/>
    <w:rsid w:val="00003B01"/>
    <w:rsid w:val="0000400F"/>
    <w:rsid w:val="000046C5"/>
    <w:rsid w:val="000049D0"/>
    <w:rsid w:val="00004D8C"/>
    <w:rsid w:val="000056F1"/>
    <w:rsid w:val="00005739"/>
    <w:rsid w:val="00005A59"/>
    <w:rsid w:val="00005E9B"/>
    <w:rsid w:val="00005FC0"/>
    <w:rsid w:val="00006DA2"/>
    <w:rsid w:val="00006ED6"/>
    <w:rsid w:val="000073AA"/>
    <w:rsid w:val="00007405"/>
    <w:rsid w:val="00007C2E"/>
    <w:rsid w:val="00007D92"/>
    <w:rsid w:val="000105FA"/>
    <w:rsid w:val="00010ADE"/>
    <w:rsid w:val="00010B2E"/>
    <w:rsid w:val="00011286"/>
    <w:rsid w:val="00012A9F"/>
    <w:rsid w:val="00012CBF"/>
    <w:rsid w:val="00012D0F"/>
    <w:rsid w:val="00012D86"/>
    <w:rsid w:val="00012DF2"/>
    <w:rsid w:val="000131A1"/>
    <w:rsid w:val="000137D7"/>
    <w:rsid w:val="0001467D"/>
    <w:rsid w:val="000155A3"/>
    <w:rsid w:val="000156A1"/>
    <w:rsid w:val="00015D18"/>
    <w:rsid w:val="00015D85"/>
    <w:rsid w:val="00015FDA"/>
    <w:rsid w:val="000161A4"/>
    <w:rsid w:val="00016312"/>
    <w:rsid w:val="000163D3"/>
    <w:rsid w:val="00016805"/>
    <w:rsid w:val="0001701B"/>
    <w:rsid w:val="00017402"/>
    <w:rsid w:val="000174C3"/>
    <w:rsid w:val="0001771B"/>
    <w:rsid w:val="00017936"/>
    <w:rsid w:val="00017C48"/>
    <w:rsid w:val="000200D6"/>
    <w:rsid w:val="00020F5E"/>
    <w:rsid w:val="00020F8C"/>
    <w:rsid w:val="00021236"/>
    <w:rsid w:val="000214B8"/>
    <w:rsid w:val="00021729"/>
    <w:rsid w:val="00021D14"/>
    <w:rsid w:val="00022015"/>
    <w:rsid w:val="000221F9"/>
    <w:rsid w:val="0002277E"/>
    <w:rsid w:val="00022959"/>
    <w:rsid w:val="00022DD1"/>
    <w:rsid w:val="00022FE6"/>
    <w:rsid w:val="00023041"/>
    <w:rsid w:val="000234E2"/>
    <w:rsid w:val="00023B38"/>
    <w:rsid w:val="00023CB4"/>
    <w:rsid w:val="00024B5B"/>
    <w:rsid w:val="00024ED4"/>
    <w:rsid w:val="0002523D"/>
    <w:rsid w:val="00025E7B"/>
    <w:rsid w:val="0002678B"/>
    <w:rsid w:val="0002738C"/>
    <w:rsid w:val="00027510"/>
    <w:rsid w:val="00027E7F"/>
    <w:rsid w:val="00030A86"/>
    <w:rsid w:val="0003174E"/>
    <w:rsid w:val="0003190C"/>
    <w:rsid w:val="0003209F"/>
    <w:rsid w:val="00032364"/>
    <w:rsid w:val="00032AA0"/>
    <w:rsid w:val="00032D19"/>
    <w:rsid w:val="00032D65"/>
    <w:rsid w:val="00033188"/>
    <w:rsid w:val="00033A6E"/>
    <w:rsid w:val="00033D21"/>
    <w:rsid w:val="000340AB"/>
    <w:rsid w:val="000343AF"/>
    <w:rsid w:val="00034586"/>
    <w:rsid w:val="00034614"/>
    <w:rsid w:val="00034AA0"/>
    <w:rsid w:val="00034B0C"/>
    <w:rsid w:val="00034B40"/>
    <w:rsid w:val="00035203"/>
    <w:rsid w:val="00035906"/>
    <w:rsid w:val="000362B0"/>
    <w:rsid w:val="00036366"/>
    <w:rsid w:val="0003639A"/>
    <w:rsid w:val="00036B65"/>
    <w:rsid w:val="000371A9"/>
    <w:rsid w:val="00037629"/>
    <w:rsid w:val="00040292"/>
    <w:rsid w:val="000404D8"/>
    <w:rsid w:val="00040B1D"/>
    <w:rsid w:val="00041338"/>
    <w:rsid w:val="000421C4"/>
    <w:rsid w:val="00042433"/>
    <w:rsid w:val="00042599"/>
    <w:rsid w:val="0004268B"/>
    <w:rsid w:val="00042BEB"/>
    <w:rsid w:val="00043453"/>
    <w:rsid w:val="000438B1"/>
    <w:rsid w:val="00043C40"/>
    <w:rsid w:val="00044CEE"/>
    <w:rsid w:val="000450E6"/>
    <w:rsid w:val="00045996"/>
    <w:rsid w:val="00045F75"/>
    <w:rsid w:val="00046D07"/>
    <w:rsid w:val="000472FF"/>
    <w:rsid w:val="00050D71"/>
    <w:rsid w:val="00050F27"/>
    <w:rsid w:val="0005105F"/>
    <w:rsid w:val="00051785"/>
    <w:rsid w:val="000519DB"/>
    <w:rsid w:val="00051B17"/>
    <w:rsid w:val="00051F37"/>
    <w:rsid w:val="00052282"/>
    <w:rsid w:val="00052464"/>
    <w:rsid w:val="0005256E"/>
    <w:rsid w:val="00052F5C"/>
    <w:rsid w:val="00053D6A"/>
    <w:rsid w:val="00053F86"/>
    <w:rsid w:val="000542B9"/>
    <w:rsid w:val="0005489C"/>
    <w:rsid w:val="000550A0"/>
    <w:rsid w:val="0005557F"/>
    <w:rsid w:val="00055F1D"/>
    <w:rsid w:val="00056164"/>
    <w:rsid w:val="0005635C"/>
    <w:rsid w:val="00056414"/>
    <w:rsid w:val="00056879"/>
    <w:rsid w:val="000572AC"/>
    <w:rsid w:val="000575BF"/>
    <w:rsid w:val="00057E05"/>
    <w:rsid w:val="00057F54"/>
    <w:rsid w:val="0006039F"/>
    <w:rsid w:val="00060A98"/>
    <w:rsid w:val="00060BD6"/>
    <w:rsid w:val="00060F63"/>
    <w:rsid w:val="000610A0"/>
    <w:rsid w:val="0006158E"/>
    <w:rsid w:val="00061D1E"/>
    <w:rsid w:val="000622DE"/>
    <w:rsid w:val="0006272D"/>
    <w:rsid w:val="0006305B"/>
    <w:rsid w:val="000631E1"/>
    <w:rsid w:val="000632AC"/>
    <w:rsid w:val="0006378E"/>
    <w:rsid w:val="00063815"/>
    <w:rsid w:val="00063BEF"/>
    <w:rsid w:val="000640EE"/>
    <w:rsid w:val="000641E8"/>
    <w:rsid w:val="00064D90"/>
    <w:rsid w:val="00065BF7"/>
    <w:rsid w:val="00065D82"/>
    <w:rsid w:val="00065DC2"/>
    <w:rsid w:val="00065F59"/>
    <w:rsid w:val="00066495"/>
    <w:rsid w:val="000668B8"/>
    <w:rsid w:val="000670C9"/>
    <w:rsid w:val="00067375"/>
    <w:rsid w:val="00067510"/>
    <w:rsid w:val="00067978"/>
    <w:rsid w:val="00067979"/>
    <w:rsid w:val="00067A4E"/>
    <w:rsid w:val="000704F9"/>
    <w:rsid w:val="00070CE4"/>
    <w:rsid w:val="00071154"/>
    <w:rsid w:val="000712A8"/>
    <w:rsid w:val="000721C8"/>
    <w:rsid w:val="000728AF"/>
    <w:rsid w:val="000731F3"/>
    <w:rsid w:val="000737D6"/>
    <w:rsid w:val="00073935"/>
    <w:rsid w:val="000741C2"/>
    <w:rsid w:val="00074D2B"/>
    <w:rsid w:val="000754C1"/>
    <w:rsid w:val="000767EA"/>
    <w:rsid w:val="00076AFE"/>
    <w:rsid w:val="00076BBE"/>
    <w:rsid w:val="00076C1C"/>
    <w:rsid w:val="00076DAE"/>
    <w:rsid w:val="00077075"/>
    <w:rsid w:val="000778BE"/>
    <w:rsid w:val="00077F09"/>
    <w:rsid w:val="000800D5"/>
    <w:rsid w:val="00080DDB"/>
    <w:rsid w:val="00080E80"/>
    <w:rsid w:val="00080F04"/>
    <w:rsid w:val="000816E1"/>
    <w:rsid w:val="00081CDD"/>
    <w:rsid w:val="0008208A"/>
    <w:rsid w:val="00082540"/>
    <w:rsid w:val="0008275E"/>
    <w:rsid w:val="0008301D"/>
    <w:rsid w:val="00083666"/>
    <w:rsid w:val="00083A52"/>
    <w:rsid w:val="00083C89"/>
    <w:rsid w:val="0008468D"/>
    <w:rsid w:val="000847B1"/>
    <w:rsid w:val="00084A0D"/>
    <w:rsid w:val="00085311"/>
    <w:rsid w:val="000855F6"/>
    <w:rsid w:val="000861E9"/>
    <w:rsid w:val="0008665C"/>
    <w:rsid w:val="0008677F"/>
    <w:rsid w:val="00087178"/>
    <w:rsid w:val="000872DB"/>
    <w:rsid w:val="000874B0"/>
    <w:rsid w:val="00087582"/>
    <w:rsid w:val="00087A93"/>
    <w:rsid w:val="00087BC8"/>
    <w:rsid w:val="00087C1A"/>
    <w:rsid w:val="00087FBC"/>
    <w:rsid w:val="000900B3"/>
    <w:rsid w:val="000907EC"/>
    <w:rsid w:val="00090D52"/>
    <w:rsid w:val="00090F79"/>
    <w:rsid w:val="00091B58"/>
    <w:rsid w:val="00092442"/>
    <w:rsid w:val="00092606"/>
    <w:rsid w:val="00092F32"/>
    <w:rsid w:val="000932B9"/>
    <w:rsid w:val="0009364D"/>
    <w:rsid w:val="0009370E"/>
    <w:rsid w:val="00093920"/>
    <w:rsid w:val="00093A1C"/>
    <w:rsid w:val="00093AF4"/>
    <w:rsid w:val="00093ED7"/>
    <w:rsid w:val="00093EDD"/>
    <w:rsid w:val="00093F78"/>
    <w:rsid w:val="00094C5F"/>
    <w:rsid w:val="00095101"/>
    <w:rsid w:val="000951A3"/>
    <w:rsid w:val="00096392"/>
    <w:rsid w:val="00096BE0"/>
    <w:rsid w:val="00096C11"/>
    <w:rsid w:val="00096D40"/>
    <w:rsid w:val="00096D75"/>
    <w:rsid w:val="00097122"/>
    <w:rsid w:val="0009745F"/>
    <w:rsid w:val="0009762B"/>
    <w:rsid w:val="00097BD0"/>
    <w:rsid w:val="000A096F"/>
    <w:rsid w:val="000A162A"/>
    <w:rsid w:val="000A2228"/>
    <w:rsid w:val="000A22D6"/>
    <w:rsid w:val="000A2CC3"/>
    <w:rsid w:val="000A30CF"/>
    <w:rsid w:val="000A3207"/>
    <w:rsid w:val="000A3649"/>
    <w:rsid w:val="000A478C"/>
    <w:rsid w:val="000A48C5"/>
    <w:rsid w:val="000A51B9"/>
    <w:rsid w:val="000A5250"/>
    <w:rsid w:val="000A5953"/>
    <w:rsid w:val="000A5B81"/>
    <w:rsid w:val="000A6388"/>
    <w:rsid w:val="000A64C7"/>
    <w:rsid w:val="000A6D0E"/>
    <w:rsid w:val="000B01B8"/>
    <w:rsid w:val="000B0451"/>
    <w:rsid w:val="000B09E7"/>
    <w:rsid w:val="000B0C18"/>
    <w:rsid w:val="000B0F98"/>
    <w:rsid w:val="000B1552"/>
    <w:rsid w:val="000B1DDF"/>
    <w:rsid w:val="000B1E30"/>
    <w:rsid w:val="000B1F8C"/>
    <w:rsid w:val="000B1FB7"/>
    <w:rsid w:val="000B24C2"/>
    <w:rsid w:val="000B25FF"/>
    <w:rsid w:val="000B29E9"/>
    <w:rsid w:val="000B41F3"/>
    <w:rsid w:val="000B44AD"/>
    <w:rsid w:val="000B54D2"/>
    <w:rsid w:val="000B55C1"/>
    <w:rsid w:val="000B55EB"/>
    <w:rsid w:val="000B591A"/>
    <w:rsid w:val="000B5C9C"/>
    <w:rsid w:val="000B6778"/>
    <w:rsid w:val="000B69D9"/>
    <w:rsid w:val="000B6C27"/>
    <w:rsid w:val="000B6DDD"/>
    <w:rsid w:val="000B6F30"/>
    <w:rsid w:val="000B71F5"/>
    <w:rsid w:val="000B7615"/>
    <w:rsid w:val="000C023C"/>
    <w:rsid w:val="000C02B4"/>
    <w:rsid w:val="000C071F"/>
    <w:rsid w:val="000C0ACB"/>
    <w:rsid w:val="000C0B41"/>
    <w:rsid w:val="000C0DB3"/>
    <w:rsid w:val="000C0EE3"/>
    <w:rsid w:val="000C1541"/>
    <w:rsid w:val="000C1F78"/>
    <w:rsid w:val="000C217A"/>
    <w:rsid w:val="000C2483"/>
    <w:rsid w:val="000C2849"/>
    <w:rsid w:val="000C372F"/>
    <w:rsid w:val="000C37A8"/>
    <w:rsid w:val="000C398F"/>
    <w:rsid w:val="000C3D23"/>
    <w:rsid w:val="000C4145"/>
    <w:rsid w:val="000C4595"/>
    <w:rsid w:val="000C49F9"/>
    <w:rsid w:val="000C4C35"/>
    <w:rsid w:val="000C4D71"/>
    <w:rsid w:val="000C56EC"/>
    <w:rsid w:val="000C5D82"/>
    <w:rsid w:val="000C5E6A"/>
    <w:rsid w:val="000C639B"/>
    <w:rsid w:val="000C6410"/>
    <w:rsid w:val="000C6AF8"/>
    <w:rsid w:val="000C6F18"/>
    <w:rsid w:val="000C7573"/>
    <w:rsid w:val="000C76A4"/>
    <w:rsid w:val="000D07E2"/>
    <w:rsid w:val="000D0B50"/>
    <w:rsid w:val="000D10EF"/>
    <w:rsid w:val="000D1BE3"/>
    <w:rsid w:val="000D1E54"/>
    <w:rsid w:val="000D1F47"/>
    <w:rsid w:val="000D2740"/>
    <w:rsid w:val="000D27BF"/>
    <w:rsid w:val="000D28E0"/>
    <w:rsid w:val="000D2A0A"/>
    <w:rsid w:val="000D2ACA"/>
    <w:rsid w:val="000D2C35"/>
    <w:rsid w:val="000D33C9"/>
    <w:rsid w:val="000D356E"/>
    <w:rsid w:val="000D3606"/>
    <w:rsid w:val="000D436B"/>
    <w:rsid w:val="000D45CF"/>
    <w:rsid w:val="000D5E13"/>
    <w:rsid w:val="000D60B0"/>
    <w:rsid w:val="000D621A"/>
    <w:rsid w:val="000D693E"/>
    <w:rsid w:val="000D6996"/>
    <w:rsid w:val="000D76EB"/>
    <w:rsid w:val="000D7727"/>
    <w:rsid w:val="000D7E13"/>
    <w:rsid w:val="000D7F9E"/>
    <w:rsid w:val="000E0739"/>
    <w:rsid w:val="000E0DD8"/>
    <w:rsid w:val="000E0FE4"/>
    <w:rsid w:val="000E1878"/>
    <w:rsid w:val="000E1BAF"/>
    <w:rsid w:val="000E2836"/>
    <w:rsid w:val="000E2D0B"/>
    <w:rsid w:val="000E2DF8"/>
    <w:rsid w:val="000E2DFD"/>
    <w:rsid w:val="000E32E9"/>
    <w:rsid w:val="000E34A9"/>
    <w:rsid w:val="000E3507"/>
    <w:rsid w:val="000E35A9"/>
    <w:rsid w:val="000E4137"/>
    <w:rsid w:val="000E4777"/>
    <w:rsid w:val="000E47E9"/>
    <w:rsid w:val="000E4858"/>
    <w:rsid w:val="000E4BC0"/>
    <w:rsid w:val="000E567B"/>
    <w:rsid w:val="000E63F0"/>
    <w:rsid w:val="000E6977"/>
    <w:rsid w:val="000E6A59"/>
    <w:rsid w:val="000E70A5"/>
    <w:rsid w:val="000E7313"/>
    <w:rsid w:val="000E76BD"/>
    <w:rsid w:val="000E7984"/>
    <w:rsid w:val="000E7985"/>
    <w:rsid w:val="000E7ED8"/>
    <w:rsid w:val="000F0232"/>
    <w:rsid w:val="000F0A42"/>
    <w:rsid w:val="000F0C60"/>
    <w:rsid w:val="000F1AE1"/>
    <w:rsid w:val="000F1DB8"/>
    <w:rsid w:val="000F30E1"/>
    <w:rsid w:val="000F3141"/>
    <w:rsid w:val="000F3228"/>
    <w:rsid w:val="000F33EC"/>
    <w:rsid w:val="000F3CA5"/>
    <w:rsid w:val="000F3F83"/>
    <w:rsid w:val="000F41E1"/>
    <w:rsid w:val="000F4751"/>
    <w:rsid w:val="000F4792"/>
    <w:rsid w:val="000F5220"/>
    <w:rsid w:val="000F5F72"/>
    <w:rsid w:val="000F71E1"/>
    <w:rsid w:val="000F7C37"/>
    <w:rsid w:val="000F7DCC"/>
    <w:rsid w:val="00100277"/>
    <w:rsid w:val="00100310"/>
    <w:rsid w:val="00100729"/>
    <w:rsid w:val="001009FE"/>
    <w:rsid w:val="00101376"/>
    <w:rsid w:val="00101700"/>
    <w:rsid w:val="00101870"/>
    <w:rsid w:val="00101BC3"/>
    <w:rsid w:val="00101CAD"/>
    <w:rsid w:val="00101CCA"/>
    <w:rsid w:val="00101D7B"/>
    <w:rsid w:val="00102DEF"/>
    <w:rsid w:val="00103115"/>
    <w:rsid w:val="001038D1"/>
    <w:rsid w:val="00103A47"/>
    <w:rsid w:val="00104140"/>
    <w:rsid w:val="00104B51"/>
    <w:rsid w:val="0010572E"/>
    <w:rsid w:val="00105BD5"/>
    <w:rsid w:val="00105FC5"/>
    <w:rsid w:val="001060EB"/>
    <w:rsid w:val="001065EC"/>
    <w:rsid w:val="001066E0"/>
    <w:rsid w:val="0010683D"/>
    <w:rsid w:val="00106B6C"/>
    <w:rsid w:val="00106E1D"/>
    <w:rsid w:val="0010707A"/>
    <w:rsid w:val="001073C1"/>
    <w:rsid w:val="001073D7"/>
    <w:rsid w:val="001073E6"/>
    <w:rsid w:val="0010760B"/>
    <w:rsid w:val="0010762E"/>
    <w:rsid w:val="001076F9"/>
    <w:rsid w:val="0011014B"/>
    <w:rsid w:val="00110964"/>
    <w:rsid w:val="00110B3D"/>
    <w:rsid w:val="00110E9D"/>
    <w:rsid w:val="00110FE0"/>
    <w:rsid w:val="0011216A"/>
    <w:rsid w:val="001128D0"/>
    <w:rsid w:val="00112CB2"/>
    <w:rsid w:val="0011301D"/>
    <w:rsid w:val="001131A1"/>
    <w:rsid w:val="001139CE"/>
    <w:rsid w:val="00113C7C"/>
    <w:rsid w:val="0011424C"/>
    <w:rsid w:val="0011467F"/>
    <w:rsid w:val="00114B26"/>
    <w:rsid w:val="00115C70"/>
    <w:rsid w:val="00115EC2"/>
    <w:rsid w:val="00115FE5"/>
    <w:rsid w:val="00116416"/>
    <w:rsid w:val="00116460"/>
    <w:rsid w:val="00116831"/>
    <w:rsid w:val="001169D4"/>
    <w:rsid w:val="001174B1"/>
    <w:rsid w:val="00117793"/>
    <w:rsid w:val="00117F1A"/>
    <w:rsid w:val="00120215"/>
    <w:rsid w:val="00120228"/>
    <w:rsid w:val="001212EA"/>
    <w:rsid w:val="00121FBD"/>
    <w:rsid w:val="00121FE6"/>
    <w:rsid w:val="001224BA"/>
    <w:rsid w:val="0012281A"/>
    <w:rsid w:val="00122CB5"/>
    <w:rsid w:val="00122FF4"/>
    <w:rsid w:val="0012332A"/>
    <w:rsid w:val="001234E3"/>
    <w:rsid w:val="001237FE"/>
    <w:rsid w:val="00123B26"/>
    <w:rsid w:val="00123BE1"/>
    <w:rsid w:val="0012418D"/>
    <w:rsid w:val="001241DF"/>
    <w:rsid w:val="00124281"/>
    <w:rsid w:val="00124359"/>
    <w:rsid w:val="00124D5D"/>
    <w:rsid w:val="00125903"/>
    <w:rsid w:val="00125F3B"/>
    <w:rsid w:val="00125F69"/>
    <w:rsid w:val="0012637C"/>
    <w:rsid w:val="00126F6A"/>
    <w:rsid w:val="00127F59"/>
    <w:rsid w:val="001304AC"/>
    <w:rsid w:val="0013072A"/>
    <w:rsid w:val="001310B0"/>
    <w:rsid w:val="0013117C"/>
    <w:rsid w:val="001312AA"/>
    <w:rsid w:val="0013166E"/>
    <w:rsid w:val="00131B33"/>
    <w:rsid w:val="00131F08"/>
    <w:rsid w:val="0013274D"/>
    <w:rsid w:val="0013279A"/>
    <w:rsid w:val="00132DAE"/>
    <w:rsid w:val="00132EF6"/>
    <w:rsid w:val="00133024"/>
    <w:rsid w:val="00133B48"/>
    <w:rsid w:val="00133CA8"/>
    <w:rsid w:val="00133DE3"/>
    <w:rsid w:val="0013468C"/>
    <w:rsid w:val="001351B9"/>
    <w:rsid w:val="00135321"/>
    <w:rsid w:val="00135A3F"/>
    <w:rsid w:val="00135BB1"/>
    <w:rsid w:val="00135E98"/>
    <w:rsid w:val="0013686E"/>
    <w:rsid w:val="00136E5C"/>
    <w:rsid w:val="00136F8E"/>
    <w:rsid w:val="0013722E"/>
    <w:rsid w:val="0013741E"/>
    <w:rsid w:val="00137436"/>
    <w:rsid w:val="00137910"/>
    <w:rsid w:val="00140449"/>
    <w:rsid w:val="00140842"/>
    <w:rsid w:val="00140950"/>
    <w:rsid w:val="00140CA6"/>
    <w:rsid w:val="001414F3"/>
    <w:rsid w:val="00141E09"/>
    <w:rsid w:val="001421B9"/>
    <w:rsid w:val="00142217"/>
    <w:rsid w:val="001422BD"/>
    <w:rsid w:val="001424EC"/>
    <w:rsid w:val="00142504"/>
    <w:rsid w:val="00142DBC"/>
    <w:rsid w:val="0014308E"/>
    <w:rsid w:val="001431DC"/>
    <w:rsid w:val="0014326E"/>
    <w:rsid w:val="00143588"/>
    <w:rsid w:val="00143885"/>
    <w:rsid w:val="00143DE8"/>
    <w:rsid w:val="00144AD1"/>
    <w:rsid w:val="00144D75"/>
    <w:rsid w:val="00145FFE"/>
    <w:rsid w:val="00146210"/>
    <w:rsid w:val="001462BE"/>
    <w:rsid w:val="00146492"/>
    <w:rsid w:val="00146762"/>
    <w:rsid w:val="00146A73"/>
    <w:rsid w:val="00150573"/>
    <w:rsid w:val="00150750"/>
    <w:rsid w:val="00151368"/>
    <w:rsid w:val="001514D2"/>
    <w:rsid w:val="00151AFF"/>
    <w:rsid w:val="00151C45"/>
    <w:rsid w:val="00152599"/>
    <w:rsid w:val="00152745"/>
    <w:rsid w:val="00152A9A"/>
    <w:rsid w:val="00152CC2"/>
    <w:rsid w:val="00153BD3"/>
    <w:rsid w:val="00153DCE"/>
    <w:rsid w:val="00154212"/>
    <w:rsid w:val="0015475A"/>
    <w:rsid w:val="00154CA8"/>
    <w:rsid w:val="00155217"/>
    <w:rsid w:val="00155892"/>
    <w:rsid w:val="001558D0"/>
    <w:rsid w:val="00155DF4"/>
    <w:rsid w:val="0015661B"/>
    <w:rsid w:val="00160953"/>
    <w:rsid w:val="001618B7"/>
    <w:rsid w:val="00161DD5"/>
    <w:rsid w:val="00162107"/>
    <w:rsid w:val="00162859"/>
    <w:rsid w:val="00162860"/>
    <w:rsid w:val="001628E3"/>
    <w:rsid w:val="00162C97"/>
    <w:rsid w:val="001631B2"/>
    <w:rsid w:val="00164BA9"/>
    <w:rsid w:val="00164FCE"/>
    <w:rsid w:val="00165132"/>
    <w:rsid w:val="001652C1"/>
    <w:rsid w:val="001655A6"/>
    <w:rsid w:val="00165E91"/>
    <w:rsid w:val="0016675C"/>
    <w:rsid w:val="00166A9D"/>
    <w:rsid w:val="001670FD"/>
    <w:rsid w:val="00167CAD"/>
    <w:rsid w:val="00170914"/>
    <w:rsid w:val="00171318"/>
    <w:rsid w:val="00171E55"/>
    <w:rsid w:val="00172140"/>
    <w:rsid w:val="001727CE"/>
    <w:rsid w:val="00172B59"/>
    <w:rsid w:val="0017343A"/>
    <w:rsid w:val="00173754"/>
    <w:rsid w:val="001737B1"/>
    <w:rsid w:val="0017395D"/>
    <w:rsid w:val="00174340"/>
    <w:rsid w:val="001756F7"/>
    <w:rsid w:val="00175B68"/>
    <w:rsid w:val="00176136"/>
    <w:rsid w:val="0017660F"/>
    <w:rsid w:val="0017666D"/>
    <w:rsid w:val="00176C90"/>
    <w:rsid w:val="001802BA"/>
    <w:rsid w:val="0018062C"/>
    <w:rsid w:val="0018070F"/>
    <w:rsid w:val="00180B26"/>
    <w:rsid w:val="001810B6"/>
    <w:rsid w:val="001811F7"/>
    <w:rsid w:val="00181858"/>
    <w:rsid w:val="001819D0"/>
    <w:rsid w:val="00181A5D"/>
    <w:rsid w:val="00181C07"/>
    <w:rsid w:val="00181FE5"/>
    <w:rsid w:val="00182C11"/>
    <w:rsid w:val="00182D11"/>
    <w:rsid w:val="0018325F"/>
    <w:rsid w:val="0018371C"/>
    <w:rsid w:val="001838D8"/>
    <w:rsid w:val="00183B6C"/>
    <w:rsid w:val="001850E9"/>
    <w:rsid w:val="00185860"/>
    <w:rsid w:val="00185DF9"/>
    <w:rsid w:val="0018609C"/>
    <w:rsid w:val="00186AB7"/>
    <w:rsid w:val="0018782A"/>
    <w:rsid w:val="00190C77"/>
    <w:rsid w:val="00191069"/>
    <w:rsid w:val="00191108"/>
    <w:rsid w:val="001914F4"/>
    <w:rsid w:val="00191B49"/>
    <w:rsid w:val="00191C02"/>
    <w:rsid w:val="00191E7F"/>
    <w:rsid w:val="00192B03"/>
    <w:rsid w:val="00193372"/>
    <w:rsid w:val="00193791"/>
    <w:rsid w:val="001940F2"/>
    <w:rsid w:val="00194FDE"/>
    <w:rsid w:val="001950C0"/>
    <w:rsid w:val="00195122"/>
    <w:rsid w:val="001958BF"/>
    <w:rsid w:val="00195B98"/>
    <w:rsid w:val="00195FD7"/>
    <w:rsid w:val="0019601B"/>
    <w:rsid w:val="001965B6"/>
    <w:rsid w:val="00197234"/>
    <w:rsid w:val="00197C0E"/>
    <w:rsid w:val="00197E78"/>
    <w:rsid w:val="001A0127"/>
    <w:rsid w:val="001A025F"/>
    <w:rsid w:val="001A15A1"/>
    <w:rsid w:val="001A163C"/>
    <w:rsid w:val="001A1AA9"/>
    <w:rsid w:val="001A1D48"/>
    <w:rsid w:val="001A233A"/>
    <w:rsid w:val="001A2513"/>
    <w:rsid w:val="001A2590"/>
    <w:rsid w:val="001A28A8"/>
    <w:rsid w:val="001A3068"/>
    <w:rsid w:val="001A43F6"/>
    <w:rsid w:val="001A45D2"/>
    <w:rsid w:val="001A4747"/>
    <w:rsid w:val="001A47A8"/>
    <w:rsid w:val="001A4877"/>
    <w:rsid w:val="001A4D26"/>
    <w:rsid w:val="001A5DA1"/>
    <w:rsid w:val="001A60B6"/>
    <w:rsid w:val="001A6637"/>
    <w:rsid w:val="001A6772"/>
    <w:rsid w:val="001A68AF"/>
    <w:rsid w:val="001A6F7C"/>
    <w:rsid w:val="001A7861"/>
    <w:rsid w:val="001A78D0"/>
    <w:rsid w:val="001A797C"/>
    <w:rsid w:val="001A7984"/>
    <w:rsid w:val="001A7B55"/>
    <w:rsid w:val="001B01BA"/>
    <w:rsid w:val="001B0763"/>
    <w:rsid w:val="001B13EF"/>
    <w:rsid w:val="001B19BE"/>
    <w:rsid w:val="001B1EBF"/>
    <w:rsid w:val="001B28A6"/>
    <w:rsid w:val="001B2F61"/>
    <w:rsid w:val="001B403A"/>
    <w:rsid w:val="001B4105"/>
    <w:rsid w:val="001B470F"/>
    <w:rsid w:val="001B476C"/>
    <w:rsid w:val="001B47A2"/>
    <w:rsid w:val="001B6300"/>
    <w:rsid w:val="001B63FD"/>
    <w:rsid w:val="001B67DD"/>
    <w:rsid w:val="001B681D"/>
    <w:rsid w:val="001B6898"/>
    <w:rsid w:val="001B6AF2"/>
    <w:rsid w:val="001B6C5C"/>
    <w:rsid w:val="001B735C"/>
    <w:rsid w:val="001B782F"/>
    <w:rsid w:val="001B7ABB"/>
    <w:rsid w:val="001C00FA"/>
    <w:rsid w:val="001C010B"/>
    <w:rsid w:val="001C019E"/>
    <w:rsid w:val="001C034B"/>
    <w:rsid w:val="001C04C2"/>
    <w:rsid w:val="001C0607"/>
    <w:rsid w:val="001C083A"/>
    <w:rsid w:val="001C0C9B"/>
    <w:rsid w:val="001C0EB9"/>
    <w:rsid w:val="001C0FC6"/>
    <w:rsid w:val="001C10A1"/>
    <w:rsid w:val="001C1B09"/>
    <w:rsid w:val="001C1BF1"/>
    <w:rsid w:val="001C1ECC"/>
    <w:rsid w:val="001C2348"/>
    <w:rsid w:val="001C2B50"/>
    <w:rsid w:val="001C3984"/>
    <w:rsid w:val="001C3A5B"/>
    <w:rsid w:val="001C49AC"/>
    <w:rsid w:val="001C49E5"/>
    <w:rsid w:val="001C4CE1"/>
    <w:rsid w:val="001C641C"/>
    <w:rsid w:val="001C7933"/>
    <w:rsid w:val="001C7D7B"/>
    <w:rsid w:val="001C7EB1"/>
    <w:rsid w:val="001D0390"/>
    <w:rsid w:val="001D0405"/>
    <w:rsid w:val="001D073B"/>
    <w:rsid w:val="001D0756"/>
    <w:rsid w:val="001D0A33"/>
    <w:rsid w:val="001D1063"/>
    <w:rsid w:val="001D1274"/>
    <w:rsid w:val="001D15EB"/>
    <w:rsid w:val="001D166D"/>
    <w:rsid w:val="001D189E"/>
    <w:rsid w:val="001D1BC4"/>
    <w:rsid w:val="001D1D10"/>
    <w:rsid w:val="001D2EF0"/>
    <w:rsid w:val="001D37D5"/>
    <w:rsid w:val="001D3826"/>
    <w:rsid w:val="001D4D1C"/>
    <w:rsid w:val="001D5317"/>
    <w:rsid w:val="001D5360"/>
    <w:rsid w:val="001D5428"/>
    <w:rsid w:val="001D5685"/>
    <w:rsid w:val="001D5D02"/>
    <w:rsid w:val="001D63F0"/>
    <w:rsid w:val="001D6C6D"/>
    <w:rsid w:val="001D763C"/>
    <w:rsid w:val="001D7809"/>
    <w:rsid w:val="001E06E4"/>
    <w:rsid w:val="001E0938"/>
    <w:rsid w:val="001E0AEA"/>
    <w:rsid w:val="001E0C26"/>
    <w:rsid w:val="001E0CF8"/>
    <w:rsid w:val="001E0D0F"/>
    <w:rsid w:val="001E1158"/>
    <w:rsid w:val="001E1338"/>
    <w:rsid w:val="001E19AA"/>
    <w:rsid w:val="001E1A17"/>
    <w:rsid w:val="001E1AF2"/>
    <w:rsid w:val="001E25CF"/>
    <w:rsid w:val="001E2727"/>
    <w:rsid w:val="001E2943"/>
    <w:rsid w:val="001E2D1C"/>
    <w:rsid w:val="001E3B2C"/>
    <w:rsid w:val="001E4900"/>
    <w:rsid w:val="001E4C42"/>
    <w:rsid w:val="001E4F08"/>
    <w:rsid w:val="001E4F73"/>
    <w:rsid w:val="001E5007"/>
    <w:rsid w:val="001E5225"/>
    <w:rsid w:val="001E54E9"/>
    <w:rsid w:val="001E58ED"/>
    <w:rsid w:val="001E6E11"/>
    <w:rsid w:val="001E7052"/>
    <w:rsid w:val="001E7517"/>
    <w:rsid w:val="001E7585"/>
    <w:rsid w:val="001E769F"/>
    <w:rsid w:val="001E78CD"/>
    <w:rsid w:val="001F00F3"/>
    <w:rsid w:val="001F025A"/>
    <w:rsid w:val="001F0515"/>
    <w:rsid w:val="001F0B1E"/>
    <w:rsid w:val="001F0C16"/>
    <w:rsid w:val="001F0CBB"/>
    <w:rsid w:val="001F1A68"/>
    <w:rsid w:val="001F1AC3"/>
    <w:rsid w:val="001F2842"/>
    <w:rsid w:val="001F2D47"/>
    <w:rsid w:val="001F3285"/>
    <w:rsid w:val="001F38A2"/>
    <w:rsid w:val="001F39C5"/>
    <w:rsid w:val="001F4404"/>
    <w:rsid w:val="001F4930"/>
    <w:rsid w:val="001F53C5"/>
    <w:rsid w:val="001F53C6"/>
    <w:rsid w:val="001F5928"/>
    <w:rsid w:val="001F6E1F"/>
    <w:rsid w:val="001F711E"/>
    <w:rsid w:val="001F769F"/>
    <w:rsid w:val="00200009"/>
    <w:rsid w:val="00200E25"/>
    <w:rsid w:val="00201212"/>
    <w:rsid w:val="00201327"/>
    <w:rsid w:val="00201740"/>
    <w:rsid w:val="00201BC3"/>
    <w:rsid w:val="00201BDD"/>
    <w:rsid w:val="002020E6"/>
    <w:rsid w:val="00202118"/>
    <w:rsid w:val="00202484"/>
    <w:rsid w:val="00202E9D"/>
    <w:rsid w:val="0020312C"/>
    <w:rsid w:val="002032D0"/>
    <w:rsid w:val="0020338D"/>
    <w:rsid w:val="00203609"/>
    <w:rsid w:val="00203AFB"/>
    <w:rsid w:val="0020518F"/>
    <w:rsid w:val="00206CC4"/>
    <w:rsid w:val="00207153"/>
    <w:rsid w:val="002071E3"/>
    <w:rsid w:val="0020791B"/>
    <w:rsid w:val="00207C1F"/>
    <w:rsid w:val="00207DE7"/>
    <w:rsid w:val="002102E9"/>
    <w:rsid w:val="00210703"/>
    <w:rsid w:val="00210E67"/>
    <w:rsid w:val="00210F9D"/>
    <w:rsid w:val="00211622"/>
    <w:rsid w:val="00211CE8"/>
    <w:rsid w:val="00212313"/>
    <w:rsid w:val="00212579"/>
    <w:rsid w:val="00212B37"/>
    <w:rsid w:val="0021398A"/>
    <w:rsid w:val="00213CF7"/>
    <w:rsid w:val="00214188"/>
    <w:rsid w:val="00214C91"/>
    <w:rsid w:val="00214F36"/>
    <w:rsid w:val="00214FEF"/>
    <w:rsid w:val="002152A9"/>
    <w:rsid w:val="0021586D"/>
    <w:rsid w:val="002165EB"/>
    <w:rsid w:val="00216736"/>
    <w:rsid w:val="00216A90"/>
    <w:rsid w:val="00216EF2"/>
    <w:rsid w:val="002170C3"/>
    <w:rsid w:val="00217511"/>
    <w:rsid w:val="00217889"/>
    <w:rsid w:val="00217F5A"/>
    <w:rsid w:val="00220451"/>
    <w:rsid w:val="00220695"/>
    <w:rsid w:val="00220736"/>
    <w:rsid w:val="002210C0"/>
    <w:rsid w:val="00221719"/>
    <w:rsid w:val="00221E0B"/>
    <w:rsid w:val="0022220F"/>
    <w:rsid w:val="0022229D"/>
    <w:rsid w:val="00222478"/>
    <w:rsid w:val="0022359E"/>
    <w:rsid w:val="002236D2"/>
    <w:rsid w:val="002241B0"/>
    <w:rsid w:val="0022439E"/>
    <w:rsid w:val="0022471E"/>
    <w:rsid w:val="002250AC"/>
    <w:rsid w:val="00225209"/>
    <w:rsid w:val="0022539D"/>
    <w:rsid w:val="0022547B"/>
    <w:rsid w:val="002259C4"/>
    <w:rsid w:val="0022639A"/>
    <w:rsid w:val="00226D95"/>
    <w:rsid w:val="00226EFF"/>
    <w:rsid w:val="00227399"/>
    <w:rsid w:val="00227AEF"/>
    <w:rsid w:val="00230208"/>
    <w:rsid w:val="00230DBD"/>
    <w:rsid w:val="002314C6"/>
    <w:rsid w:val="00231BE1"/>
    <w:rsid w:val="00232924"/>
    <w:rsid w:val="0023351D"/>
    <w:rsid w:val="00233920"/>
    <w:rsid w:val="00233D08"/>
    <w:rsid w:val="00234176"/>
    <w:rsid w:val="00234669"/>
    <w:rsid w:val="002346A3"/>
    <w:rsid w:val="0023473A"/>
    <w:rsid w:val="00234AB0"/>
    <w:rsid w:val="00234FB3"/>
    <w:rsid w:val="00235516"/>
    <w:rsid w:val="002356A8"/>
    <w:rsid w:val="00235A48"/>
    <w:rsid w:val="0023616E"/>
    <w:rsid w:val="0023644F"/>
    <w:rsid w:val="00236C39"/>
    <w:rsid w:val="00236CAC"/>
    <w:rsid w:val="00236F57"/>
    <w:rsid w:val="00237B37"/>
    <w:rsid w:val="0024046B"/>
    <w:rsid w:val="002411CF"/>
    <w:rsid w:val="0024132F"/>
    <w:rsid w:val="002416DA"/>
    <w:rsid w:val="00241FB6"/>
    <w:rsid w:val="00242082"/>
    <w:rsid w:val="00242132"/>
    <w:rsid w:val="002422B9"/>
    <w:rsid w:val="002426DE"/>
    <w:rsid w:val="00242C47"/>
    <w:rsid w:val="00243E8F"/>
    <w:rsid w:val="00244AC6"/>
    <w:rsid w:val="00245461"/>
    <w:rsid w:val="00245586"/>
    <w:rsid w:val="002455CF"/>
    <w:rsid w:val="0024573B"/>
    <w:rsid w:val="002458F3"/>
    <w:rsid w:val="00245F08"/>
    <w:rsid w:val="002460F2"/>
    <w:rsid w:val="00246176"/>
    <w:rsid w:val="0024627A"/>
    <w:rsid w:val="00246F47"/>
    <w:rsid w:val="002472C0"/>
    <w:rsid w:val="0025001A"/>
    <w:rsid w:val="002508C5"/>
    <w:rsid w:val="0025143D"/>
    <w:rsid w:val="00251868"/>
    <w:rsid w:val="00251A7D"/>
    <w:rsid w:val="00251BDE"/>
    <w:rsid w:val="00251E62"/>
    <w:rsid w:val="00252051"/>
    <w:rsid w:val="002522ED"/>
    <w:rsid w:val="002526C5"/>
    <w:rsid w:val="00252774"/>
    <w:rsid w:val="00252C01"/>
    <w:rsid w:val="00252D04"/>
    <w:rsid w:val="0025324A"/>
    <w:rsid w:val="0025416B"/>
    <w:rsid w:val="00254859"/>
    <w:rsid w:val="002548BE"/>
    <w:rsid w:val="0025553A"/>
    <w:rsid w:val="00255922"/>
    <w:rsid w:val="002561CE"/>
    <w:rsid w:val="002562C3"/>
    <w:rsid w:val="00256545"/>
    <w:rsid w:val="002565E8"/>
    <w:rsid w:val="00256C80"/>
    <w:rsid w:val="002570CB"/>
    <w:rsid w:val="00257C8A"/>
    <w:rsid w:val="0026054A"/>
    <w:rsid w:val="0026085B"/>
    <w:rsid w:val="00260A1B"/>
    <w:rsid w:val="00261467"/>
    <w:rsid w:val="00261927"/>
    <w:rsid w:val="002621B6"/>
    <w:rsid w:val="002627F9"/>
    <w:rsid w:val="002639A0"/>
    <w:rsid w:val="00263AF7"/>
    <w:rsid w:val="00263BEC"/>
    <w:rsid w:val="00263F2A"/>
    <w:rsid w:val="00264137"/>
    <w:rsid w:val="002642C7"/>
    <w:rsid w:val="00264F25"/>
    <w:rsid w:val="00264F88"/>
    <w:rsid w:val="00265341"/>
    <w:rsid w:val="002658AC"/>
    <w:rsid w:val="00265ABA"/>
    <w:rsid w:val="00266117"/>
    <w:rsid w:val="002663B2"/>
    <w:rsid w:val="00266953"/>
    <w:rsid w:val="00267261"/>
    <w:rsid w:val="00267290"/>
    <w:rsid w:val="002672F5"/>
    <w:rsid w:val="00267BBF"/>
    <w:rsid w:val="00267DBE"/>
    <w:rsid w:val="002701EF"/>
    <w:rsid w:val="00270661"/>
    <w:rsid w:val="00271A5C"/>
    <w:rsid w:val="00271C2D"/>
    <w:rsid w:val="00272603"/>
    <w:rsid w:val="00272742"/>
    <w:rsid w:val="00273894"/>
    <w:rsid w:val="0027390A"/>
    <w:rsid w:val="00273A4F"/>
    <w:rsid w:val="00273A77"/>
    <w:rsid w:val="00274873"/>
    <w:rsid w:val="0027493C"/>
    <w:rsid w:val="00274B79"/>
    <w:rsid w:val="00274E16"/>
    <w:rsid w:val="002757CA"/>
    <w:rsid w:val="00275A9D"/>
    <w:rsid w:val="00275D9A"/>
    <w:rsid w:val="002760EA"/>
    <w:rsid w:val="00276581"/>
    <w:rsid w:val="00276E3B"/>
    <w:rsid w:val="00277B72"/>
    <w:rsid w:val="00277C80"/>
    <w:rsid w:val="00277DD6"/>
    <w:rsid w:val="002802BD"/>
    <w:rsid w:val="002809B3"/>
    <w:rsid w:val="00280C3A"/>
    <w:rsid w:val="00280C72"/>
    <w:rsid w:val="00280D4F"/>
    <w:rsid w:val="0028136A"/>
    <w:rsid w:val="00281F9C"/>
    <w:rsid w:val="00281F9E"/>
    <w:rsid w:val="00281FF3"/>
    <w:rsid w:val="00282098"/>
    <w:rsid w:val="002824C3"/>
    <w:rsid w:val="00282583"/>
    <w:rsid w:val="00282969"/>
    <w:rsid w:val="00283136"/>
    <w:rsid w:val="0028389C"/>
    <w:rsid w:val="00283B8A"/>
    <w:rsid w:val="00283BB0"/>
    <w:rsid w:val="00284616"/>
    <w:rsid w:val="00284EC1"/>
    <w:rsid w:val="002857C5"/>
    <w:rsid w:val="00285971"/>
    <w:rsid w:val="00285D59"/>
    <w:rsid w:val="002860BC"/>
    <w:rsid w:val="0028698B"/>
    <w:rsid w:val="00287365"/>
    <w:rsid w:val="0029023A"/>
    <w:rsid w:val="00290A8D"/>
    <w:rsid w:val="00290BC3"/>
    <w:rsid w:val="00290D19"/>
    <w:rsid w:val="00290F46"/>
    <w:rsid w:val="00291302"/>
    <w:rsid w:val="002913DF"/>
    <w:rsid w:val="002918FE"/>
    <w:rsid w:val="00291B85"/>
    <w:rsid w:val="00291D32"/>
    <w:rsid w:val="0029228F"/>
    <w:rsid w:val="002927DD"/>
    <w:rsid w:val="0029288A"/>
    <w:rsid w:val="00292982"/>
    <w:rsid w:val="002935A5"/>
    <w:rsid w:val="002936EB"/>
    <w:rsid w:val="00293A56"/>
    <w:rsid w:val="00293FDE"/>
    <w:rsid w:val="0029455D"/>
    <w:rsid w:val="00294785"/>
    <w:rsid w:val="00294D9D"/>
    <w:rsid w:val="002953D9"/>
    <w:rsid w:val="0029562B"/>
    <w:rsid w:val="00295DA7"/>
    <w:rsid w:val="002967E5"/>
    <w:rsid w:val="00296A99"/>
    <w:rsid w:val="002A09E2"/>
    <w:rsid w:val="002A12E0"/>
    <w:rsid w:val="002A13B4"/>
    <w:rsid w:val="002A13C1"/>
    <w:rsid w:val="002A14FF"/>
    <w:rsid w:val="002A1C6D"/>
    <w:rsid w:val="002A23D4"/>
    <w:rsid w:val="002A25A9"/>
    <w:rsid w:val="002A26E1"/>
    <w:rsid w:val="002A2AD5"/>
    <w:rsid w:val="002A2C89"/>
    <w:rsid w:val="002A3013"/>
    <w:rsid w:val="002A324F"/>
    <w:rsid w:val="002A32F1"/>
    <w:rsid w:val="002A3518"/>
    <w:rsid w:val="002A35CA"/>
    <w:rsid w:val="002A37A9"/>
    <w:rsid w:val="002A3A90"/>
    <w:rsid w:val="002A3F7B"/>
    <w:rsid w:val="002A41CB"/>
    <w:rsid w:val="002A4FC1"/>
    <w:rsid w:val="002A59A1"/>
    <w:rsid w:val="002A5D37"/>
    <w:rsid w:val="002A6B3D"/>
    <w:rsid w:val="002A6EF0"/>
    <w:rsid w:val="002A70C7"/>
    <w:rsid w:val="002A72B6"/>
    <w:rsid w:val="002A7436"/>
    <w:rsid w:val="002A7D2F"/>
    <w:rsid w:val="002B00EB"/>
    <w:rsid w:val="002B0282"/>
    <w:rsid w:val="002B0386"/>
    <w:rsid w:val="002B07EA"/>
    <w:rsid w:val="002B08E0"/>
    <w:rsid w:val="002B1A02"/>
    <w:rsid w:val="002B2133"/>
    <w:rsid w:val="002B237C"/>
    <w:rsid w:val="002B2F85"/>
    <w:rsid w:val="002B38C9"/>
    <w:rsid w:val="002B415E"/>
    <w:rsid w:val="002B4440"/>
    <w:rsid w:val="002B44F1"/>
    <w:rsid w:val="002B4C52"/>
    <w:rsid w:val="002B4EE1"/>
    <w:rsid w:val="002B5133"/>
    <w:rsid w:val="002B5207"/>
    <w:rsid w:val="002B5735"/>
    <w:rsid w:val="002B619F"/>
    <w:rsid w:val="002B65A2"/>
    <w:rsid w:val="002B6D78"/>
    <w:rsid w:val="002B70B5"/>
    <w:rsid w:val="002B72BC"/>
    <w:rsid w:val="002B75DD"/>
    <w:rsid w:val="002B76DE"/>
    <w:rsid w:val="002B7F5B"/>
    <w:rsid w:val="002C03A7"/>
    <w:rsid w:val="002C0B04"/>
    <w:rsid w:val="002C0D6F"/>
    <w:rsid w:val="002C1120"/>
    <w:rsid w:val="002C18C1"/>
    <w:rsid w:val="002C1A27"/>
    <w:rsid w:val="002C2686"/>
    <w:rsid w:val="002C28CF"/>
    <w:rsid w:val="002C29A8"/>
    <w:rsid w:val="002C366C"/>
    <w:rsid w:val="002C41BB"/>
    <w:rsid w:val="002C4757"/>
    <w:rsid w:val="002C5304"/>
    <w:rsid w:val="002C569E"/>
    <w:rsid w:val="002C6210"/>
    <w:rsid w:val="002C639E"/>
    <w:rsid w:val="002C65E8"/>
    <w:rsid w:val="002C6E8D"/>
    <w:rsid w:val="002C7C80"/>
    <w:rsid w:val="002C7EDA"/>
    <w:rsid w:val="002D04C5"/>
    <w:rsid w:val="002D0964"/>
    <w:rsid w:val="002D0CDC"/>
    <w:rsid w:val="002D1813"/>
    <w:rsid w:val="002D1968"/>
    <w:rsid w:val="002D1EE1"/>
    <w:rsid w:val="002D22FB"/>
    <w:rsid w:val="002D2C66"/>
    <w:rsid w:val="002D2DFE"/>
    <w:rsid w:val="002D2F37"/>
    <w:rsid w:val="002D3099"/>
    <w:rsid w:val="002D368A"/>
    <w:rsid w:val="002D39A0"/>
    <w:rsid w:val="002D3A8F"/>
    <w:rsid w:val="002D3EC4"/>
    <w:rsid w:val="002D45B1"/>
    <w:rsid w:val="002D5005"/>
    <w:rsid w:val="002D5406"/>
    <w:rsid w:val="002D5F59"/>
    <w:rsid w:val="002D638C"/>
    <w:rsid w:val="002D63D6"/>
    <w:rsid w:val="002D7521"/>
    <w:rsid w:val="002D78C0"/>
    <w:rsid w:val="002E02D6"/>
    <w:rsid w:val="002E04B0"/>
    <w:rsid w:val="002E0CFC"/>
    <w:rsid w:val="002E0DE1"/>
    <w:rsid w:val="002E1047"/>
    <w:rsid w:val="002E14D8"/>
    <w:rsid w:val="002E16D4"/>
    <w:rsid w:val="002E1944"/>
    <w:rsid w:val="002E2B41"/>
    <w:rsid w:val="002E2D5C"/>
    <w:rsid w:val="002E308F"/>
    <w:rsid w:val="002E3812"/>
    <w:rsid w:val="002E4921"/>
    <w:rsid w:val="002E5FDE"/>
    <w:rsid w:val="002E6517"/>
    <w:rsid w:val="002E6961"/>
    <w:rsid w:val="002E74D1"/>
    <w:rsid w:val="002E79CD"/>
    <w:rsid w:val="002E7D80"/>
    <w:rsid w:val="002E7E0E"/>
    <w:rsid w:val="002F04A7"/>
    <w:rsid w:val="002F1389"/>
    <w:rsid w:val="002F1496"/>
    <w:rsid w:val="002F16D7"/>
    <w:rsid w:val="002F187A"/>
    <w:rsid w:val="002F1A1E"/>
    <w:rsid w:val="002F1F3B"/>
    <w:rsid w:val="002F2689"/>
    <w:rsid w:val="002F278C"/>
    <w:rsid w:val="002F2E96"/>
    <w:rsid w:val="002F2F5E"/>
    <w:rsid w:val="002F331D"/>
    <w:rsid w:val="002F33CA"/>
    <w:rsid w:val="002F3485"/>
    <w:rsid w:val="002F3ED7"/>
    <w:rsid w:val="002F3F7B"/>
    <w:rsid w:val="002F434D"/>
    <w:rsid w:val="002F49A0"/>
    <w:rsid w:val="002F4B38"/>
    <w:rsid w:val="002F4E98"/>
    <w:rsid w:val="002F5C96"/>
    <w:rsid w:val="002F6962"/>
    <w:rsid w:val="002F6C1B"/>
    <w:rsid w:val="002F7124"/>
    <w:rsid w:val="002F7A85"/>
    <w:rsid w:val="002F7BDE"/>
    <w:rsid w:val="002F7C81"/>
    <w:rsid w:val="002F7CCD"/>
    <w:rsid w:val="00300663"/>
    <w:rsid w:val="00301D8B"/>
    <w:rsid w:val="00301E98"/>
    <w:rsid w:val="00302006"/>
    <w:rsid w:val="003022AF"/>
    <w:rsid w:val="00302F41"/>
    <w:rsid w:val="00303154"/>
    <w:rsid w:val="003031AF"/>
    <w:rsid w:val="0030326D"/>
    <w:rsid w:val="00303F2B"/>
    <w:rsid w:val="00304178"/>
    <w:rsid w:val="00304F59"/>
    <w:rsid w:val="00305027"/>
    <w:rsid w:val="00305681"/>
    <w:rsid w:val="00305833"/>
    <w:rsid w:val="00305B90"/>
    <w:rsid w:val="00305F4B"/>
    <w:rsid w:val="00306F2A"/>
    <w:rsid w:val="003074D4"/>
    <w:rsid w:val="0030772E"/>
    <w:rsid w:val="00307D9C"/>
    <w:rsid w:val="00307EAC"/>
    <w:rsid w:val="003103AB"/>
    <w:rsid w:val="003107A8"/>
    <w:rsid w:val="0031121E"/>
    <w:rsid w:val="00311841"/>
    <w:rsid w:val="0031274E"/>
    <w:rsid w:val="003130CE"/>
    <w:rsid w:val="003131DD"/>
    <w:rsid w:val="00313387"/>
    <w:rsid w:val="00313C4E"/>
    <w:rsid w:val="00313EAD"/>
    <w:rsid w:val="0031403F"/>
    <w:rsid w:val="00314236"/>
    <w:rsid w:val="003145C9"/>
    <w:rsid w:val="00314955"/>
    <w:rsid w:val="00314B30"/>
    <w:rsid w:val="00314CCA"/>
    <w:rsid w:val="00315667"/>
    <w:rsid w:val="00315978"/>
    <w:rsid w:val="0031640E"/>
    <w:rsid w:val="00316466"/>
    <w:rsid w:val="00316663"/>
    <w:rsid w:val="00316739"/>
    <w:rsid w:val="00316844"/>
    <w:rsid w:val="00320143"/>
    <w:rsid w:val="003205C8"/>
    <w:rsid w:val="00320A3A"/>
    <w:rsid w:val="00320BF6"/>
    <w:rsid w:val="00320C7B"/>
    <w:rsid w:val="00320D99"/>
    <w:rsid w:val="0032127D"/>
    <w:rsid w:val="00321BBB"/>
    <w:rsid w:val="0032248F"/>
    <w:rsid w:val="003226EE"/>
    <w:rsid w:val="00323C9B"/>
    <w:rsid w:val="00325500"/>
    <w:rsid w:val="00326A67"/>
    <w:rsid w:val="00327180"/>
    <w:rsid w:val="00327EF2"/>
    <w:rsid w:val="003300CF"/>
    <w:rsid w:val="00330470"/>
    <w:rsid w:val="00330549"/>
    <w:rsid w:val="00331822"/>
    <w:rsid w:val="00332C48"/>
    <w:rsid w:val="00333937"/>
    <w:rsid w:val="00333996"/>
    <w:rsid w:val="00335975"/>
    <w:rsid w:val="00335ABD"/>
    <w:rsid w:val="00337124"/>
    <w:rsid w:val="00337BAF"/>
    <w:rsid w:val="00340047"/>
    <w:rsid w:val="00340642"/>
    <w:rsid w:val="003410B9"/>
    <w:rsid w:val="00341979"/>
    <w:rsid w:val="003419FD"/>
    <w:rsid w:val="00341EDA"/>
    <w:rsid w:val="00342920"/>
    <w:rsid w:val="00342DCB"/>
    <w:rsid w:val="003430D9"/>
    <w:rsid w:val="00343231"/>
    <w:rsid w:val="0034367A"/>
    <w:rsid w:val="0034417D"/>
    <w:rsid w:val="00344322"/>
    <w:rsid w:val="0034516F"/>
    <w:rsid w:val="0034564A"/>
    <w:rsid w:val="00345A12"/>
    <w:rsid w:val="00345A28"/>
    <w:rsid w:val="00345A90"/>
    <w:rsid w:val="00346A3A"/>
    <w:rsid w:val="00346F91"/>
    <w:rsid w:val="00350534"/>
    <w:rsid w:val="00350F38"/>
    <w:rsid w:val="00351208"/>
    <w:rsid w:val="003515C9"/>
    <w:rsid w:val="0035166C"/>
    <w:rsid w:val="00351AB4"/>
    <w:rsid w:val="0035285B"/>
    <w:rsid w:val="003529B1"/>
    <w:rsid w:val="00352AF5"/>
    <w:rsid w:val="00352F72"/>
    <w:rsid w:val="003537E9"/>
    <w:rsid w:val="00353C4D"/>
    <w:rsid w:val="00353E93"/>
    <w:rsid w:val="00354DD3"/>
    <w:rsid w:val="003553EC"/>
    <w:rsid w:val="003558A5"/>
    <w:rsid w:val="00355EBC"/>
    <w:rsid w:val="003564F1"/>
    <w:rsid w:val="00356A85"/>
    <w:rsid w:val="003577AA"/>
    <w:rsid w:val="00360ACC"/>
    <w:rsid w:val="003613BA"/>
    <w:rsid w:val="00361B26"/>
    <w:rsid w:val="003620E9"/>
    <w:rsid w:val="0036228D"/>
    <w:rsid w:val="0036262B"/>
    <w:rsid w:val="003631F0"/>
    <w:rsid w:val="0036377E"/>
    <w:rsid w:val="00363876"/>
    <w:rsid w:val="00363902"/>
    <w:rsid w:val="00364AF5"/>
    <w:rsid w:val="00365325"/>
    <w:rsid w:val="00365580"/>
    <w:rsid w:val="003667F6"/>
    <w:rsid w:val="003700CA"/>
    <w:rsid w:val="00370213"/>
    <w:rsid w:val="0037062F"/>
    <w:rsid w:val="00370BD0"/>
    <w:rsid w:val="00370EE1"/>
    <w:rsid w:val="00371259"/>
    <w:rsid w:val="00371472"/>
    <w:rsid w:val="00371534"/>
    <w:rsid w:val="00371CDE"/>
    <w:rsid w:val="00371FC9"/>
    <w:rsid w:val="00371FCE"/>
    <w:rsid w:val="00372138"/>
    <w:rsid w:val="0037329F"/>
    <w:rsid w:val="00373363"/>
    <w:rsid w:val="00373486"/>
    <w:rsid w:val="0037369A"/>
    <w:rsid w:val="00373945"/>
    <w:rsid w:val="00373BB6"/>
    <w:rsid w:val="00373DA8"/>
    <w:rsid w:val="00374B48"/>
    <w:rsid w:val="00374C23"/>
    <w:rsid w:val="00375003"/>
    <w:rsid w:val="0037540F"/>
    <w:rsid w:val="003758B8"/>
    <w:rsid w:val="00375A82"/>
    <w:rsid w:val="00375DB1"/>
    <w:rsid w:val="00376040"/>
    <w:rsid w:val="003761AE"/>
    <w:rsid w:val="0037634C"/>
    <w:rsid w:val="003767D3"/>
    <w:rsid w:val="003768B1"/>
    <w:rsid w:val="00376CE9"/>
    <w:rsid w:val="003776B1"/>
    <w:rsid w:val="00377A57"/>
    <w:rsid w:val="00377F95"/>
    <w:rsid w:val="00377FF2"/>
    <w:rsid w:val="00380336"/>
    <w:rsid w:val="003805F1"/>
    <w:rsid w:val="00380ECB"/>
    <w:rsid w:val="003812CE"/>
    <w:rsid w:val="0038132E"/>
    <w:rsid w:val="0038157F"/>
    <w:rsid w:val="00381984"/>
    <w:rsid w:val="00381B49"/>
    <w:rsid w:val="00382355"/>
    <w:rsid w:val="00382AE1"/>
    <w:rsid w:val="00382D8E"/>
    <w:rsid w:val="00383066"/>
    <w:rsid w:val="0038325D"/>
    <w:rsid w:val="00383285"/>
    <w:rsid w:val="00384DF5"/>
    <w:rsid w:val="00385495"/>
    <w:rsid w:val="00385789"/>
    <w:rsid w:val="00385F66"/>
    <w:rsid w:val="00386681"/>
    <w:rsid w:val="00387273"/>
    <w:rsid w:val="0038786E"/>
    <w:rsid w:val="00387BF4"/>
    <w:rsid w:val="00387EA2"/>
    <w:rsid w:val="0039025E"/>
    <w:rsid w:val="00390977"/>
    <w:rsid w:val="00391113"/>
    <w:rsid w:val="00391C88"/>
    <w:rsid w:val="00391D94"/>
    <w:rsid w:val="003923D6"/>
    <w:rsid w:val="00392522"/>
    <w:rsid w:val="00392804"/>
    <w:rsid w:val="0039291A"/>
    <w:rsid w:val="0039377E"/>
    <w:rsid w:val="00393C5B"/>
    <w:rsid w:val="00394F6C"/>
    <w:rsid w:val="0039518E"/>
    <w:rsid w:val="00395439"/>
    <w:rsid w:val="003958D2"/>
    <w:rsid w:val="00395A49"/>
    <w:rsid w:val="00395B7D"/>
    <w:rsid w:val="003962C7"/>
    <w:rsid w:val="00396ABF"/>
    <w:rsid w:val="00396F9D"/>
    <w:rsid w:val="00397967"/>
    <w:rsid w:val="003979C2"/>
    <w:rsid w:val="00397AD8"/>
    <w:rsid w:val="003A04D4"/>
    <w:rsid w:val="003A0728"/>
    <w:rsid w:val="003A0EE3"/>
    <w:rsid w:val="003A128A"/>
    <w:rsid w:val="003A1B2F"/>
    <w:rsid w:val="003A1C3F"/>
    <w:rsid w:val="003A265D"/>
    <w:rsid w:val="003A2812"/>
    <w:rsid w:val="003A3246"/>
    <w:rsid w:val="003A3288"/>
    <w:rsid w:val="003A353E"/>
    <w:rsid w:val="003A3680"/>
    <w:rsid w:val="003A40BE"/>
    <w:rsid w:val="003A4562"/>
    <w:rsid w:val="003A51DE"/>
    <w:rsid w:val="003A53CC"/>
    <w:rsid w:val="003A5BEF"/>
    <w:rsid w:val="003A5EA8"/>
    <w:rsid w:val="003A61EE"/>
    <w:rsid w:val="003A6259"/>
    <w:rsid w:val="003A62EC"/>
    <w:rsid w:val="003A65EA"/>
    <w:rsid w:val="003A70BF"/>
    <w:rsid w:val="003A74C0"/>
    <w:rsid w:val="003A7E8B"/>
    <w:rsid w:val="003B0289"/>
    <w:rsid w:val="003B17A1"/>
    <w:rsid w:val="003B18F2"/>
    <w:rsid w:val="003B1A78"/>
    <w:rsid w:val="003B1E68"/>
    <w:rsid w:val="003B1FE4"/>
    <w:rsid w:val="003B203A"/>
    <w:rsid w:val="003B2B27"/>
    <w:rsid w:val="003B39C9"/>
    <w:rsid w:val="003B3B9E"/>
    <w:rsid w:val="003B48EF"/>
    <w:rsid w:val="003B49FF"/>
    <w:rsid w:val="003B4B8E"/>
    <w:rsid w:val="003B4EE7"/>
    <w:rsid w:val="003B56B1"/>
    <w:rsid w:val="003B5BB3"/>
    <w:rsid w:val="003B5E84"/>
    <w:rsid w:val="003B6CED"/>
    <w:rsid w:val="003B711B"/>
    <w:rsid w:val="003B78AD"/>
    <w:rsid w:val="003B7BCC"/>
    <w:rsid w:val="003C038E"/>
    <w:rsid w:val="003C081F"/>
    <w:rsid w:val="003C10F0"/>
    <w:rsid w:val="003C1169"/>
    <w:rsid w:val="003C16F0"/>
    <w:rsid w:val="003C1FA6"/>
    <w:rsid w:val="003C23A9"/>
    <w:rsid w:val="003C265F"/>
    <w:rsid w:val="003C2750"/>
    <w:rsid w:val="003C2C03"/>
    <w:rsid w:val="003C2C15"/>
    <w:rsid w:val="003C32FC"/>
    <w:rsid w:val="003C3633"/>
    <w:rsid w:val="003C3988"/>
    <w:rsid w:val="003C3F28"/>
    <w:rsid w:val="003C443D"/>
    <w:rsid w:val="003C44DF"/>
    <w:rsid w:val="003C45A7"/>
    <w:rsid w:val="003C4F57"/>
    <w:rsid w:val="003C52C5"/>
    <w:rsid w:val="003C6061"/>
    <w:rsid w:val="003C62BD"/>
    <w:rsid w:val="003C6694"/>
    <w:rsid w:val="003C66F8"/>
    <w:rsid w:val="003C6996"/>
    <w:rsid w:val="003C6ACE"/>
    <w:rsid w:val="003C6FDD"/>
    <w:rsid w:val="003C780F"/>
    <w:rsid w:val="003D0A9D"/>
    <w:rsid w:val="003D18B5"/>
    <w:rsid w:val="003D1927"/>
    <w:rsid w:val="003D20DE"/>
    <w:rsid w:val="003D2595"/>
    <w:rsid w:val="003D25A9"/>
    <w:rsid w:val="003D2B20"/>
    <w:rsid w:val="003D2ED0"/>
    <w:rsid w:val="003D304A"/>
    <w:rsid w:val="003D3AFB"/>
    <w:rsid w:val="003D3DB7"/>
    <w:rsid w:val="003D40FB"/>
    <w:rsid w:val="003D47CA"/>
    <w:rsid w:val="003D5193"/>
    <w:rsid w:val="003D55E6"/>
    <w:rsid w:val="003D5639"/>
    <w:rsid w:val="003D57F0"/>
    <w:rsid w:val="003D5E00"/>
    <w:rsid w:val="003D7020"/>
    <w:rsid w:val="003D7048"/>
    <w:rsid w:val="003E088E"/>
    <w:rsid w:val="003E0A3F"/>
    <w:rsid w:val="003E0EEF"/>
    <w:rsid w:val="003E10CC"/>
    <w:rsid w:val="003E1108"/>
    <w:rsid w:val="003E1275"/>
    <w:rsid w:val="003E1C04"/>
    <w:rsid w:val="003E2074"/>
    <w:rsid w:val="003E30CC"/>
    <w:rsid w:val="003E36BF"/>
    <w:rsid w:val="003E4254"/>
    <w:rsid w:val="003E4667"/>
    <w:rsid w:val="003E4838"/>
    <w:rsid w:val="003E4C89"/>
    <w:rsid w:val="003E4F4E"/>
    <w:rsid w:val="003E530E"/>
    <w:rsid w:val="003E5703"/>
    <w:rsid w:val="003E600C"/>
    <w:rsid w:val="003E63A3"/>
    <w:rsid w:val="003E6D2B"/>
    <w:rsid w:val="003E77C8"/>
    <w:rsid w:val="003E7B9A"/>
    <w:rsid w:val="003F013D"/>
    <w:rsid w:val="003F0340"/>
    <w:rsid w:val="003F0A3F"/>
    <w:rsid w:val="003F0E90"/>
    <w:rsid w:val="003F1797"/>
    <w:rsid w:val="003F18BD"/>
    <w:rsid w:val="003F2739"/>
    <w:rsid w:val="003F276F"/>
    <w:rsid w:val="003F36B8"/>
    <w:rsid w:val="003F3854"/>
    <w:rsid w:val="003F3F23"/>
    <w:rsid w:val="003F4D68"/>
    <w:rsid w:val="003F4E59"/>
    <w:rsid w:val="003F5063"/>
    <w:rsid w:val="003F551A"/>
    <w:rsid w:val="003F5627"/>
    <w:rsid w:val="003F563A"/>
    <w:rsid w:val="003F5E0D"/>
    <w:rsid w:val="003F5EC4"/>
    <w:rsid w:val="003F7678"/>
    <w:rsid w:val="003F79D0"/>
    <w:rsid w:val="003F7D01"/>
    <w:rsid w:val="003F7D3F"/>
    <w:rsid w:val="0040024F"/>
    <w:rsid w:val="004005DD"/>
    <w:rsid w:val="00400DE5"/>
    <w:rsid w:val="00400F61"/>
    <w:rsid w:val="004011E8"/>
    <w:rsid w:val="00401254"/>
    <w:rsid w:val="00401272"/>
    <w:rsid w:val="0040165E"/>
    <w:rsid w:val="00401A66"/>
    <w:rsid w:val="00402020"/>
    <w:rsid w:val="004029FB"/>
    <w:rsid w:val="004036DC"/>
    <w:rsid w:val="004036E7"/>
    <w:rsid w:val="00403D80"/>
    <w:rsid w:val="004042F0"/>
    <w:rsid w:val="00404722"/>
    <w:rsid w:val="00405248"/>
    <w:rsid w:val="00406125"/>
    <w:rsid w:val="0040621E"/>
    <w:rsid w:val="00406CD9"/>
    <w:rsid w:val="004074EB"/>
    <w:rsid w:val="004074FA"/>
    <w:rsid w:val="0040781E"/>
    <w:rsid w:val="00407854"/>
    <w:rsid w:val="00407B39"/>
    <w:rsid w:val="00407B71"/>
    <w:rsid w:val="0041017F"/>
    <w:rsid w:val="00410587"/>
    <w:rsid w:val="00410853"/>
    <w:rsid w:val="00411353"/>
    <w:rsid w:val="00411916"/>
    <w:rsid w:val="00411940"/>
    <w:rsid w:val="004122A2"/>
    <w:rsid w:val="004124DC"/>
    <w:rsid w:val="00412644"/>
    <w:rsid w:val="004128C3"/>
    <w:rsid w:val="00412C28"/>
    <w:rsid w:val="00412C93"/>
    <w:rsid w:val="00414432"/>
    <w:rsid w:val="00414478"/>
    <w:rsid w:val="00414630"/>
    <w:rsid w:val="00414647"/>
    <w:rsid w:val="00415C14"/>
    <w:rsid w:val="00415C2F"/>
    <w:rsid w:val="0041656C"/>
    <w:rsid w:val="0041669A"/>
    <w:rsid w:val="0041676B"/>
    <w:rsid w:val="00416FED"/>
    <w:rsid w:val="004170F4"/>
    <w:rsid w:val="00417AE3"/>
    <w:rsid w:val="00420230"/>
    <w:rsid w:val="00420BBE"/>
    <w:rsid w:val="00420E92"/>
    <w:rsid w:val="00420F95"/>
    <w:rsid w:val="00422694"/>
    <w:rsid w:val="00422723"/>
    <w:rsid w:val="00423071"/>
    <w:rsid w:val="004239CE"/>
    <w:rsid w:val="00423CF8"/>
    <w:rsid w:val="00424235"/>
    <w:rsid w:val="0042456A"/>
    <w:rsid w:val="00424D90"/>
    <w:rsid w:val="0042519E"/>
    <w:rsid w:val="004251FC"/>
    <w:rsid w:val="00425556"/>
    <w:rsid w:val="00426A98"/>
    <w:rsid w:val="00426B12"/>
    <w:rsid w:val="004270D7"/>
    <w:rsid w:val="0042716F"/>
    <w:rsid w:val="0042755B"/>
    <w:rsid w:val="004277D4"/>
    <w:rsid w:val="00427890"/>
    <w:rsid w:val="004279F1"/>
    <w:rsid w:val="00427A02"/>
    <w:rsid w:val="00427F13"/>
    <w:rsid w:val="00427FEB"/>
    <w:rsid w:val="0043070A"/>
    <w:rsid w:val="00430BB7"/>
    <w:rsid w:val="00430EC1"/>
    <w:rsid w:val="004313CC"/>
    <w:rsid w:val="00431D8F"/>
    <w:rsid w:val="0043219C"/>
    <w:rsid w:val="00432863"/>
    <w:rsid w:val="00432A5D"/>
    <w:rsid w:val="004339FF"/>
    <w:rsid w:val="00433B6B"/>
    <w:rsid w:val="00434279"/>
    <w:rsid w:val="00434481"/>
    <w:rsid w:val="00434E2C"/>
    <w:rsid w:val="00435020"/>
    <w:rsid w:val="0043585D"/>
    <w:rsid w:val="00436520"/>
    <w:rsid w:val="004369B1"/>
    <w:rsid w:val="00436B0E"/>
    <w:rsid w:val="00436D13"/>
    <w:rsid w:val="004371B6"/>
    <w:rsid w:val="004378D7"/>
    <w:rsid w:val="00437A76"/>
    <w:rsid w:val="00440058"/>
    <w:rsid w:val="00440EB3"/>
    <w:rsid w:val="00441030"/>
    <w:rsid w:val="00441541"/>
    <w:rsid w:val="004415C0"/>
    <w:rsid w:val="004419DC"/>
    <w:rsid w:val="00442052"/>
    <w:rsid w:val="0044209E"/>
    <w:rsid w:val="004423C4"/>
    <w:rsid w:val="00442409"/>
    <w:rsid w:val="00443892"/>
    <w:rsid w:val="00443C3B"/>
    <w:rsid w:val="00444494"/>
    <w:rsid w:val="004450C4"/>
    <w:rsid w:val="00445A25"/>
    <w:rsid w:val="00445BFF"/>
    <w:rsid w:val="0044614C"/>
    <w:rsid w:val="00446645"/>
    <w:rsid w:val="00446B69"/>
    <w:rsid w:val="0044717E"/>
    <w:rsid w:val="0045055E"/>
    <w:rsid w:val="00450588"/>
    <w:rsid w:val="00451139"/>
    <w:rsid w:val="00451F50"/>
    <w:rsid w:val="0045225A"/>
    <w:rsid w:val="0045394A"/>
    <w:rsid w:val="00453DCF"/>
    <w:rsid w:val="00453DEF"/>
    <w:rsid w:val="00454BE0"/>
    <w:rsid w:val="00454F24"/>
    <w:rsid w:val="00455C50"/>
    <w:rsid w:val="00455CDF"/>
    <w:rsid w:val="0045661C"/>
    <w:rsid w:val="00456D13"/>
    <w:rsid w:val="00457473"/>
    <w:rsid w:val="00460BA8"/>
    <w:rsid w:val="00460C9F"/>
    <w:rsid w:val="00460E08"/>
    <w:rsid w:val="00461002"/>
    <w:rsid w:val="00461BA1"/>
    <w:rsid w:val="0046246A"/>
    <w:rsid w:val="0046306D"/>
    <w:rsid w:val="00463280"/>
    <w:rsid w:val="004635F4"/>
    <w:rsid w:val="0046366F"/>
    <w:rsid w:val="004638D4"/>
    <w:rsid w:val="00463BB7"/>
    <w:rsid w:val="00464441"/>
    <w:rsid w:val="004651A4"/>
    <w:rsid w:val="00465515"/>
    <w:rsid w:val="004655DD"/>
    <w:rsid w:val="004659E5"/>
    <w:rsid w:val="00465FAA"/>
    <w:rsid w:val="00465FC5"/>
    <w:rsid w:val="004667BA"/>
    <w:rsid w:val="004668E9"/>
    <w:rsid w:val="00466B8C"/>
    <w:rsid w:val="00467663"/>
    <w:rsid w:val="004677F1"/>
    <w:rsid w:val="00467899"/>
    <w:rsid w:val="0046797D"/>
    <w:rsid w:val="00467C09"/>
    <w:rsid w:val="004707F4"/>
    <w:rsid w:val="00470D75"/>
    <w:rsid w:val="004712CB"/>
    <w:rsid w:val="00471755"/>
    <w:rsid w:val="00472031"/>
    <w:rsid w:val="00472097"/>
    <w:rsid w:val="00472267"/>
    <w:rsid w:val="004724E9"/>
    <w:rsid w:val="0047286A"/>
    <w:rsid w:val="00472B84"/>
    <w:rsid w:val="00473354"/>
    <w:rsid w:val="004734B9"/>
    <w:rsid w:val="00473DB0"/>
    <w:rsid w:val="00473EDE"/>
    <w:rsid w:val="00473EEE"/>
    <w:rsid w:val="0047421E"/>
    <w:rsid w:val="00474D7C"/>
    <w:rsid w:val="00474F63"/>
    <w:rsid w:val="004755D9"/>
    <w:rsid w:val="004757F2"/>
    <w:rsid w:val="00475858"/>
    <w:rsid w:val="00475945"/>
    <w:rsid w:val="00475F78"/>
    <w:rsid w:val="004761B2"/>
    <w:rsid w:val="00476620"/>
    <w:rsid w:val="00476D97"/>
    <w:rsid w:val="0047762E"/>
    <w:rsid w:val="00477A02"/>
    <w:rsid w:val="0048037B"/>
    <w:rsid w:val="00480CCF"/>
    <w:rsid w:val="004814B1"/>
    <w:rsid w:val="00481A5D"/>
    <w:rsid w:val="00481D8A"/>
    <w:rsid w:val="0048248A"/>
    <w:rsid w:val="00482891"/>
    <w:rsid w:val="00482F0B"/>
    <w:rsid w:val="004839E8"/>
    <w:rsid w:val="00483A06"/>
    <w:rsid w:val="0048476D"/>
    <w:rsid w:val="00484893"/>
    <w:rsid w:val="004848DE"/>
    <w:rsid w:val="00484BB4"/>
    <w:rsid w:val="00484D55"/>
    <w:rsid w:val="004870B7"/>
    <w:rsid w:val="0048723F"/>
    <w:rsid w:val="00487ACF"/>
    <w:rsid w:val="004901D3"/>
    <w:rsid w:val="0049098E"/>
    <w:rsid w:val="00490F26"/>
    <w:rsid w:val="0049136B"/>
    <w:rsid w:val="00491427"/>
    <w:rsid w:val="00491682"/>
    <w:rsid w:val="00491B5C"/>
    <w:rsid w:val="0049205D"/>
    <w:rsid w:val="00492639"/>
    <w:rsid w:val="004926D6"/>
    <w:rsid w:val="00492D1E"/>
    <w:rsid w:val="00492DD1"/>
    <w:rsid w:val="00493317"/>
    <w:rsid w:val="004936F3"/>
    <w:rsid w:val="00493B78"/>
    <w:rsid w:val="0049465E"/>
    <w:rsid w:val="00494EEE"/>
    <w:rsid w:val="00495678"/>
    <w:rsid w:val="00495CE4"/>
    <w:rsid w:val="00495D1B"/>
    <w:rsid w:val="0049633B"/>
    <w:rsid w:val="004968E5"/>
    <w:rsid w:val="00496EFA"/>
    <w:rsid w:val="00497988"/>
    <w:rsid w:val="004A065A"/>
    <w:rsid w:val="004A12F9"/>
    <w:rsid w:val="004A1C54"/>
    <w:rsid w:val="004A1E58"/>
    <w:rsid w:val="004A208F"/>
    <w:rsid w:val="004A23EF"/>
    <w:rsid w:val="004A2F28"/>
    <w:rsid w:val="004A340E"/>
    <w:rsid w:val="004A3A6C"/>
    <w:rsid w:val="004A3BF0"/>
    <w:rsid w:val="004A4274"/>
    <w:rsid w:val="004A467E"/>
    <w:rsid w:val="004A4B8C"/>
    <w:rsid w:val="004A4F0E"/>
    <w:rsid w:val="004A53E0"/>
    <w:rsid w:val="004A563F"/>
    <w:rsid w:val="004A566A"/>
    <w:rsid w:val="004A58EB"/>
    <w:rsid w:val="004A5D00"/>
    <w:rsid w:val="004A6743"/>
    <w:rsid w:val="004A69E5"/>
    <w:rsid w:val="004A6CE4"/>
    <w:rsid w:val="004A6E79"/>
    <w:rsid w:val="004A709B"/>
    <w:rsid w:val="004A73A1"/>
    <w:rsid w:val="004A73DA"/>
    <w:rsid w:val="004B047B"/>
    <w:rsid w:val="004B15C3"/>
    <w:rsid w:val="004B15ED"/>
    <w:rsid w:val="004B2355"/>
    <w:rsid w:val="004B236A"/>
    <w:rsid w:val="004B24D9"/>
    <w:rsid w:val="004B2AFD"/>
    <w:rsid w:val="004B2B3C"/>
    <w:rsid w:val="004B359D"/>
    <w:rsid w:val="004B3B6C"/>
    <w:rsid w:val="004B4134"/>
    <w:rsid w:val="004B4882"/>
    <w:rsid w:val="004B49F5"/>
    <w:rsid w:val="004B4CD7"/>
    <w:rsid w:val="004B501A"/>
    <w:rsid w:val="004B53AA"/>
    <w:rsid w:val="004B57A2"/>
    <w:rsid w:val="004B5C45"/>
    <w:rsid w:val="004B5E01"/>
    <w:rsid w:val="004B5FC6"/>
    <w:rsid w:val="004B6636"/>
    <w:rsid w:val="004B67C8"/>
    <w:rsid w:val="004B70EA"/>
    <w:rsid w:val="004B74C4"/>
    <w:rsid w:val="004B7CC2"/>
    <w:rsid w:val="004B7CF9"/>
    <w:rsid w:val="004C030A"/>
    <w:rsid w:val="004C06A3"/>
    <w:rsid w:val="004C0AAA"/>
    <w:rsid w:val="004C0AE7"/>
    <w:rsid w:val="004C0C56"/>
    <w:rsid w:val="004C0CB2"/>
    <w:rsid w:val="004C0F3C"/>
    <w:rsid w:val="004C184C"/>
    <w:rsid w:val="004C1AB9"/>
    <w:rsid w:val="004C283A"/>
    <w:rsid w:val="004C2B77"/>
    <w:rsid w:val="004C3053"/>
    <w:rsid w:val="004C3193"/>
    <w:rsid w:val="004C3D0D"/>
    <w:rsid w:val="004C45F3"/>
    <w:rsid w:val="004C5174"/>
    <w:rsid w:val="004C5334"/>
    <w:rsid w:val="004C546B"/>
    <w:rsid w:val="004C59CF"/>
    <w:rsid w:val="004C629B"/>
    <w:rsid w:val="004C688B"/>
    <w:rsid w:val="004D053B"/>
    <w:rsid w:val="004D17F2"/>
    <w:rsid w:val="004D232F"/>
    <w:rsid w:val="004D29DE"/>
    <w:rsid w:val="004D2D3A"/>
    <w:rsid w:val="004D3426"/>
    <w:rsid w:val="004D3DFE"/>
    <w:rsid w:val="004D5E6A"/>
    <w:rsid w:val="004D61BA"/>
    <w:rsid w:val="004D63DA"/>
    <w:rsid w:val="004D673E"/>
    <w:rsid w:val="004D6951"/>
    <w:rsid w:val="004D6FE3"/>
    <w:rsid w:val="004D7EB0"/>
    <w:rsid w:val="004E04D2"/>
    <w:rsid w:val="004E0675"/>
    <w:rsid w:val="004E07CA"/>
    <w:rsid w:val="004E0A4F"/>
    <w:rsid w:val="004E0E07"/>
    <w:rsid w:val="004E1002"/>
    <w:rsid w:val="004E173C"/>
    <w:rsid w:val="004E1BB7"/>
    <w:rsid w:val="004E1DF7"/>
    <w:rsid w:val="004E20C3"/>
    <w:rsid w:val="004E2250"/>
    <w:rsid w:val="004E23FD"/>
    <w:rsid w:val="004E2EEF"/>
    <w:rsid w:val="004E2F05"/>
    <w:rsid w:val="004E2F22"/>
    <w:rsid w:val="004E40EE"/>
    <w:rsid w:val="004E55F2"/>
    <w:rsid w:val="004E597D"/>
    <w:rsid w:val="004E6291"/>
    <w:rsid w:val="004E6A7A"/>
    <w:rsid w:val="004E6B3A"/>
    <w:rsid w:val="004E79E8"/>
    <w:rsid w:val="004F0119"/>
    <w:rsid w:val="004F0A5B"/>
    <w:rsid w:val="004F10B4"/>
    <w:rsid w:val="004F114D"/>
    <w:rsid w:val="004F1DE4"/>
    <w:rsid w:val="004F228A"/>
    <w:rsid w:val="004F25D2"/>
    <w:rsid w:val="004F3032"/>
    <w:rsid w:val="004F3046"/>
    <w:rsid w:val="004F312D"/>
    <w:rsid w:val="004F35BC"/>
    <w:rsid w:val="004F38A1"/>
    <w:rsid w:val="004F3CD8"/>
    <w:rsid w:val="004F3ED5"/>
    <w:rsid w:val="004F42D5"/>
    <w:rsid w:val="004F44EF"/>
    <w:rsid w:val="004F4C6E"/>
    <w:rsid w:val="004F4D60"/>
    <w:rsid w:val="004F4DCB"/>
    <w:rsid w:val="004F60C5"/>
    <w:rsid w:val="004F6CE4"/>
    <w:rsid w:val="004F704B"/>
    <w:rsid w:val="004F730A"/>
    <w:rsid w:val="004F734C"/>
    <w:rsid w:val="004F7BC4"/>
    <w:rsid w:val="004F7E9A"/>
    <w:rsid w:val="00500643"/>
    <w:rsid w:val="0050098E"/>
    <w:rsid w:val="00500E2D"/>
    <w:rsid w:val="00500F82"/>
    <w:rsid w:val="0050118C"/>
    <w:rsid w:val="005011BC"/>
    <w:rsid w:val="005011D5"/>
    <w:rsid w:val="0050136A"/>
    <w:rsid w:val="00501B45"/>
    <w:rsid w:val="005020A3"/>
    <w:rsid w:val="00502395"/>
    <w:rsid w:val="00502E5B"/>
    <w:rsid w:val="00502FE2"/>
    <w:rsid w:val="00503038"/>
    <w:rsid w:val="00503171"/>
    <w:rsid w:val="00503534"/>
    <w:rsid w:val="00503EF8"/>
    <w:rsid w:val="005044F4"/>
    <w:rsid w:val="005046D1"/>
    <w:rsid w:val="00504D38"/>
    <w:rsid w:val="00505808"/>
    <w:rsid w:val="005058E2"/>
    <w:rsid w:val="00505DCB"/>
    <w:rsid w:val="00506247"/>
    <w:rsid w:val="0050696B"/>
    <w:rsid w:val="005074E6"/>
    <w:rsid w:val="00507B3F"/>
    <w:rsid w:val="0051055B"/>
    <w:rsid w:val="0051115F"/>
    <w:rsid w:val="00511F88"/>
    <w:rsid w:val="00512256"/>
    <w:rsid w:val="00512380"/>
    <w:rsid w:val="00512506"/>
    <w:rsid w:val="00512A69"/>
    <w:rsid w:val="005132B5"/>
    <w:rsid w:val="005141CD"/>
    <w:rsid w:val="005141E3"/>
    <w:rsid w:val="005147D6"/>
    <w:rsid w:val="005148E0"/>
    <w:rsid w:val="00514D2A"/>
    <w:rsid w:val="00514E00"/>
    <w:rsid w:val="005153DE"/>
    <w:rsid w:val="00515488"/>
    <w:rsid w:val="00515B10"/>
    <w:rsid w:val="00515BF6"/>
    <w:rsid w:val="0051610A"/>
    <w:rsid w:val="005168C0"/>
    <w:rsid w:val="00517454"/>
    <w:rsid w:val="00517860"/>
    <w:rsid w:val="0051795C"/>
    <w:rsid w:val="00517FCA"/>
    <w:rsid w:val="0052023C"/>
    <w:rsid w:val="005205EA"/>
    <w:rsid w:val="005209FA"/>
    <w:rsid w:val="00521452"/>
    <w:rsid w:val="005215BE"/>
    <w:rsid w:val="005218E1"/>
    <w:rsid w:val="00522E75"/>
    <w:rsid w:val="005239FB"/>
    <w:rsid w:val="00523C4F"/>
    <w:rsid w:val="00523E66"/>
    <w:rsid w:val="00524273"/>
    <w:rsid w:val="00524EBE"/>
    <w:rsid w:val="00525A6C"/>
    <w:rsid w:val="00525FEA"/>
    <w:rsid w:val="0052612E"/>
    <w:rsid w:val="00526286"/>
    <w:rsid w:val="00526C28"/>
    <w:rsid w:val="00527401"/>
    <w:rsid w:val="0052763C"/>
    <w:rsid w:val="00527686"/>
    <w:rsid w:val="005300F9"/>
    <w:rsid w:val="00530348"/>
    <w:rsid w:val="005307B8"/>
    <w:rsid w:val="00530968"/>
    <w:rsid w:val="00530E6B"/>
    <w:rsid w:val="00530E7F"/>
    <w:rsid w:val="005312B8"/>
    <w:rsid w:val="00531695"/>
    <w:rsid w:val="00531BDB"/>
    <w:rsid w:val="00531D9B"/>
    <w:rsid w:val="00532287"/>
    <w:rsid w:val="005330E4"/>
    <w:rsid w:val="005331DA"/>
    <w:rsid w:val="0053383E"/>
    <w:rsid w:val="005348B1"/>
    <w:rsid w:val="00534E76"/>
    <w:rsid w:val="0053517C"/>
    <w:rsid w:val="0053589E"/>
    <w:rsid w:val="00535DA1"/>
    <w:rsid w:val="0053603F"/>
    <w:rsid w:val="00536599"/>
    <w:rsid w:val="00536755"/>
    <w:rsid w:val="0053681D"/>
    <w:rsid w:val="00536E85"/>
    <w:rsid w:val="00536EA0"/>
    <w:rsid w:val="0053723D"/>
    <w:rsid w:val="005373B4"/>
    <w:rsid w:val="005403E1"/>
    <w:rsid w:val="0054072E"/>
    <w:rsid w:val="00540DFA"/>
    <w:rsid w:val="00540EB6"/>
    <w:rsid w:val="00541A54"/>
    <w:rsid w:val="00542042"/>
    <w:rsid w:val="005420A8"/>
    <w:rsid w:val="005421DB"/>
    <w:rsid w:val="0054276B"/>
    <w:rsid w:val="005428AC"/>
    <w:rsid w:val="00542933"/>
    <w:rsid w:val="00542CF4"/>
    <w:rsid w:val="00542EE5"/>
    <w:rsid w:val="005432DD"/>
    <w:rsid w:val="00543CA3"/>
    <w:rsid w:val="005443C5"/>
    <w:rsid w:val="00544726"/>
    <w:rsid w:val="005448C3"/>
    <w:rsid w:val="005449C9"/>
    <w:rsid w:val="00545DCE"/>
    <w:rsid w:val="00546182"/>
    <w:rsid w:val="005464ED"/>
    <w:rsid w:val="005471A7"/>
    <w:rsid w:val="00547465"/>
    <w:rsid w:val="00547A45"/>
    <w:rsid w:val="00547D3A"/>
    <w:rsid w:val="00547E60"/>
    <w:rsid w:val="0055020B"/>
    <w:rsid w:val="0055083E"/>
    <w:rsid w:val="00550A0A"/>
    <w:rsid w:val="00550A3A"/>
    <w:rsid w:val="00550C5E"/>
    <w:rsid w:val="00551079"/>
    <w:rsid w:val="00551548"/>
    <w:rsid w:val="00552089"/>
    <w:rsid w:val="00552468"/>
    <w:rsid w:val="005526CB"/>
    <w:rsid w:val="0055331A"/>
    <w:rsid w:val="0055358B"/>
    <w:rsid w:val="005538FC"/>
    <w:rsid w:val="00553CC3"/>
    <w:rsid w:val="00553DD7"/>
    <w:rsid w:val="00554518"/>
    <w:rsid w:val="00554D25"/>
    <w:rsid w:val="00554DD8"/>
    <w:rsid w:val="005550F6"/>
    <w:rsid w:val="005552AA"/>
    <w:rsid w:val="005559D0"/>
    <w:rsid w:val="00555B2C"/>
    <w:rsid w:val="00555FFD"/>
    <w:rsid w:val="0055618E"/>
    <w:rsid w:val="00557A6E"/>
    <w:rsid w:val="00557BFC"/>
    <w:rsid w:val="00557C6C"/>
    <w:rsid w:val="005600D9"/>
    <w:rsid w:val="005602EE"/>
    <w:rsid w:val="005607A6"/>
    <w:rsid w:val="00560DD5"/>
    <w:rsid w:val="00560DFD"/>
    <w:rsid w:val="00561132"/>
    <w:rsid w:val="00561A62"/>
    <w:rsid w:val="00562275"/>
    <w:rsid w:val="00562AD0"/>
    <w:rsid w:val="00562E49"/>
    <w:rsid w:val="005647AB"/>
    <w:rsid w:val="00564838"/>
    <w:rsid w:val="00564A28"/>
    <w:rsid w:val="00564A9D"/>
    <w:rsid w:val="00565076"/>
    <w:rsid w:val="005656F8"/>
    <w:rsid w:val="00565EA8"/>
    <w:rsid w:val="00566368"/>
    <w:rsid w:val="00566656"/>
    <w:rsid w:val="00566AC7"/>
    <w:rsid w:val="0057039A"/>
    <w:rsid w:val="005715A5"/>
    <w:rsid w:val="00571787"/>
    <w:rsid w:val="0057218C"/>
    <w:rsid w:val="0057311F"/>
    <w:rsid w:val="00573713"/>
    <w:rsid w:val="00573DF2"/>
    <w:rsid w:val="00574082"/>
    <w:rsid w:val="00575026"/>
    <w:rsid w:val="005753CC"/>
    <w:rsid w:val="005762CE"/>
    <w:rsid w:val="00576360"/>
    <w:rsid w:val="005767B5"/>
    <w:rsid w:val="00576A3A"/>
    <w:rsid w:val="00576D4A"/>
    <w:rsid w:val="00576ECE"/>
    <w:rsid w:val="00577FC2"/>
    <w:rsid w:val="0058046F"/>
    <w:rsid w:val="0058054C"/>
    <w:rsid w:val="00580603"/>
    <w:rsid w:val="0058091D"/>
    <w:rsid w:val="0058136B"/>
    <w:rsid w:val="00581418"/>
    <w:rsid w:val="00581EE2"/>
    <w:rsid w:val="00582BA2"/>
    <w:rsid w:val="00582BD1"/>
    <w:rsid w:val="00582ED3"/>
    <w:rsid w:val="00583053"/>
    <w:rsid w:val="00583397"/>
    <w:rsid w:val="00583631"/>
    <w:rsid w:val="0058386D"/>
    <w:rsid w:val="00583B7D"/>
    <w:rsid w:val="00584C3B"/>
    <w:rsid w:val="00585252"/>
    <w:rsid w:val="00585513"/>
    <w:rsid w:val="00585613"/>
    <w:rsid w:val="0058595C"/>
    <w:rsid w:val="005859B3"/>
    <w:rsid w:val="00585C8C"/>
    <w:rsid w:val="00585DDD"/>
    <w:rsid w:val="00586C85"/>
    <w:rsid w:val="00587A19"/>
    <w:rsid w:val="00587CE2"/>
    <w:rsid w:val="0059035D"/>
    <w:rsid w:val="00590644"/>
    <w:rsid w:val="00590DC6"/>
    <w:rsid w:val="0059103E"/>
    <w:rsid w:val="00591087"/>
    <w:rsid w:val="005913C2"/>
    <w:rsid w:val="005916F0"/>
    <w:rsid w:val="00592354"/>
    <w:rsid w:val="00592D83"/>
    <w:rsid w:val="00592F3B"/>
    <w:rsid w:val="00593AA1"/>
    <w:rsid w:val="00593ECE"/>
    <w:rsid w:val="00594056"/>
    <w:rsid w:val="005947BD"/>
    <w:rsid w:val="005949A4"/>
    <w:rsid w:val="005949CC"/>
    <w:rsid w:val="005950CB"/>
    <w:rsid w:val="005953E8"/>
    <w:rsid w:val="0059594B"/>
    <w:rsid w:val="00595FD6"/>
    <w:rsid w:val="0059658A"/>
    <w:rsid w:val="005969A1"/>
    <w:rsid w:val="00596B54"/>
    <w:rsid w:val="00596BA9"/>
    <w:rsid w:val="00596D67"/>
    <w:rsid w:val="00597292"/>
    <w:rsid w:val="005A0085"/>
    <w:rsid w:val="005A040F"/>
    <w:rsid w:val="005A05DC"/>
    <w:rsid w:val="005A0A87"/>
    <w:rsid w:val="005A0BF7"/>
    <w:rsid w:val="005A17F5"/>
    <w:rsid w:val="005A1A46"/>
    <w:rsid w:val="005A1FE7"/>
    <w:rsid w:val="005A29DE"/>
    <w:rsid w:val="005A2D2A"/>
    <w:rsid w:val="005A2D70"/>
    <w:rsid w:val="005A3259"/>
    <w:rsid w:val="005A33FB"/>
    <w:rsid w:val="005A35E7"/>
    <w:rsid w:val="005A3C8F"/>
    <w:rsid w:val="005A49E0"/>
    <w:rsid w:val="005A4D08"/>
    <w:rsid w:val="005A5431"/>
    <w:rsid w:val="005A54C4"/>
    <w:rsid w:val="005A60FF"/>
    <w:rsid w:val="005A62CE"/>
    <w:rsid w:val="005A6470"/>
    <w:rsid w:val="005A68DB"/>
    <w:rsid w:val="005A7488"/>
    <w:rsid w:val="005B02F3"/>
    <w:rsid w:val="005B05AD"/>
    <w:rsid w:val="005B0892"/>
    <w:rsid w:val="005B0FF8"/>
    <w:rsid w:val="005B1067"/>
    <w:rsid w:val="005B1091"/>
    <w:rsid w:val="005B1984"/>
    <w:rsid w:val="005B200E"/>
    <w:rsid w:val="005B221E"/>
    <w:rsid w:val="005B2570"/>
    <w:rsid w:val="005B2813"/>
    <w:rsid w:val="005B2C73"/>
    <w:rsid w:val="005B3918"/>
    <w:rsid w:val="005B4B15"/>
    <w:rsid w:val="005B50D1"/>
    <w:rsid w:val="005B550A"/>
    <w:rsid w:val="005B581D"/>
    <w:rsid w:val="005B632D"/>
    <w:rsid w:val="005B6668"/>
    <w:rsid w:val="005B6902"/>
    <w:rsid w:val="005C069B"/>
    <w:rsid w:val="005C0E20"/>
    <w:rsid w:val="005C10BA"/>
    <w:rsid w:val="005C10C4"/>
    <w:rsid w:val="005C20E1"/>
    <w:rsid w:val="005C24F7"/>
    <w:rsid w:val="005C2566"/>
    <w:rsid w:val="005C2E64"/>
    <w:rsid w:val="005C32B3"/>
    <w:rsid w:val="005C33DD"/>
    <w:rsid w:val="005C37EB"/>
    <w:rsid w:val="005C3AD6"/>
    <w:rsid w:val="005C4309"/>
    <w:rsid w:val="005C4865"/>
    <w:rsid w:val="005C4A67"/>
    <w:rsid w:val="005C552B"/>
    <w:rsid w:val="005C5FF5"/>
    <w:rsid w:val="005C64C3"/>
    <w:rsid w:val="005C68AA"/>
    <w:rsid w:val="005C6922"/>
    <w:rsid w:val="005C6DB0"/>
    <w:rsid w:val="005C7800"/>
    <w:rsid w:val="005D077C"/>
    <w:rsid w:val="005D081D"/>
    <w:rsid w:val="005D0E8D"/>
    <w:rsid w:val="005D1C58"/>
    <w:rsid w:val="005D1F0D"/>
    <w:rsid w:val="005D2A8C"/>
    <w:rsid w:val="005D2B03"/>
    <w:rsid w:val="005D2BF4"/>
    <w:rsid w:val="005D30B1"/>
    <w:rsid w:val="005D35C8"/>
    <w:rsid w:val="005D3A9B"/>
    <w:rsid w:val="005D45DD"/>
    <w:rsid w:val="005D4B0C"/>
    <w:rsid w:val="005D5448"/>
    <w:rsid w:val="005D5652"/>
    <w:rsid w:val="005D57B5"/>
    <w:rsid w:val="005D5D7C"/>
    <w:rsid w:val="005D5D90"/>
    <w:rsid w:val="005D5DED"/>
    <w:rsid w:val="005D5F31"/>
    <w:rsid w:val="005D6C2B"/>
    <w:rsid w:val="005D70ED"/>
    <w:rsid w:val="005D79D4"/>
    <w:rsid w:val="005D7C77"/>
    <w:rsid w:val="005D7D68"/>
    <w:rsid w:val="005E0942"/>
    <w:rsid w:val="005E0FEB"/>
    <w:rsid w:val="005E240C"/>
    <w:rsid w:val="005E248F"/>
    <w:rsid w:val="005E25AD"/>
    <w:rsid w:val="005E2D15"/>
    <w:rsid w:val="005E2DCB"/>
    <w:rsid w:val="005E30F2"/>
    <w:rsid w:val="005E3B38"/>
    <w:rsid w:val="005E3C3B"/>
    <w:rsid w:val="005E3C9D"/>
    <w:rsid w:val="005E3CAB"/>
    <w:rsid w:val="005E3FE2"/>
    <w:rsid w:val="005E48A4"/>
    <w:rsid w:val="005E518A"/>
    <w:rsid w:val="005E5CE2"/>
    <w:rsid w:val="005E62B3"/>
    <w:rsid w:val="005E6C08"/>
    <w:rsid w:val="005E75C0"/>
    <w:rsid w:val="005F05CC"/>
    <w:rsid w:val="005F07A2"/>
    <w:rsid w:val="005F0F6B"/>
    <w:rsid w:val="005F10B0"/>
    <w:rsid w:val="005F1EC6"/>
    <w:rsid w:val="005F46FC"/>
    <w:rsid w:val="005F49EE"/>
    <w:rsid w:val="005F4DBE"/>
    <w:rsid w:val="005F5829"/>
    <w:rsid w:val="005F597F"/>
    <w:rsid w:val="005F6605"/>
    <w:rsid w:val="005F6609"/>
    <w:rsid w:val="005F6714"/>
    <w:rsid w:val="005F6E13"/>
    <w:rsid w:val="005F7024"/>
    <w:rsid w:val="005F7919"/>
    <w:rsid w:val="005F7C38"/>
    <w:rsid w:val="005F7DAB"/>
    <w:rsid w:val="00600484"/>
    <w:rsid w:val="0060082C"/>
    <w:rsid w:val="00600EB5"/>
    <w:rsid w:val="006018C3"/>
    <w:rsid w:val="00601AED"/>
    <w:rsid w:val="00601D38"/>
    <w:rsid w:val="00602048"/>
    <w:rsid w:val="00602A2B"/>
    <w:rsid w:val="00603AAC"/>
    <w:rsid w:val="00603DBF"/>
    <w:rsid w:val="006041C0"/>
    <w:rsid w:val="00604847"/>
    <w:rsid w:val="00604F33"/>
    <w:rsid w:val="0060579D"/>
    <w:rsid w:val="00605F61"/>
    <w:rsid w:val="00606250"/>
    <w:rsid w:val="006062FE"/>
    <w:rsid w:val="0060722D"/>
    <w:rsid w:val="006073F4"/>
    <w:rsid w:val="00610172"/>
    <w:rsid w:val="00610484"/>
    <w:rsid w:val="0061080D"/>
    <w:rsid w:val="0061087E"/>
    <w:rsid w:val="00611238"/>
    <w:rsid w:val="00611828"/>
    <w:rsid w:val="006122C0"/>
    <w:rsid w:val="00612842"/>
    <w:rsid w:val="00612AFD"/>
    <w:rsid w:val="006132E7"/>
    <w:rsid w:val="00613A2B"/>
    <w:rsid w:val="006145EF"/>
    <w:rsid w:val="00614C9A"/>
    <w:rsid w:val="00615985"/>
    <w:rsid w:val="00615C77"/>
    <w:rsid w:val="00615DAE"/>
    <w:rsid w:val="00615F1A"/>
    <w:rsid w:val="006160F1"/>
    <w:rsid w:val="006166A7"/>
    <w:rsid w:val="006168C5"/>
    <w:rsid w:val="006168E0"/>
    <w:rsid w:val="00616C72"/>
    <w:rsid w:val="00617277"/>
    <w:rsid w:val="00620733"/>
    <w:rsid w:val="00621220"/>
    <w:rsid w:val="00621F26"/>
    <w:rsid w:val="006227B9"/>
    <w:rsid w:val="00622B23"/>
    <w:rsid w:val="0062339C"/>
    <w:rsid w:val="00623618"/>
    <w:rsid w:val="00623A88"/>
    <w:rsid w:val="00623CE9"/>
    <w:rsid w:val="00623DF2"/>
    <w:rsid w:val="00623EE6"/>
    <w:rsid w:val="00623FF0"/>
    <w:rsid w:val="00624ABA"/>
    <w:rsid w:val="00624EE6"/>
    <w:rsid w:val="00625A4A"/>
    <w:rsid w:val="006268C2"/>
    <w:rsid w:val="00626D4A"/>
    <w:rsid w:val="006273E6"/>
    <w:rsid w:val="006274B8"/>
    <w:rsid w:val="00627B9E"/>
    <w:rsid w:val="00627E6C"/>
    <w:rsid w:val="00627FE5"/>
    <w:rsid w:val="006303D6"/>
    <w:rsid w:val="00630FC7"/>
    <w:rsid w:val="006312BF"/>
    <w:rsid w:val="006313BB"/>
    <w:rsid w:val="006314F8"/>
    <w:rsid w:val="006315F9"/>
    <w:rsid w:val="0063184F"/>
    <w:rsid w:val="006318D9"/>
    <w:rsid w:val="00631ABD"/>
    <w:rsid w:val="00631D62"/>
    <w:rsid w:val="00631F02"/>
    <w:rsid w:val="0063208B"/>
    <w:rsid w:val="0063211B"/>
    <w:rsid w:val="0063213E"/>
    <w:rsid w:val="0063238D"/>
    <w:rsid w:val="006325FE"/>
    <w:rsid w:val="0063288F"/>
    <w:rsid w:val="00633204"/>
    <w:rsid w:val="00633821"/>
    <w:rsid w:val="00633E0C"/>
    <w:rsid w:val="00634228"/>
    <w:rsid w:val="006342E2"/>
    <w:rsid w:val="00634FF6"/>
    <w:rsid w:val="00635042"/>
    <w:rsid w:val="00635434"/>
    <w:rsid w:val="006368F1"/>
    <w:rsid w:val="00636DF5"/>
    <w:rsid w:val="006370C5"/>
    <w:rsid w:val="00637E90"/>
    <w:rsid w:val="00640C7B"/>
    <w:rsid w:val="00641053"/>
    <w:rsid w:val="0064105E"/>
    <w:rsid w:val="0064210B"/>
    <w:rsid w:val="006423F6"/>
    <w:rsid w:val="006424D7"/>
    <w:rsid w:val="00642DD2"/>
    <w:rsid w:val="00643346"/>
    <w:rsid w:val="00643687"/>
    <w:rsid w:val="00644772"/>
    <w:rsid w:val="0064483F"/>
    <w:rsid w:val="0064486D"/>
    <w:rsid w:val="00644A32"/>
    <w:rsid w:val="0064575D"/>
    <w:rsid w:val="006467E3"/>
    <w:rsid w:val="00646B8E"/>
    <w:rsid w:val="00647333"/>
    <w:rsid w:val="00647BD3"/>
    <w:rsid w:val="00647EC3"/>
    <w:rsid w:val="0065014C"/>
    <w:rsid w:val="00650532"/>
    <w:rsid w:val="0065067E"/>
    <w:rsid w:val="0065119C"/>
    <w:rsid w:val="0065165E"/>
    <w:rsid w:val="006519BA"/>
    <w:rsid w:val="00651A05"/>
    <w:rsid w:val="0065206D"/>
    <w:rsid w:val="0065355C"/>
    <w:rsid w:val="00653D90"/>
    <w:rsid w:val="00654072"/>
    <w:rsid w:val="006542B7"/>
    <w:rsid w:val="00654323"/>
    <w:rsid w:val="00654C1E"/>
    <w:rsid w:val="00655599"/>
    <w:rsid w:val="00655612"/>
    <w:rsid w:val="00655A4D"/>
    <w:rsid w:val="00655AEF"/>
    <w:rsid w:val="00655D9A"/>
    <w:rsid w:val="00655DA7"/>
    <w:rsid w:val="00656660"/>
    <w:rsid w:val="00656783"/>
    <w:rsid w:val="00656B2A"/>
    <w:rsid w:val="00657997"/>
    <w:rsid w:val="006579CD"/>
    <w:rsid w:val="0066039A"/>
    <w:rsid w:val="00660490"/>
    <w:rsid w:val="00660656"/>
    <w:rsid w:val="00660AC3"/>
    <w:rsid w:val="00660B13"/>
    <w:rsid w:val="0066189B"/>
    <w:rsid w:val="00661F6B"/>
    <w:rsid w:val="006622A8"/>
    <w:rsid w:val="006622DE"/>
    <w:rsid w:val="00662AA1"/>
    <w:rsid w:val="00662FDD"/>
    <w:rsid w:val="0066342B"/>
    <w:rsid w:val="00663805"/>
    <w:rsid w:val="006643DD"/>
    <w:rsid w:val="0066513A"/>
    <w:rsid w:val="00665383"/>
    <w:rsid w:val="006653FC"/>
    <w:rsid w:val="0066581E"/>
    <w:rsid w:val="00665872"/>
    <w:rsid w:val="0066693E"/>
    <w:rsid w:val="00667070"/>
    <w:rsid w:val="0066715F"/>
    <w:rsid w:val="006674B5"/>
    <w:rsid w:val="0066752E"/>
    <w:rsid w:val="00667ABA"/>
    <w:rsid w:val="00667C6A"/>
    <w:rsid w:val="0067072F"/>
    <w:rsid w:val="006717A0"/>
    <w:rsid w:val="00671934"/>
    <w:rsid w:val="00671B68"/>
    <w:rsid w:val="006725B0"/>
    <w:rsid w:val="00672822"/>
    <w:rsid w:val="00672DB3"/>
    <w:rsid w:val="00673C31"/>
    <w:rsid w:val="00673D2B"/>
    <w:rsid w:val="00673F48"/>
    <w:rsid w:val="00673F7F"/>
    <w:rsid w:val="00674065"/>
    <w:rsid w:val="00674141"/>
    <w:rsid w:val="006746B6"/>
    <w:rsid w:val="00674A01"/>
    <w:rsid w:val="00674AB0"/>
    <w:rsid w:val="00674DF3"/>
    <w:rsid w:val="0067509A"/>
    <w:rsid w:val="00675675"/>
    <w:rsid w:val="006761FE"/>
    <w:rsid w:val="00677574"/>
    <w:rsid w:val="00677B37"/>
    <w:rsid w:val="00677D22"/>
    <w:rsid w:val="006800DC"/>
    <w:rsid w:val="00680621"/>
    <w:rsid w:val="00680722"/>
    <w:rsid w:val="00680E66"/>
    <w:rsid w:val="0068159F"/>
    <w:rsid w:val="00681741"/>
    <w:rsid w:val="00681A1B"/>
    <w:rsid w:val="00681A71"/>
    <w:rsid w:val="00681C41"/>
    <w:rsid w:val="00681E18"/>
    <w:rsid w:val="00681EA1"/>
    <w:rsid w:val="00682877"/>
    <w:rsid w:val="00682AD3"/>
    <w:rsid w:val="00683C7E"/>
    <w:rsid w:val="00684655"/>
    <w:rsid w:val="00685079"/>
    <w:rsid w:val="00685CE0"/>
    <w:rsid w:val="00685F51"/>
    <w:rsid w:val="00686170"/>
    <w:rsid w:val="006862D3"/>
    <w:rsid w:val="0068665C"/>
    <w:rsid w:val="0068668A"/>
    <w:rsid w:val="00686C18"/>
    <w:rsid w:val="00687BE3"/>
    <w:rsid w:val="006904BA"/>
    <w:rsid w:val="0069094D"/>
    <w:rsid w:val="0069118C"/>
    <w:rsid w:val="006911AF"/>
    <w:rsid w:val="00691213"/>
    <w:rsid w:val="00691A3B"/>
    <w:rsid w:val="00691EC1"/>
    <w:rsid w:val="006920E3"/>
    <w:rsid w:val="00692104"/>
    <w:rsid w:val="006926AF"/>
    <w:rsid w:val="00692FCF"/>
    <w:rsid w:val="00692FE6"/>
    <w:rsid w:val="0069323C"/>
    <w:rsid w:val="00693A60"/>
    <w:rsid w:val="006941DA"/>
    <w:rsid w:val="006945AC"/>
    <w:rsid w:val="006948D4"/>
    <w:rsid w:val="00694EEB"/>
    <w:rsid w:val="006954FB"/>
    <w:rsid w:val="00696385"/>
    <w:rsid w:val="0069652B"/>
    <w:rsid w:val="0069678A"/>
    <w:rsid w:val="006971E4"/>
    <w:rsid w:val="00697352"/>
    <w:rsid w:val="00697356"/>
    <w:rsid w:val="006973E6"/>
    <w:rsid w:val="00697417"/>
    <w:rsid w:val="0069797D"/>
    <w:rsid w:val="006A04D3"/>
    <w:rsid w:val="006A0C6A"/>
    <w:rsid w:val="006A1710"/>
    <w:rsid w:val="006A1873"/>
    <w:rsid w:val="006A1E30"/>
    <w:rsid w:val="006A2067"/>
    <w:rsid w:val="006A26C3"/>
    <w:rsid w:val="006A2F8A"/>
    <w:rsid w:val="006A3D66"/>
    <w:rsid w:val="006A4019"/>
    <w:rsid w:val="006A44DA"/>
    <w:rsid w:val="006A47CE"/>
    <w:rsid w:val="006A48F4"/>
    <w:rsid w:val="006A4D6C"/>
    <w:rsid w:val="006A54BF"/>
    <w:rsid w:val="006A6C1B"/>
    <w:rsid w:val="006A6C5F"/>
    <w:rsid w:val="006A7077"/>
    <w:rsid w:val="006A74A9"/>
    <w:rsid w:val="006A7F0E"/>
    <w:rsid w:val="006B091B"/>
    <w:rsid w:val="006B15F2"/>
    <w:rsid w:val="006B1921"/>
    <w:rsid w:val="006B25F6"/>
    <w:rsid w:val="006B2C58"/>
    <w:rsid w:val="006B303D"/>
    <w:rsid w:val="006B322D"/>
    <w:rsid w:val="006B3658"/>
    <w:rsid w:val="006B36B6"/>
    <w:rsid w:val="006B3CC0"/>
    <w:rsid w:val="006B3E56"/>
    <w:rsid w:val="006B4356"/>
    <w:rsid w:val="006B492B"/>
    <w:rsid w:val="006B4CB0"/>
    <w:rsid w:val="006B53EA"/>
    <w:rsid w:val="006B593D"/>
    <w:rsid w:val="006B5A35"/>
    <w:rsid w:val="006B6EEC"/>
    <w:rsid w:val="006B7AC8"/>
    <w:rsid w:val="006C0F63"/>
    <w:rsid w:val="006C1DAD"/>
    <w:rsid w:val="006C2906"/>
    <w:rsid w:val="006C2910"/>
    <w:rsid w:val="006C29BD"/>
    <w:rsid w:val="006C2B4D"/>
    <w:rsid w:val="006C2ECF"/>
    <w:rsid w:val="006C2F33"/>
    <w:rsid w:val="006C33F9"/>
    <w:rsid w:val="006C3933"/>
    <w:rsid w:val="006C3FED"/>
    <w:rsid w:val="006C41E6"/>
    <w:rsid w:val="006C4D24"/>
    <w:rsid w:val="006C4F09"/>
    <w:rsid w:val="006C50ED"/>
    <w:rsid w:val="006C5329"/>
    <w:rsid w:val="006C5975"/>
    <w:rsid w:val="006C605F"/>
    <w:rsid w:val="006C6AB4"/>
    <w:rsid w:val="006C6BAE"/>
    <w:rsid w:val="006D05ED"/>
    <w:rsid w:val="006D0DE8"/>
    <w:rsid w:val="006D1455"/>
    <w:rsid w:val="006D1A9C"/>
    <w:rsid w:val="006D2AC8"/>
    <w:rsid w:val="006D3845"/>
    <w:rsid w:val="006D387F"/>
    <w:rsid w:val="006D3D1D"/>
    <w:rsid w:val="006D3F0A"/>
    <w:rsid w:val="006D4037"/>
    <w:rsid w:val="006D4855"/>
    <w:rsid w:val="006D4D9C"/>
    <w:rsid w:val="006D5056"/>
    <w:rsid w:val="006D5621"/>
    <w:rsid w:val="006D5985"/>
    <w:rsid w:val="006D63C6"/>
    <w:rsid w:val="006D669B"/>
    <w:rsid w:val="006D6B8E"/>
    <w:rsid w:val="006D6C8D"/>
    <w:rsid w:val="006D6D16"/>
    <w:rsid w:val="006D6FC6"/>
    <w:rsid w:val="006D7070"/>
    <w:rsid w:val="006D7CEE"/>
    <w:rsid w:val="006D7FD7"/>
    <w:rsid w:val="006E0628"/>
    <w:rsid w:val="006E0774"/>
    <w:rsid w:val="006E0E92"/>
    <w:rsid w:val="006E107E"/>
    <w:rsid w:val="006E1131"/>
    <w:rsid w:val="006E188C"/>
    <w:rsid w:val="006E1914"/>
    <w:rsid w:val="006E2357"/>
    <w:rsid w:val="006E287A"/>
    <w:rsid w:val="006E30E9"/>
    <w:rsid w:val="006E3350"/>
    <w:rsid w:val="006E36B6"/>
    <w:rsid w:val="006E36E9"/>
    <w:rsid w:val="006E398C"/>
    <w:rsid w:val="006E3A48"/>
    <w:rsid w:val="006E3C03"/>
    <w:rsid w:val="006E3CEE"/>
    <w:rsid w:val="006E40FE"/>
    <w:rsid w:val="006E488B"/>
    <w:rsid w:val="006E48B1"/>
    <w:rsid w:val="006E4BD8"/>
    <w:rsid w:val="006E50C8"/>
    <w:rsid w:val="006E51CE"/>
    <w:rsid w:val="006E5EEF"/>
    <w:rsid w:val="006E60EE"/>
    <w:rsid w:val="006E6294"/>
    <w:rsid w:val="006E6A20"/>
    <w:rsid w:val="006E6AD3"/>
    <w:rsid w:val="006E6DFD"/>
    <w:rsid w:val="006E70F5"/>
    <w:rsid w:val="006E723F"/>
    <w:rsid w:val="006E748A"/>
    <w:rsid w:val="006E77F8"/>
    <w:rsid w:val="006E7957"/>
    <w:rsid w:val="006E7B1F"/>
    <w:rsid w:val="006F01FF"/>
    <w:rsid w:val="006F0657"/>
    <w:rsid w:val="006F077E"/>
    <w:rsid w:val="006F094A"/>
    <w:rsid w:val="006F0BEC"/>
    <w:rsid w:val="006F0D27"/>
    <w:rsid w:val="006F13EC"/>
    <w:rsid w:val="006F175F"/>
    <w:rsid w:val="006F19C8"/>
    <w:rsid w:val="006F1D39"/>
    <w:rsid w:val="006F1EB7"/>
    <w:rsid w:val="006F1F91"/>
    <w:rsid w:val="006F248C"/>
    <w:rsid w:val="006F2958"/>
    <w:rsid w:val="006F2ECE"/>
    <w:rsid w:val="006F320A"/>
    <w:rsid w:val="006F370A"/>
    <w:rsid w:val="006F38FA"/>
    <w:rsid w:val="006F3A07"/>
    <w:rsid w:val="006F4E22"/>
    <w:rsid w:val="006F502F"/>
    <w:rsid w:val="006F5865"/>
    <w:rsid w:val="006F5987"/>
    <w:rsid w:val="006F5BEE"/>
    <w:rsid w:val="006F5F6F"/>
    <w:rsid w:val="006F6227"/>
    <w:rsid w:val="006F71F0"/>
    <w:rsid w:val="0070096D"/>
    <w:rsid w:val="00700D4C"/>
    <w:rsid w:val="00701345"/>
    <w:rsid w:val="0070185F"/>
    <w:rsid w:val="007018F6"/>
    <w:rsid w:val="00701A0E"/>
    <w:rsid w:val="00701D59"/>
    <w:rsid w:val="007021FE"/>
    <w:rsid w:val="0070299A"/>
    <w:rsid w:val="00703C10"/>
    <w:rsid w:val="00703D29"/>
    <w:rsid w:val="007041FB"/>
    <w:rsid w:val="007048ED"/>
    <w:rsid w:val="007051F9"/>
    <w:rsid w:val="007055B7"/>
    <w:rsid w:val="0070586F"/>
    <w:rsid w:val="00706631"/>
    <w:rsid w:val="007066F4"/>
    <w:rsid w:val="00706E1E"/>
    <w:rsid w:val="007072A9"/>
    <w:rsid w:val="007078CC"/>
    <w:rsid w:val="007078DE"/>
    <w:rsid w:val="00707A50"/>
    <w:rsid w:val="00707D86"/>
    <w:rsid w:val="00707ECD"/>
    <w:rsid w:val="007103CC"/>
    <w:rsid w:val="007107E1"/>
    <w:rsid w:val="00710934"/>
    <w:rsid w:val="00710EC5"/>
    <w:rsid w:val="00710FBF"/>
    <w:rsid w:val="0071130A"/>
    <w:rsid w:val="00711D53"/>
    <w:rsid w:val="0071245F"/>
    <w:rsid w:val="00712A88"/>
    <w:rsid w:val="00713012"/>
    <w:rsid w:val="0071341F"/>
    <w:rsid w:val="0071367E"/>
    <w:rsid w:val="00713A67"/>
    <w:rsid w:val="00714981"/>
    <w:rsid w:val="00714B0E"/>
    <w:rsid w:val="00714B51"/>
    <w:rsid w:val="00714FE7"/>
    <w:rsid w:val="00715138"/>
    <w:rsid w:val="007153F0"/>
    <w:rsid w:val="007156E2"/>
    <w:rsid w:val="00715B18"/>
    <w:rsid w:val="00715CDC"/>
    <w:rsid w:val="00716440"/>
    <w:rsid w:val="00716661"/>
    <w:rsid w:val="007166CD"/>
    <w:rsid w:val="00716DA1"/>
    <w:rsid w:val="007173DE"/>
    <w:rsid w:val="00717572"/>
    <w:rsid w:val="0071761F"/>
    <w:rsid w:val="0071776C"/>
    <w:rsid w:val="00717D6F"/>
    <w:rsid w:val="0072000A"/>
    <w:rsid w:val="007202B3"/>
    <w:rsid w:val="00720574"/>
    <w:rsid w:val="0072077F"/>
    <w:rsid w:val="00720A0B"/>
    <w:rsid w:val="00721138"/>
    <w:rsid w:val="007214A0"/>
    <w:rsid w:val="00721AF3"/>
    <w:rsid w:val="00721B33"/>
    <w:rsid w:val="00721BCE"/>
    <w:rsid w:val="00721BEC"/>
    <w:rsid w:val="00721C82"/>
    <w:rsid w:val="00721E98"/>
    <w:rsid w:val="00722339"/>
    <w:rsid w:val="00722637"/>
    <w:rsid w:val="0072267C"/>
    <w:rsid w:val="00722A66"/>
    <w:rsid w:val="00722B4A"/>
    <w:rsid w:val="00723115"/>
    <w:rsid w:val="00723615"/>
    <w:rsid w:val="00723629"/>
    <w:rsid w:val="00723F16"/>
    <w:rsid w:val="007240B2"/>
    <w:rsid w:val="007241A0"/>
    <w:rsid w:val="00724640"/>
    <w:rsid w:val="0072469C"/>
    <w:rsid w:val="00724AF6"/>
    <w:rsid w:val="0072512F"/>
    <w:rsid w:val="007253C4"/>
    <w:rsid w:val="0072559C"/>
    <w:rsid w:val="00725846"/>
    <w:rsid w:val="00725F07"/>
    <w:rsid w:val="0072666A"/>
    <w:rsid w:val="00726DBA"/>
    <w:rsid w:val="00726F0A"/>
    <w:rsid w:val="007278B5"/>
    <w:rsid w:val="0072796C"/>
    <w:rsid w:val="00727F56"/>
    <w:rsid w:val="007305E2"/>
    <w:rsid w:val="0073067D"/>
    <w:rsid w:val="007307E9"/>
    <w:rsid w:val="00730ED1"/>
    <w:rsid w:val="007314DD"/>
    <w:rsid w:val="00731CAC"/>
    <w:rsid w:val="00731D47"/>
    <w:rsid w:val="00733D36"/>
    <w:rsid w:val="00733E2B"/>
    <w:rsid w:val="00733FD7"/>
    <w:rsid w:val="00733FF3"/>
    <w:rsid w:val="007345D2"/>
    <w:rsid w:val="00735D0F"/>
    <w:rsid w:val="00735DFA"/>
    <w:rsid w:val="00735E88"/>
    <w:rsid w:val="007360E4"/>
    <w:rsid w:val="0073628A"/>
    <w:rsid w:val="0073794A"/>
    <w:rsid w:val="00737A9D"/>
    <w:rsid w:val="0074013D"/>
    <w:rsid w:val="00740528"/>
    <w:rsid w:val="00740BFF"/>
    <w:rsid w:val="00740CC4"/>
    <w:rsid w:val="00740FD7"/>
    <w:rsid w:val="00741585"/>
    <w:rsid w:val="007419CD"/>
    <w:rsid w:val="00741BEC"/>
    <w:rsid w:val="00741C7A"/>
    <w:rsid w:val="00741EFF"/>
    <w:rsid w:val="00741FCB"/>
    <w:rsid w:val="00742856"/>
    <w:rsid w:val="00742CA0"/>
    <w:rsid w:val="007434E9"/>
    <w:rsid w:val="00743934"/>
    <w:rsid w:val="00743B4A"/>
    <w:rsid w:val="00743E0D"/>
    <w:rsid w:val="007450FA"/>
    <w:rsid w:val="00745990"/>
    <w:rsid w:val="00745AD0"/>
    <w:rsid w:val="00745E71"/>
    <w:rsid w:val="00745EA4"/>
    <w:rsid w:val="00746CD7"/>
    <w:rsid w:val="00746E4C"/>
    <w:rsid w:val="0074721C"/>
    <w:rsid w:val="007473A5"/>
    <w:rsid w:val="00747491"/>
    <w:rsid w:val="007477B1"/>
    <w:rsid w:val="00747FBF"/>
    <w:rsid w:val="00747FCD"/>
    <w:rsid w:val="007506A4"/>
    <w:rsid w:val="00750AB6"/>
    <w:rsid w:val="00750EDD"/>
    <w:rsid w:val="00750FF5"/>
    <w:rsid w:val="00751422"/>
    <w:rsid w:val="00751997"/>
    <w:rsid w:val="00751C98"/>
    <w:rsid w:val="00752617"/>
    <w:rsid w:val="007526F4"/>
    <w:rsid w:val="0075288A"/>
    <w:rsid w:val="00752A5E"/>
    <w:rsid w:val="00752B07"/>
    <w:rsid w:val="00752E8C"/>
    <w:rsid w:val="00753307"/>
    <w:rsid w:val="007539C0"/>
    <w:rsid w:val="00753FB0"/>
    <w:rsid w:val="00754351"/>
    <w:rsid w:val="00754602"/>
    <w:rsid w:val="007549E4"/>
    <w:rsid w:val="0075547A"/>
    <w:rsid w:val="007554FA"/>
    <w:rsid w:val="0075577C"/>
    <w:rsid w:val="00755912"/>
    <w:rsid w:val="007562F3"/>
    <w:rsid w:val="0075633F"/>
    <w:rsid w:val="007564C9"/>
    <w:rsid w:val="00756AF5"/>
    <w:rsid w:val="007571A5"/>
    <w:rsid w:val="007577D5"/>
    <w:rsid w:val="00757C5B"/>
    <w:rsid w:val="00760378"/>
    <w:rsid w:val="0076048E"/>
    <w:rsid w:val="00760D1E"/>
    <w:rsid w:val="00760D52"/>
    <w:rsid w:val="00760D75"/>
    <w:rsid w:val="007612FD"/>
    <w:rsid w:val="007616AF"/>
    <w:rsid w:val="007616CF"/>
    <w:rsid w:val="00761A34"/>
    <w:rsid w:val="00762043"/>
    <w:rsid w:val="0076225E"/>
    <w:rsid w:val="00762903"/>
    <w:rsid w:val="00762B71"/>
    <w:rsid w:val="00763F56"/>
    <w:rsid w:val="007642CD"/>
    <w:rsid w:val="00764305"/>
    <w:rsid w:val="00764486"/>
    <w:rsid w:val="00764923"/>
    <w:rsid w:val="00764991"/>
    <w:rsid w:val="0076524F"/>
    <w:rsid w:val="00765543"/>
    <w:rsid w:val="00765562"/>
    <w:rsid w:val="00766279"/>
    <w:rsid w:val="00766373"/>
    <w:rsid w:val="007664EC"/>
    <w:rsid w:val="0076672D"/>
    <w:rsid w:val="00766C66"/>
    <w:rsid w:val="00766E4E"/>
    <w:rsid w:val="007672BB"/>
    <w:rsid w:val="0076746D"/>
    <w:rsid w:val="0076771C"/>
    <w:rsid w:val="00767DB0"/>
    <w:rsid w:val="00767E23"/>
    <w:rsid w:val="00767E38"/>
    <w:rsid w:val="00770143"/>
    <w:rsid w:val="007705BD"/>
    <w:rsid w:val="007721E8"/>
    <w:rsid w:val="00772433"/>
    <w:rsid w:val="007727D7"/>
    <w:rsid w:val="00772D8A"/>
    <w:rsid w:val="00773069"/>
    <w:rsid w:val="00773364"/>
    <w:rsid w:val="007733CA"/>
    <w:rsid w:val="00773499"/>
    <w:rsid w:val="007738FA"/>
    <w:rsid w:val="00774040"/>
    <w:rsid w:val="00774F2B"/>
    <w:rsid w:val="00775132"/>
    <w:rsid w:val="007751DF"/>
    <w:rsid w:val="00775329"/>
    <w:rsid w:val="007753CF"/>
    <w:rsid w:val="00775F5F"/>
    <w:rsid w:val="007763E1"/>
    <w:rsid w:val="00776A05"/>
    <w:rsid w:val="0077766A"/>
    <w:rsid w:val="00777B8F"/>
    <w:rsid w:val="00777F06"/>
    <w:rsid w:val="007816AC"/>
    <w:rsid w:val="0078175F"/>
    <w:rsid w:val="007819E9"/>
    <w:rsid w:val="00781B6E"/>
    <w:rsid w:val="00781BD2"/>
    <w:rsid w:val="00781C0D"/>
    <w:rsid w:val="007823BF"/>
    <w:rsid w:val="00782866"/>
    <w:rsid w:val="00782BA4"/>
    <w:rsid w:val="00782CAE"/>
    <w:rsid w:val="00783373"/>
    <w:rsid w:val="0078337D"/>
    <w:rsid w:val="007847DC"/>
    <w:rsid w:val="00784F86"/>
    <w:rsid w:val="00785841"/>
    <w:rsid w:val="00785DC3"/>
    <w:rsid w:val="00786CDF"/>
    <w:rsid w:val="007870FE"/>
    <w:rsid w:val="007873B5"/>
    <w:rsid w:val="0078754D"/>
    <w:rsid w:val="007876F1"/>
    <w:rsid w:val="00790686"/>
    <w:rsid w:val="00790716"/>
    <w:rsid w:val="00790DFE"/>
    <w:rsid w:val="0079125B"/>
    <w:rsid w:val="0079137A"/>
    <w:rsid w:val="007914E0"/>
    <w:rsid w:val="007914F0"/>
    <w:rsid w:val="00791580"/>
    <w:rsid w:val="00791AFF"/>
    <w:rsid w:val="00792198"/>
    <w:rsid w:val="007929B2"/>
    <w:rsid w:val="00792B0F"/>
    <w:rsid w:val="00792E20"/>
    <w:rsid w:val="007933C2"/>
    <w:rsid w:val="007945E7"/>
    <w:rsid w:val="00794777"/>
    <w:rsid w:val="007947B0"/>
    <w:rsid w:val="00794DB4"/>
    <w:rsid w:val="00795095"/>
    <w:rsid w:val="00795812"/>
    <w:rsid w:val="0079586B"/>
    <w:rsid w:val="0079667C"/>
    <w:rsid w:val="00796D05"/>
    <w:rsid w:val="0079724F"/>
    <w:rsid w:val="00797523"/>
    <w:rsid w:val="007A028B"/>
    <w:rsid w:val="007A1670"/>
    <w:rsid w:val="007A1BA8"/>
    <w:rsid w:val="007A1F37"/>
    <w:rsid w:val="007A1FC0"/>
    <w:rsid w:val="007A22A7"/>
    <w:rsid w:val="007A23B6"/>
    <w:rsid w:val="007A33CA"/>
    <w:rsid w:val="007A38B4"/>
    <w:rsid w:val="007A3956"/>
    <w:rsid w:val="007A4290"/>
    <w:rsid w:val="007A42FB"/>
    <w:rsid w:val="007A4338"/>
    <w:rsid w:val="007A4F68"/>
    <w:rsid w:val="007A5613"/>
    <w:rsid w:val="007A600E"/>
    <w:rsid w:val="007A604B"/>
    <w:rsid w:val="007A62A2"/>
    <w:rsid w:val="007A783D"/>
    <w:rsid w:val="007A7E21"/>
    <w:rsid w:val="007A7E9E"/>
    <w:rsid w:val="007B0F70"/>
    <w:rsid w:val="007B134D"/>
    <w:rsid w:val="007B159B"/>
    <w:rsid w:val="007B1604"/>
    <w:rsid w:val="007B18F4"/>
    <w:rsid w:val="007B1F60"/>
    <w:rsid w:val="007B214B"/>
    <w:rsid w:val="007B2299"/>
    <w:rsid w:val="007B26B3"/>
    <w:rsid w:val="007B294E"/>
    <w:rsid w:val="007B3004"/>
    <w:rsid w:val="007B3005"/>
    <w:rsid w:val="007B4510"/>
    <w:rsid w:val="007B4EDE"/>
    <w:rsid w:val="007B54D7"/>
    <w:rsid w:val="007B5B8C"/>
    <w:rsid w:val="007B672B"/>
    <w:rsid w:val="007B676D"/>
    <w:rsid w:val="007B6773"/>
    <w:rsid w:val="007B6B74"/>
    <w:rsid w:val="007B73DE"/>
    <w:rsid w:val="007B757E"/>
    <w:rsid w:val="007B7849"/>
    <w:rsid w:val="007B7FA2"/>
    <w:rsid w:val="007C106A"/>
    <w:rsid w:val="007C1096"/>
    <w:rsid w:val="007C16A2"/>
    <w:rsid w:val="007C205F"/>
    <w:rsid w:val="007C3848"/>
    <w:rsid w:val="007C466E"/>
    <w:rsid w:val="007C5166"/>
    <w:rsid w:val="007C5249"/>
    <w:rsid w:val="007C58C2"/>
    <w:rsid w:val="007C595A"/>
    <w:rsid w:val="007C6419"/>
    <w:rsid w:val="007C6654"/>
    <w:rsid w:val="007C66C9"/>
    <w:rsid w:val="007C699F"/>
    <w:rsid w:val="007C6CCF"/>
    <w:rsid w:val="007C71A6"/>
    <w:rsid w:val="007C7ADB"/>
    <w:rsid w:val="007C7F07"/>
    <w:rsid w:val="007D0308"/>
    <w:rsid w:val="007D089E"/>
    <w:rsid w:val="007D0D83"/>
    <w:rsid w:val="007D1621"/>
    <w:rsid w:val="007D1666"/>
    <w:rsid w:val="007D16D9"/>
    <w:rsid w:val="007D1E4F"/>
    <w:rsid w:val="007D35B6"/>
    <w:rsid w:val="007D360E"/>
    <w:rsid w:val="007D40DC"/>
    <w:rsid w:val="007D42D2"/>
    <w:rsid w:val="007D462D"/>
    <w:rsid w:val="007D4960"/>
    <w:rsid w:val="007D49F0"/>
    <w:rsid w:val="007D4D50"/>
    <w:rsid w:val="007D563C"/>
    <w:rsid w:val="007D58B2"/>
    <w:rsid w:val="007D62A2"/>
    <w:rsid w:val="007D63AD"/>
    <w:rsid w:val="007D66CA"/>
    <w:rsid w:val="007D6A0E"/>
    <w:rsid w:val="007D71A4"/>
    <w:rsid w:val="007D72DE"/>
    <w:rsid w:val="007D7318"/>
    <w:rsid w:val="007D77CA"/>
    <w:rsid w:val="007E00FF"/>
    <w:rsid w:val="007E018E"/>
    <w:rsid w:val="007E0A0B"/>
    <w:rsid w:val="007E0B24"/>
    <w:rsid w:val="007E175B"/>
    <w:rsid w:val="007E1AA9"/>
    <w:rsid w:val="007E1AB9"/>
    <w:rsid w:val="007E1F15"/>
    <w:rsid w:val="007E224F"/>
    <w:rsid w:val="007E29CD"/>
    <w:rsid w:val="007E2D7C"/>
    <w:rsid w:val="007E2E8E"/>
    <w:rsid w:val="007E352E"/>
    <w:rsid w:val="007E3F19"/>
    <w:rsid w:val="007E4299"/>
    <w:rsid w:val="007E46BA"/>
    <w:rsid w:val="007E4808"/>
    <w:rsid w:val="007E4B0D"/>
    <w:rsid w:val="007E4CB5"/>
    <w:rsid w:val="007E5072"/>
    <w:rsid w:val="007E5399"/>
    <w:rsid w:val="007E6002"/>
    <w:rsid w:val="007E62B8"/>
    <w:rsid w:val="007E6727"/>
    <w:rsid w:val="007E6DA3"/>
    <w:rsid w:val="007E6E25"/>
    <w:rsid w:val="007E6ED4"/>
    <w:rsid w:val="007E7457"/>
    <w:rsid w:val="007E7609"/>
    <w:rsid w:val="007E7E36"/>
    <w:rsid w:val="007E7F75"/>
    <w:rsid w:val="007F002E"/>
    <w:rsid w:val="007F014D"/>
    <w:rsid w:val="007F044E"/>
    <w:rsid w:val="007F097A"/>
    <w:rsid w:val="007F09BE"/>
    <w:rsid w:val="007F0D42"/>
    <w:rsid w:val="007F103C"/>
    <w:rsid w:val="007F1310"/>
    <w:rsid w:val="007F13C6"/>
    <w:rsid w:val="007F147E"/>
    <w:rsid w:val="007F1BA9"/>
    <w:rsid w:val="007F1E64"/>
    <w:rsid w:val="007F2471"/>
    <w:rsid w:val="007F2506"/>
    <w:rsid w:val="007F2D75"/>
    <w:rsid w:val="007F3046"/>
    <w:rsid w:val="007F333A"/>
    <w:rsid w:val="007F338C"/>
    <w:rsid w:val="007F3504"/>
    <w:rsid w:val="007F37A4"/>
    <w:rsid w:val="007F3983"/>
    <w:rsid w:val="007F3C4C"/>
    <w:rsid w:val="007F439A"/>
    <w:rsid w:val="007F45BC"/>
    <w:rsid w:val="007F4ACB"/>
    <w:rsid w:val="007F52B4"/>
    <w:rsid w:val="007F61E5"/>
    <w:rsid w:val="007F6759"/>
    <w:rsid w:val="007F67D7"/>
    <w:rsid w:val="007F6915"/>
    <w:rsid w:val="007F6DCE"/>
    <w:rsid w:val="007F70B7"/>
    <w:rsid w:val="00800B32"/>
    <w:rsid w:val="0080157D"/>
    <w:rsid w:val="00801983"/>
    <w:rsid w:val="00801A4D"/>
    <w:rsid w:val="00802A51"/>
    <w:rsid w:val="00803764"/>
    <w:rsid w:val="00804380"/>
    <w:rsid w:val="0080498E"/>
    <w:rsid w:val="008054E7"/>
    <w:rsid w:val="00805810"/>
    <w:rsid w:val="00806697"/>
    <w:rsid w:val="0080744A"/>
    <w:rsid w:val="00807999"/>
    <w:rsid w:val="00807AD6"/>
    <w:rsid w:val="00807B2C"/>
    <w:rsid w:val="00810798"/>
    <w:rsid w:val="00811750"/>
    <w:rsid w:val="00812135"/>
    <w:rsid w:val="00812574"/>
    <w:rsid w:val="008127FD"/>
    <w:rsid w:val="00812C36"/>
    <w:rsid w:val="00812C45"/>
    <w:rsid w:val="00813103"/>
    <w:rsid w:val="0081439A"/>
    <w:rsid w:val="0081463C"/>
    <w:rsid w:val="008148F7"/>
    <w:rsid w:val="00814B0A"/>
    <w:rsid w:val="00814C20"/>
    <w:rsid w:val="00815365"/>
    <w:rsid w:val="00815878"/>
    <w:rsid w:val="00815968"/>
    <w:rsid w:val="008160CF"/>
    <w:rsid w:val="0081617F"/>
    <w:rsid w:val="008165C6"/>
    <w:rsid w:val="008166B3"/>
    <w:rsid w:val="00816B02"/>
    <w:rsid w:val="00816DBB"/>
    <w:rsid w:val="00817692"/>
    <w:rsid w:val="008178AD"/>
    <w:rsid w:val="00817BFF"/>
    <w:rsid w:val="00820DCD"/>
    <w:rsid w:val="00820FCC"/>
    <w:rsid w:val="0082199D"/>
    <w:rsid w:val="00821B0E"/>
    <w:rsid w:val="00821BEF"/>
    <w:rsid w:val="00821E41"/>
    <w:rsid w:val="008224A2"/>
    <w:rsid w:val="0082276E"/>
    <w:rsid w:val="008227D7"/>
    <w:rsid w:val="00822993"/>
    <w:rsid w:val="00822C3A"/>
    <w:rsid w:val="00823102"/>
    <w:rsid w:val="008235AB"/>
    <w:rsid w:val="00823993"/>
    <w:rsid w:val="0082449A"/>
    <w:rsid w:val="00824A5F"/>
    <w:rsid w:val="00824D1A"/>
    <w:rsid w:val="00825434"/>
    <w:rsid w:val="008259BB"/>
    <w:rsid w:val="008260CD"/>
    <w:rsid w:val="00826B29"/>
    <w:rsid w:val="00827362"/>
    <w:rsid w:val="008277B1"/>
    <w:rsid w:val="0082793F"/>
    <w:rsid w:val="00827A90"/>
    <w:rsid w:val="00827EA8"/>
    <w:rsid w:val="00827EEA"/>
    <w:rsid w:val="008307B1"/>
    <w:rsid w:val="00830D58"/>
    <w:rsid w:val="008313A4"/>
    <w:rsid w:val="00831461"/>
    <w:rsid w:val="00831CEB"/>
    <w:rsid w:val="00831D2E"/>
    <w:rsid w:val="008324D7"/>
    <w:rsid w:val="0083263C"/>
    <w:rsid w:val="00832C86"/>
    <w:rsid w:val="00833A79"/>
    <w:rsid w:val="00833AB5"/>
    <w:rsid w:val="00833D91"/>
    <w:rsid w:val="0083479E"/>
    <w:rsid w:val="008348F2"/>
    <w:rsid w:val="00835001"/>
    <w:rsid w:val="00835209"/>
    <w:rsid w:val="008352E6"/>
    <w:rsid w:val="008357D3"/>
    <w:rsid w:val="00835AD0"/>
    <w:rsid w:val="00836051"/>
    <w:rsid w:val="0083658A"/>
    <w:rsid w:val="00836F9A"/>
    <w:rsid w:val="008377E8"/>
    <w:rsid w:val="00837A87"/>
    <w:rsid w:val="00840196"/>
    <w:rsid w:val="008402AA"/>
    <w:rsid w:val="0084120A"/>
    <w:rsid w:val="008416F3"/>
    <w:rsid w:val="008418C4"/>
    <w:rsid w:val="00841B0F"/>
    <w:rsid w:val="00841CB4"/>
    <w:rsid w:val="0084216B"/>
    <w:rsid w:val="008426A4"/>
    <w:rsid w:val="008427FD"/>
    <w:rsid w:val="00842A96"/>
    <w:rsid w:val="00842F12"/>
    <w:rsid w:val="00843014"/>
    <w:rsid w:val="00843278"/>
    <w:rsid w:val="008437ED"/>
    <w:rsid w:val="00843C2E"/>
    <w:rsid w:val="0084471D"/>
    <w:rsid w:val="00844CE0"/>
    <w:rsid w:val="00845745"/>
    <w:rsid w:val="00845CAB"/>
    <w:rsid w:val="00845F9D"/>
    <w:rsid w:val="008460BD"/>
    <w:rsid w:val="00847DFC"/>
    <w:rsid w:val="00847EF5"/>
    <w:rsid w:val="00847F87"/>
    <w:rsid w:val="008502F7"/>
    <w:rsid w:val="0085030E"/>
    <w:rsid w:val="008508B7"/>
    <w:rsid w:val="0085091E"/>
    <w:rsid w:val="008515B5"/>
    <w:rsid w:val="00851739"/>
    <w:rsid w:val="00851F7F"/>
    <w:rsid w:val="008524AA"/>
    <w:rsid w:val="00852A6E"/>
    <w:rsid w:val="00853B8D"/>
    <w:rsid w:val="00853F29"/>
    <w:rsid w:val="008540A1"/>
    <w:rsid w:val="00854BF1"/>
    <w:rsid w:val="00854D85"/>
    <w:rsid w:val="00855313"/>
    <w:rsid w:val="00855341"/>
    <w:rsid w:val="00855573"/>
    <w:rsid w:val="008555E0"/>
    <w:rsid w:val="008559BE"/>
    <w:rsid w:val="008559E0"/>
    <w:rsid w:val="00855B50"/>
    <w:rsid w:val="008560C7"/>
    <w:rsid w:val="008565D2"/>
    <w:rsid w:val="00856DD6"/>
    <w:rsid w:val="00857186"/>
    <w:rsid w:val="00857464"/>
    <w:rsid w:val="00857471"/>
    <w:rsid w:val="00857A97"/>
    <w:rsid w:val="0086033E"/>
    <w:rsid w:val="00860A13"/>
    <w:rsid w:val="00860C8D"/>
    <w:rsid w:val="00860F1A"/>
    <w:rsid w:val="00861271"/>
    <w:rsid w:val="00861EF4"/>
    <w:rsid w:val="008620F0"/>
    <w:rsid w:val="00862271"/>
    <w:rsid w:val="0086237A"/>
    <w:rsid w:val="008623DB"/>
    <w:rsid w:val="00862564"/>
    <w:rsid w:val="00862CDF"/>
    <w:rsid w:val="0086323E"/>
    <w:rsid w:val="008633DD"/>
    <w:rsid w:val="008636A6"/>
    <w:rsid w:val="00863F82"/>
    <w:rsid w:val="00864471"/>
    <w:rsid w:val="00864788"/>
    <w:rsid w:val="00864CCE"/>
    <w:rsid w:val="00864CEF"/>
    <w:rsid w:val="00865337"/>
    <w:rsid w:val="00865A30"/>
    <w:rsid w:val="00866176"/>
    <w:rsid w:val="00866929"/>
    <w:rsid w:val="00870530"/>
    <w:rsid w:val="0087086F"/>
    <w:rsid w:val="008708E0"/>
    <w:rsid w:val="00870FF4"/>
    <w:rsid w:val="008711DB"/>
    <w:rsid w:val="00871581"/>
    <w:rsid w:val="00871F54"/>
    <w:rsid w:val="00872549"/>
    <w:rsid w:val="00872637"/>
    <w:rsid w:val="00872AC9"/>
    <w:rsid w:val="00873872"/>
    <w:rsid w:val="00873B02"/>
    <w:rsid w:val="00873B6D"/>
    <w:rsid w:val="00874011"/>
    <w:rsid w:val="00874305"/>
    <w:rsid w:val="0087430C"/>
    <w:rsid w:val="008745B5"/>
    <w:rsid w:val="00874D52"/>
    <w:rsid w:val="0087530F"/>
    <w:rsid w:val="008754EB"/>
    <w:rsid w:val="008760EC"/>
    <w:rsid w:val="0087662D"/>
    <w:rsid w:val="00876886"/>
    <w:rsid w:val="0087699C"/>
    <w:rsid w:val="00877222"/>
    <w:rsid w:val="008772EB"/>
    <w:rsid w:val="008775E3"/>
    <w:rsid w:val="00880360"/>
    <w:rsid w:val="00880851"/>
    <w:rsid w:val="008808A6"/>
    <w:rsid w:val="00880960"/>
    <w:rsid w:val="00881619"/>
    <w:rsid w:val="0088178C"/>
    <w:rsid w:val="00881A13"/>
    <w:rsid w:val="00881C03"/>
    <w:rsid w:val="00881FFD"/>
    <w:rsid w:val="00882085"/>
    <w:rsid w:val="0088210D"/>
    <w:rsid w:val="00882525"/>
    <w:rsid w:val="00882A08"/>
    <w:rsid w:val="00882D03"/>
    <w:rsid w:val="0088392D"/>
    <w:rsid w:val="00883EE3"/>
    <w:rsid w:val="00884200"/>
    <w:rsid w:val="0088502F"/>
    <w:rsid w:val="00885BD6"/>
    <w:rsid w:val="00886163"/>
    <w:rsid w:val="008865BA"/>
    <w:rsid w:val="00886667"/>
    <w:rsid w:val="00887D7B"/>
    <w:rsid w:val="00887D8D"/>
    <w:rsid w:val="0089024D"/>
    <w:rsid w:val="00890310"/>
    <w:rsid w:val="008908F8"/>
    <w:rsid w:val="00891015"/>
    <w:rsid w:val="0089148E"/>
    <w:rsid w:val="00892237"/>
    <w:rsid w:val="008922E7"/>
    <w:rsid w:val="00892576"/>
    <w:rsid w:val="00892C82"/>
    <w:rsid w:val="00892C96"/>
    <w:rsid w:val="008930A9"/>
    <w:rsid w:val="00893171"/>
    <w:rsid w:val="00893173"/>
    <w:rsid w:val="00893248"/>
    <w:rsid w:val="00893256"/>
    <w:rsid w:val="00893535"/>
    <w:rsid w:val="00893BD4"/>
    <w:rsid w:val="00893DC1"/>
    <w:rsid w:val="00894C93"/>
    <w:rsid w:val="0089553F"/>
    <w:rsid w:val="00895622"/>
    <w:rsid w:val="008956D2"/>
    <w:rsid w:val="00896240"/>
    <w:rsid w:val="008963FA"/>
    <w:rsid w:val="00896576"/>
    <w:rsid w:val="00896778"/>
    <w:rsid w:val="008968B7"/>
    <w:rsid w:val="00896DBD"/>
    <w:rsid w:val="0089700F"/>
    <w:rsid w:val="008970DC"/>
    <w:rsid w:val="00897D0D"/>
    <w:rsid w:val="008A004F"/>
    <w:rsid w:val="008A0245"/>
    <w:rsid w:val="008A06A0"/>
    <w:rsid w:val="008A06D9"/>
    <w:rsid w:val="008A14F3"/>
    <w:rsid w:val="008A17EB"/>
    <w:rsid w:val="008A1C1F"/>
    <w:rsid w:val="008A1DB7"/>
    <w:rsid w:val="008A23E6"/>
    <w:rsid w:val="008A2A91"/>
    <w:rsid w:val="008A3132"/>
    <w:rsid w:val="008A3D0A"/>
    <w:rsid w:val="008A3DC8"/>
    <w:rsid w:val="008A422D"/>
    <w:rsid w:val="008A42C9"/>
    <w:rsid w:val="008A43D8"/>
    <w:rsid w:val="008A4736"/>
    <w:rsid w:val="008A47D9"/>
    <w:rsid w:val="008A48D0"/>
    <w:rsid w:val="008A4CB0"/>
    <w:rsid w:val="008A4FE9"/>
    <w:rsid w:val="008A60B2"/>
    <w:rsid w:val="008A637A"/>
    <w:rsid w:val="008A6517"/>
    <w:rsid w:val="008A66E3"/>
    <w:rsid w:val="008A6C9E"/>
    <w:rsid w:val="008A6CA0"/>
    <w:rsid w:val="008A6D55"/>
    <w:rsid w:val="008A73CA"/>
    <w:rsid w:val="008A7422"/>
    <w:rsid w:val="008A7BEC"/>
    <w:rsid w:val="008B0446"/>
    <w:rsid w:val="008B045C"/>
    <w:rsid w:val="008B075D"/>
    <w:rsid w:val="008B0A17"/>
    <w:rsid w:val="008B0B49"/>
    <w:rsid w:val="008B19D7"/>
    <w:rsid w:val="008B1BDD"/>
    <w:rsid w:val="008B21BD"/>
    <w:rsid w:val="008B24DE"/>
    <w:rsid w:val="008B2979"/>
    <w:rsid w:val="008B2DFB"/>
    <w:rsid w:val="008B3B81"/>
    <w:rsid w:val="008B3C6A"/>
    <w:rsid w:val="008B41AD"/>
    <w:rsid w:val="008B4607"/>
    <w:rsid w:val="008B5BF1"/>
    <w:rsid w:val="008B646A"/>
    <w:rsid w:val="008B6520"/>
    <w:rsid w:val="008B6790"/>
    <w:rsid w:val="008B71E7"/>
    <w:rsid w:val="008B7366"/>
    <w:rsid w:val="008B75EF"/>
    <w:rsid w:val="008B7DAC"/>
    <w:rsid w:val="008C0260"/>
    <w:rsid w:val="008C0ECB"/>
    <w:rsid w:val="008C2230"/>
    <w:rsid w:val="008C258C"/>
    <w:rsid w:val="008C2C6A"/>
    <w:rsid w:val="008C3431"/>
    <w:rsid w:val="008C3500"/>
    <w:rsid w:val="008C36A2"/>
    <w:rsid w:val="008C41F7"/>
    <w:rsid w:val="008C4447"/>
    <w:rsid w:val="008C45F5"/>
    <w:rsid w:val="008C48BF"/>
    <w:rsid w:val="008C4CA9"/>
    <w:rsid w:val="008C4D47"/>
    <w:rsid w:val="008C6157"/>
    <w:rsid w:val="008C6493"/>
    <w:rsid w:val="008C65FD"/>
    <w:rsid w:val="008C67AB"/>
    <w:rsid w:val="008C6EF2"/>
    <w:rsid w:val="008C713B"/>
    <w:rsid w:val="008C73EC"/>
    <w:rsid w:val="008C768E"/>
    <w:rsid w:val="008D0409"/>
    <w:rsid w:val="008D04C4"/>
    <w:rsid w:val="008D0715"/>
    <w:rsid w:val="008D07D0"/>
    <w:rsid w:val="008D09CD"/>
    <w:rsid w:val="008D14D3"/>
    <w:rsid w:val="008D1558"/>
    <w:rsid w:val="008D1A6C"/>
    <w:rsid w:val="008D1AEA"/>
    <w:rsid w:val="008D1C5C"/>
    <w:rsid w:val="008D22AA"/>
    <w:rsid w:val="008D2522"/>
    <w:rsid w:val="008D27D2"/>
    <w:rsid w:val="008D2808"/>
    <w:rsid w:val="008D2867"/>
    <w:rsid w:val="008D2AB6"/>
    <w:rsid w:val="008D3549"/>
    <w:rsid w:val="008D3C62"/>
    <w:rsid w:val="008D3D99"/>
    <w:rsid w:val="008D4466"/>
    <w:rsid w:val="008D49BB"/>
    <w:rsid w:val="008D57BC"/>
    <w:rsid w:val="008D6338"/>
    <w:rsid w:val="008D6CA1"/>
    <w:rsid w:val="008D6DA2"/>
    <w:rsid w:val="008D75E8"/>
    <w:rsid w:val="008D7649"/>
    <w:rsid w:val="008D7EFB"/>
    <w:rsid w:val="008E060E"/>
    <w:rsid w:val="008E11E2"/>
    <w:rsid w:val="008E1415"/>
    <w:rsid w:val="008E234E"/>
    <w:rsid w:val="008E2793"/>
    <w:rsid w:val="008E3145"/>
    <w:rsid w:val="008E314F"/>
    <w:rsid w:val="008E38E4"/>
    <w:rsid w:val="008E3A4E"/>
    <w:rsid w:val="008E3CAA"/>
    <w:rsid w:val="008E49A0"/>
    <w:rsid w:val="008E49B6"/>
    <w:rsid w:val="008E4A97"/>
    <w:rsid w:val="008E5209"/>
    <w:rsid w:val="008E5C4C"/>
    <w:rsid w:val="008E60FA"/>
    <w:rsid w:val="008E61DF"/>
    <w:rsid w:val="008E6A6D"/>
    <w:rsid w:val="008E7374"/>
    <w:rsid w:val="008E7395"/>
    <w:rsid w:val="008F014D"/>
    <w:rsid w:val="008F05A1"/>
    <w:rsid w:val="008F07FF"/>
    <w:rsid w:val="008F0E8B"/>
    <w:rsid w:val="008F16B9"/>
    <w:rsid w:val="008F274B"/>
    <w:rsid w:val="008F28B7"/>
    <w:rsid w:val="008F2901"/>
    <w:rsid w:val="008F2AE8"/>
    <w:rsid w:val="008F2BE9"/>
    <w:rsid w:val="008F2EC2"/>
    <w:rsid w:val="008F36B5"/>
    <w:rsid w:val="008F36F0"/>
    <w:rsid w:val="008F3E77"/>
    <w:rsid w:val="008F4663"/>
    <w:rsid w:val="008F469A"/>
    <w:rsid w:val="008F46FD"/>
    <w:rsid w:val="008F5FEB"/>
    <w:rsid w:val="008F612C"/>
    <w:rsid w:val="008F61BD"/>
    <w:rsid w:val="008F6248"/>
    <w:rsid w:val="008F6389"/>
    <w:rsid w:val="008F6D5B"/>
    <w:rsid w:val="008F6F0D"/>
    <w:rsid w:val="008F7B7F"/>
    <w:rsid w:val="008F7D9C"/>
    <w:rsid w:val="008F7DB9"/>
    <w:rsid w:val="008F7E9C"/>
    <w:rsid w:val="008F7F18"/>
    <w:rsid w:val="009000EF"/>
    <w:rsid w:val="0090096C"/>
    <w:rsid w:val="009009DE"/>
    <w:rsid w:val="00900F52"/>
    <w:rsid w:val="00901019"/>
    <w:rsid w:val="009015A7"/>
    <w:rsid w:val="0090180B"/>
    <w:rsid w:val="00901B6F"/>
    <w:rsid w:val="00901C29"/>
    <w:rsid w:val="00902534"/>
    <w:rsid w:val="009025B9"/>
    <w:rsid w:val="00902604"/>
    <w:rsid w:val="009038AC"/>
    <w:rsid w:val="00903A2A"/>
    <w:rsid w:val="00903BF2"/>
    <w:rsid w:val="00903E12"/>
    <w:rsid w:val="0090434E"/>
    <w:rsid w:val="00904478"/>
    <w:rsid w:val="009048B4"/>
    <w:rsid w:val="00904C25"/>
    <w:rsid w:val="00904CE0"/>
    <w:rsid w:val="00904D5C"/>
    <w:rsid w:val="009056F1"/>
    <w:rsid w:val="00905EB7"/>
    <w:rsid w:val="00906174"/>
    <w:rsid w:val="00906181"/>
    <w:rsid w:val="0090721D"/>
    <w:rsid w:val="00907432"/>
    <w:rsid w:val="0090777E"/>
    <w:rsid w:val="00907899"/>
    <w:rsid w:val="00907B1D"/>
    <w:rsid w:val="00907C79"/>
    <w:rsid w:val="00910655"/>
    <w:rsid w:val="009109E0"/>
    <w:rsid w:val="009112E0"/>
    <w:rsid w:val="00911B0B"/>
    <w:rsid w:val="00911F17"/>
    <w:rsid w:val="00912612"/>
    <w:rsid w:val="009130A4"/>
    <w:rsid w:val="009139FC"/>
    <w:rsid w:val="00913C65"/>
    <w:rsid w:val="00914656"/>
    <w:rsid w:val="00914724"/>
    <w:rsid w:val="0091480B"/>
    <w:rsid w:val="009148C6"/>
    <w:rsid w:val="00914F08"/>
    <w:rsid w:val="0091578C"/>
    <w:rsid w:val="00915822"/>
    <w:rsid w:val="00915843"/>
    <w:rsid w:val="00915CE3"/>
    <w:rsid w:val="00915D9B"/>
    <w:rsid w:val="0091632E"/>
    <w:rsid w:val="00916962"/>
    <w:rsid w:val="00916FD1"/>
    <w:rsid w:val="00917B47"/>
    <w:rsid w:val="00917E70"/>
    <w:rsid w:val="00920D38"/>
    <w:rsid w:val="00920E6D"/>
    <w:rsid w:val="00920EC2"/>
    <w:rsid w:val="0092111B"/>
    <w:rsid w:val="009212A8"/>
    <w:rsid w:val="00921423"/>
    <w:rsid w:val="00921E07"/>
    <w:rsid w:val="00922020"/>
    <w:rsid w:val="009220D7"/>
    <w:rsid w:val="0092228F"/>
    <w:rsid w:val="0092257D"/>
    <w:rsid w:val="009232C3"/>
    <w:rsid w:val="00923773"/>
    <w:rsid w:val="00924799"/>
    <w:rsid w:val="00924A04"/>
    <w:rsid w:val="00924F33"/>
    <w:rsid w:val="009251E4"/>
    <w:rsid w:val="00925616"/>
    <w:rsid w:val="00925822"/>
    <w:rsid w:val="00925833"/>
    <w:rsid w:val="00925C2E"/>
    <w:rsid w:val="00926BB8"/>
    <w:rsid w:val="00926E45"/>
    <w:rsid w:val="00927063"/>
    <w:rsid w:val="00927361"/>
    <w:rsid w:val="00927B45"/>
    <w:rsid w:val="00927EE5"/>
    <w:rsid w:val="009301D0"/>
    <w:rsid w:val="0093039A"/>
    <w:rsid w:val="0093099C"/>
    <w:rsid w:val="00930CFF"/>
    <w:rsid w:val="00930FC5"/>
    <w:rsid w:val="00931049"/>
    <w:rsid w:val="0093155B"/>
    <w:rsid w:val="009320A6"/>
    <w:rsid w:val="0093221A"/>
    <w:rsid w:val="00932D0E"/>
    <w:rsid w:val="0093333B"/>
    <w:rsid w:val="00933A86"/>
    <w:rsid w:val="00933C56"/>
    <w:rsid w:val="0093400D"/>
    <w:rsid w:val="00934010"/>
    <w:rsid w:val="009341D2"/>
    <w:rsid w:val="00934338"/>
    <w:rsid w:val="0093522D"/>
    <w:rsid w:val="00935572"/>
    <w:rsid w:val="00936299"/>
    <w:rsid w:val="00936474"/>
    <w:rsid w:val="009364FE"/>
    <w:rsid w:val="0093661E"/>
    <w:rsid w:val="0093673E"/>
    <w:rsid w:val="00936AAD"/>
    <w:rsid w:val="00936CD8"/>
    <w:rsid w:val="00936F6B"/>
    <w:rsid w:val="0093735A"/>
    <w:rsid w:val="009375E2"/>
    <w:rsid w:val="009379A3"/>
    <w:rsid w:val="00940188"/>
    <w:rsid w:val="00940357"/>
    <w:rsid w:val="0094110E"/>
    <w:rsid w:val="00941949"/>
    <w:rsid w:val="009419D2"/>
    <w:rsid w:val="0094215F"/>
    <w:rsid w:val="009427EE"/>
    <w:rsid w:val="00942A2D"/>
    <w:rsid w:val="00942EF4"/>
    <w:rsid w:val="00942F5F"/>
    <w:rsid w:val="0094340F"/>
    <w:rsid w:val="00943612"/>
    <w:rsid w:val="009437A8"/>
    <w:rsid w:val="009438BE"/>
    <w:rsid w:val="00943D6F"/>
    <w:rsid w:val="00943ECA"/>
    <w:rsid w:val="009440E2"/>
    <w:rsid w:val="00944200"/>
    <w:rsid w:val="0094428C"/>
    <w:rsid w:val="00944521"/>
    <w:rsid w:val="0094550D"/>
    <w:rsid w:val="0094595F"/>
    <w:rsid w:val="00945AE5"/>
    <w:rsid w:val="009467DD"/>
    <w:rsid w:val="0094729C"/>
    <w:rsid w:val="0094753E"/>
    <w:rsid w:val="009475C9"/>
    <w:rsid w:val="009476B8"/>
    <w:rsid w:val="0094787E"/>
    <w:rsid w:val="00947BA4"/>
    <w:rsid w:val="00947E21"/>
    <w:rsid w:val="00950087"/>
    <w:rsid w:val="0095011E"/>
    <w:rsid w:val="00950373"/>
    <w:rsid w:val="009504FA"/>
    <w:rsid w:val="0095066C"/>
    <w:rsid w:val="009506A9"/>
    <w:rsid w:val="00950C0F"/>
    <w:rsid w:val="0095136C"/>
    <w:rsid w:val="009519F6"/>
    <w:rsid w:val="00951DEE"/>
    <w:rsid w:val="00951F65"/>
    <w:rsid w:val="00951F80"/>
    <w:rsid w:val="00951FB2"/>
    <w:rsid w:val="009520C2"/>
    <w:rsid w:val="009521BF"/>
    <w:rsid w:val="009522DB"/>
    <w:rsid w:val="00952664"/>
    <w:rsid w:val="009528EA"/>
    <w:rsid w:val="00952E08"/>
    <w:rsid w:val="00953506"/>
    <w:rsid w:val="009543B2"/>
    <w:rsid w:val="009544BD"/>
    <w:rsid w:val="009549C6"/>
    <w:rsid w:val="00955A20"/>
    <w:rsid w:val="009560C5"/>
    <w:rsid w:val="009562EF"/>
    <w:rsid w:val="0095680F"/>
    <w:rsid w:val="00956966"/>
    <w:rsid w:val="0095727C"/>
    <w:rsid w:val="0095735D"/>
    <w:rsid w:val="00957A84"/>
    <w:rsid w:val="0096068B"/>
    <w:rsid w:val="00960724"/>
    <w:rsid w:val="00960733"/>
    <w:rsid w:val="0096087B"/>
    <w:rsid w:val="00961853"/>
    <w:rsid w:val="00961B83"/>
    <w:rsid w:val="00961BE5"/>
    <w:rsid w:val="00961ED4"/>
    <w:rsid w:val="00962202"/>
    <w:rsid w:val="009625D8"/>
    <w:rsid w:val="009629E6"/>
    <w:rsid w:val="00962F7B"/>
    <w:rsid w:val="009631CC"/>
    <w:rsid w:val="00963423"/>
    <w:rsid w:val="0096347D"/>
    <w:rsid w:val="00963B3A"/>
    <w:rsid w:val="00964427"/>
    <w:rsid w:val="00964691"/>
    <w:rsid w:val="009646CE"/>
    <w:rsid w:val="0096499A"/>
    <w:rsid w:val="00964ACD"/>
    <w:rsid w:val="00964DAC"/>
    <w:rsid w:val="00965309"/>
    <w:rsid w:val="00965553"/>
    <w:rsid w:val="00965849"/>
    <w:rsid w:val="0096604C"/>
    <w:rsid w:val="009671D7"/>
    <w:rsid w:val="0096762B"/>
    <w:rsid w:val="009677C2"/>
    <w:rsid w:val="00967AF7"/>
    <w:rsid w:val="009701E7"/>
    <w:rsid w:val="00970BD7"/>
    <w:rsid w:val="00970DA2"/>
    <w:rsid w:val="00970F33"/>
    <w:rsid w:val="00971023"/>
    <w:rsid w:val="00971532"/>
    <w:rsid w:val="009715F4"/>
    <w:rsid w:val="00971646"/>
    <w:rsid w:val="00971748"/>
    <w:rsid w:val="0097189C"/>
    <w:rsid w:val="00972095"/>
    <w:rsid w:val="00972149"/>
    <w:rsid w:val="009722E8"/>
    <w:rsid w:val="0097275E"/>
    <w:rsid w:val="00973405"/>
    <w:rsid w:val="009736CB"/>
    <w:rsid w:val="00973EC4"/>
    <w:rsid w:val="009740F0"/>
    <w:rsid w:val="009741A0"/>
    <w:rsid w:val="00974252"/>
    <w:rsid w:val="0097445B"/>
    <w:rsid w:val="009745A4"/>
    <w:rsid w:val="00974BB4"/>
    <w:rsid w:val="00974BCD"/>
    <w:rsid w:val="00976165"/>
    <w:rsid w:val="00976F16"/>
    <w:rsid w:val="009778FE"/>
    <w:rsid w:val="00977B4E"/>
    <w:rsid w:val="009802BE"/>
    <w:rsid w:val="009803D4"/>
    <w:rsid w:val="0098063C"/>
    <w:rsid w:val="0098074A"/>
    <w:rsid w:val="00980922"/>
    <w:rsid w:val="00980950"/>
    <w:rsid w:val="00980BAD"/>
    <w:rsid w:val="00980C2E"/>
    <w:rsid w:val="009814B2"/>
    <w:rsid w:val="0098179A"/>
    <w:rsid w:val="00981B2B"/>
    <w:rsid w:val="00982663"/>
    <w:rsid w:val="00982AE7"/>
    <w:rsid w:val="00982E1C"/>
    <w:rsid w:val="00982ECA"/>
    <w:rsid w:val="009838E6"/>
    <w:rsid w:val="00984939"/>
    <w:rsid w:val="00984C59"/>
    <w:rsid w:val="00984DF7"/>
    <w:rsid w:val="0098547A"/>
    <w:rsid w:val="00985631"/>
    <w:rsid w:val="00985EA7"/>
    <w:rsid w:val="009862B7"/>
    <w:rsid w:val="0098663B"/>
    <w:rsid w:val="009866EC"/>
    <w:rsid w:val="009868BB"/>
    <w:rsid w:val="00986E20"/>
    <w:rsid w:val="009870CA"/>
    <w:rsid w:val="00987897"/>
    <w:rsid w:val="00987C0F"/>
    <w:rsid w:val="00987F82"/>
    <w:rsid w:val="00990067"/>
    <w:rsid w:val="00990411"/>
    <w:rsid w:val="009904ED"/>
    <w:rsid w:val="0099070A"/>
    <w:rsid w:val="00990A57"/>
    <w:rsid w:val="009913B1"/>
    <w:rsid w:val="00991877"/>
    <w:rsid w:val="009918EA"/>
    <w:rsid w:val="00991D39"/>
    <w:rsid w:val="0099282C"/>
    <w:rsid w:val="00992F1C"/>
    <w:rsid w:val="009930F3"/>
    <w:rsid w:val="009932BE"/>
    <w:rsid w:val="009932EF"/>
    <w:rsid w:val="00993777"/>
    <w:rsid w:val="00993972"/>
    <w:rsid w:val="00993BFB"/>
    <w:rsid w:val="009940CE"/>
    <w:rsid w:val="00994567"/>
    <w:rsid w:val="00994F00"/>
    <w:rsid w:val="00995766"/>
    <w:rsid w:val="0099579A"/>
    <w:rsid w:val="00995F00"/>
    <w:rsid w:val="009960EC"/>
    <w:rsid w:val="00996748"/>
    <w:rsid w:val="009968BF"/>
    <w:rsid w:val="0099721D"/>
    <w:rsid w:val="00997D27"/>
    <w:rsid w:val="00997F7F"/>
    <w:rsid w:val="009A0CC2"/>
    <w:rsid w:val="009A0E1E"/>
    <w:rsid w:val="009A1467"/>
    <w:rsid w:val="009A17A6"/>
    <w:rsid w:val="009A1C69"/>
    <w:rsid w:val="009A1EF0"/>
    <w:rsid w:val="009A2BE1"/>
    <w:rsid w:val="009A382C"/>
    <w:rsid w:val="009A40F1"/>
    <w:rsid w:val="009A4136"/>
    <w:rsid w:val="009A41AB"/>
    <w:rsid w:val="009A4319"/>
    <w:rsid w:val="009A4332"/>
    <w:rsid w:val="009A4C93"/>
    <w:rsid w:val="009A503E"/>
    <w:rsid w:val="009A54EA"/>
    <w:rsid w:val="009A56F4"/>
    <w:rsid w:val="009A5B0D"/>
    <w:rsid w:val="009A6190"/>
    <w:rsid w:val="009A62AA"/>
    <w:rsid w:val="009A6663"/>
    <w:rsid w:val="009A6B15"/>
    <w:rsid w:val="009A7290"/>
    <w:rsid w:val="009A775B"/>
    <w:rsid w:val="009B1DBA"/>
    <w:rsid w:val="009B25EF"/>
    <w:rsid w:val="009B3E1D"/>
    <w:rsid w:val="009B40BF"/>
    <w:rsid w:val="009B46D6"/>
    <w:rsid w:val="009B4D1C"/>
    <w:rsid w:val="009B4EF0"/>
    <w:rsid w:val="009B5983"/>
    <w:rsid w:val="009B59B5"/>
    <w:rsid w:val="009B5D11"/>
    <w:rsid w:val="009B5E37"/>
    <w:rsid w:val="009B64AC"/>
    <w:rsid w:val="009B688D"/>
    <w:rsid w:val="009B6991"/>
    <w:rsid w:val="009B6BA9"/>
    <w:rsid w:val="009B6C4D"/>
    <w:rsid w:val="009B73C3"/>
    <w:rsid w:val="009B73E8"/>
    <w:rsid w:val="009B746F"/>
    <w:rsid w:val="009C09DF"/>
    <w:rsid w:val="009C0C19"/>
    <w:rsid w:val="009C0EAF"/>
    <w:rsid w:val="009C109C"/>
    <w:rsid w:val="009C126B"/>
    <w:rsid w:val="009C1B17"/>
    <w:rsid w:val="009C260A"/>
    <w:rsid w:val="009C2A45"/>
    <w:rsid w:val="009C2CB5"/>
    <w:rsid w:val="009C3A14"/>
    <w:rsid w:val="009C3B86"/>
    <w:rsid w:val="009C3D77"/>
    <w:rsid w:val="009C4271"/>
    <w:rsid w:val="009C4344"/>
    <w:rsid w:val="009C436D"/>
    <w:rsid w:val="009C4529"/>
    <w:rsid w:val="009C49DB"/>
    <w:rsid w:val="009C4E2D"/>
    <w:rsid w:val="009C4EAC"/>
    <w:rsid w:val="009C5409"/>
    <w:rsid w:val="009C557A"/>
    <w:rsid w:val="009C5BF0"/>
    <w:rsid w:val="009C5CAE"/>
    <w:rsid w:val="009C5EE5"/>
    <w:rsid w:val="009C656B"/>
    <w:rsid w:val="009C76E5"/>
    <w:rsid w:val="009D0265"/>
    <w:rsid w:val="009D079D"/>
    <w:rsid w:val="009D0CAA"/>
    <w:rsid w:val="009D0FA7"/>
    <w:rsid w:val="009D1534"/>
    <w:rsid w:val="009D1697"/>
    <w:rsid w:val="009D1723"/>
    <w:rsid w:val="009D17DF"/>
    <w:rsid w:val="009D1E45"/>
    <w:rsid w:val="009D219B"/>
    <w:rsid w:val="009D2567"/>
    <w:rsid w:val="009D26CB"/>
    <w:rsid w:val="009D3109"/>
    <w:rsid w:val="009D3831"/>
    <w:rsid w:val="009D3ED6"/>
    <w:rsid w:val="009D457A"/>
    <w:rsid w:val="009D499E"/>
    <w:rsid w:val="009D4D8A"/>
    <w:rsid w:val="009D58F9"/>
    <w:rsid w:val="009D673C"/>
    <w:rsid w:val="009D6E00"/>
    <w:rsid w:val="009D6E59"/>
    <w:rsid w:val="009D6E8D"/>
    <w:rsid w:val="009D7DCC"/>
    <w:rsid w:val="009D7E90"/>
    <w:rsid w:val="009E02AD"/>
    <w:rsid w:val="009E0B58"/>
    <w:rsid w:val="009E0E05"/>
    <w:rsid w:val="009E0FFC"/>
    <w:rsid w:val="009E15D1"/>
    <w:rsid w:val="009E1CD6"/>
    <w:rsid w:val="009E3552"/>
    <w:rsid w:val="009E3979"/>
    <w:rsid w:val="009E3D03"/>
    <w:rsid w:val="009E56CF"/>
    <w:rsid w:val="009E6040"/>
    <w:rsid w:val="009E66D5"/>
    <w:rsid w:val="009E71F3"/>
    <w:rsid w:val="009E769F"/>
    <w:rsid w:val="009F0494"/>
    <w:rsid w:val="009F0C84"/>
    <w:rsid w:val="009F0C86"/>
    <w:rsid w:val="009F0E55"/>
    <w:rsid w:val="009F0E6F"/>
    <w:rsid w:val="009F109A"/>
    <w:rsid w:val="009F1465"/>
    <w:rsid w:val="009F178C"/>
    <w:rsid w:val="009F1D05"/>
    <w:rsid w:val="009F2616"/>
    <w:rsid w:val="009F26BA"/>
    <w:rsid w:val="009F3AC0"/>
    <w:rsid w:val="009F434F"/>
    <w:rsid w:val="009F511C"/>
    <w:rsid w:val="009F56B5"/>
    <w:rsid w:val="009F5BA5"/>
    <w:rsid w:val="009F5F16"/>
    <w:rsid w:val="009F6983"/>
    <w:rsid w:val="009F71BB"/>
    <w:rsid w:val="009F7363"/>
    <w:rsid w:val="009F7474"/>
    <w:rsid w:val="009F7567"/>
    <w:rsid w:val="009F7882"/>
    <w:rsid w:val="009F7FE2"/>
    <w:rsid w:val="00A00394"/>
    <w:rsid w:val="00A004A2"/>
    <w:rsid w:val="00A00F0A"/>
    <w:rsid w:val="00A0136A"/>
    <w:rsid w:val="00A014BC"/>
    <w:rsid w:val="00A01C4D"/>
    <w:rsid w:val="00A01CFD"/>
    <w:rsid w:val="00A024EC"/>
    <w:rsid w:val="00A02818"/>
    <w:rsid w:val="00A02943"/>
    <w:rsid w:val="00A02A1F"/>
    <w:rsid w:val="00A030E3"/>
    <w:rsid w:val="00A032B1"/>
    <w:rsid w:val="00A038EE"/>
    <w:rsid w:val="00A03B54"/>
    <w:rsid w:val="00A04574"/>
    <w:rsid w:val="00A047B0"/>
    <w:rsid w:val="00A04CF5"/>
    <w:rsid w:val="00A04D8D"/>
    <w:rsid w:val="00A053C4"/>
    <w:rsid w:val="00A055C1"/>
    <w:rsid w:val="00A05A95"/>
    <w:rsid w:val="00A05ADD"/>
    <w:rsid w:val="00A05DB3"/>
    <w:rsid w:val="00A0660F"/>
    <w:rsid w:val="00A0692E"/>
    <w:rsid w:val="00A06E3C"/>
    <w:rsid w:val="00A06EA1"/>
    <w:rsid w:val="00A079EE"/>
    <w:rsid w:val="00A079FB"/>
    <w:rsid w:val="00A10750"/>
    <w:rsid w:val="00A109A5"/>
    <w:rsid w:val="00A11329"/>
    <w:rsid w:val="00A1170F"/>
    <w:rsid w:val="00A1172C"/>
    <w:rsid w:val="00A117C7"/>
    <w:rsid w:val="00A11DC9"/>
    <w:rsid w:val="00A128A6"/>
    <w:rsid w:val="00A12BF0"/>
    <w:rsid w:val="00A13407"/>
    <w:rsid w:val="00A13421"/>
    <w:rsid w:val="00A13F02"/>
    <w:rsid w:val="00A1434F"/>
    <w:rsid w:val="00A145E6"/>
    <w:rsid w:val="00A147C4"/>
    <w:rsid w:val="00A14A36"/>
    <w:rsid w:val="00A158B0"/>
    <w:rsid w:val="00A15921"/>
    <w:rsid w:val="00A15D24"/>
    <w:rsid w:val="00A162AE"/>
    <w:rsid w:val="00A16380"/>
    <w:rsid w:val="00A167E8"/>
    <w:rsid w:val="00A16B39"/>
    <w:rsid w:val="00A16E00"/>
    <w:rsid w:val="00A171C6"/>
    <w:rsid w:val="00A1740B"/>
    <w:rsid w:val="00A179FB"/>
    <w:rsid w:val="00A2007E"/>
    <w:rsid w:val="00A20719"/>
    <w:rsid w:val="00A20EC3"/>
    <w:rsid w:val="00A20EE1"/>
    <w:rsid w:val="00A211EA"/>
    <w:rsid w:val="00A21D27"/>
    <w:rsid w:val="00A21EB3"/>
    <w:rsid w:val="00A2222E"/>
    <w:rsid w:val="00A22239"/>
    <w:rsid w:val="00A22503"/>
    <w:rsid w:val="00A22605"/>
    <w:rsid w:val="00A233CA"/>
    <w:rsid w:val="00A2385C"/>
    <w:rsid w:val="00A2390C"/>
    <w:rsid w:val="00A246B4"/>
    <w:rsid w:val="00A247A9"/>
    <w:rsid w:val="00A24AA9"/>
    <w:rsid w:val="00A24FC4"/>
    <w:rsid w:val="00A25235"/>
    <w:rsid w:val="00A25B10"/>
    <w:rsid w:val="00A25C31"/>
    <w:rsid w:val="00A25E6C"/>
    <w:rsid w:val="00A260A9"/>
    <w:rsid w:val="00A263EC"/>
    <w:rsid w:val="00A26719"/>
    <w:rsid w:val="00A2673E"/>
    <w:rsid w:val="00A267D6"/>
    <w:rsid w:val="00A26D62"/>
    <w:rsid w:val="00A275F4"/>
    <w:rsid w:val="00A27E7A"/>
    <w:rsid w:val="00A30967"/>
    <w:rsid w:val="00A313CE"/>
    <w:rsid w:val="00A31B02"/>
    <w:rsid w:val="00A31F24"/>
    <w:rsid w:val="00A32AD2"/>
    <w:rsid w:val="00A32E50"/>
    <w:rsid w:val="00A33114"/>
    <w:rsid w:val="00A3342C"/>
    <w:rsid w:val="00A337F3"/>
    <w:rsid w:val="00A33D9A"/>
    <w:rsid w:val="00A342EB"/>
    <w:rsid w:val="00A346A7"/>
    <w:rsid w:val="00A34BDE"/>
    <w:rsid w:val="00A34C8C"/>
    <w:rsid w:val="00A354DE"/>
    <w:rsid w:val="00A358AF"/>
    <w:rsid w:val="00A35DB8"/>
    <w:rsid w:val="00A3613C"/>
    <w:rsid w:val="00A36D3C"/>
    <w:rsid w:val="00A373E6"/>
    <w:rsid w:val="00A37440"/>
    <w:rsid w:val="00A37D6E"/>
    <w:rsid w:val="00A40746"/>
    <w:rsid w:val="00A40BD6"/>
    <w:rsid w:val="00A40FA1"/>
    <w:rsid w:val="00A40FB6"/>
    <w:rsid w:val="00A410AB"/>
    <w:rsid w:val="00A4110F"/>
    <w:rsid w:val="00A4125D"/>
    <w:rsid w:val="00A41434"/>
    <w:rsid w:val="00A41468"/>
    <w:rsid w:val="00A41E24"/>
    <w:rsid w:val="00A41E6C"/>
    <w:rsid w:val="00A42B7A"/>
    <w:rsid w:val="00A42D79"/>
    <w:rsid w:val="00A43296"/>
    <w:rsid w:val="00A4333B"/>
    <w:rsid w:val="00A4340E"/>
    <w:rsid w:val="00A434B0"/>
    <w:rsid w:val="00A43FBC"/>
    <w:rsid w:val="00A44AA6"/>
    <w:rsid w:val="00A44CEE"/>
    <w:rsid w:val="00A45849"/>
    <w:rsid w:val="00A46204"/>
    <w:rsid w:val="00A46593"/>
    <w:rsid w:val="00A467EC"/>
    <w:rsid w:val="00A46A96"/>
    <w:rsid w:val="00A477E5"/>
    <w:rsid w:val="00A47954"/>
    <w:rsid w:val="00A47F41"/>
    <w:rsid w:val="00A509C3"/>
    <w:rsid w:val="00A50F07"/>
    <w:rsid w:val="00A50F50"/>
    <w:rsid w:val="00A513DE"/>
    <w:rsid w:val="00A51C32"/>
    <w:rsid w:val="00A51C9B"/>
    <w:rsid w:val="00A51D23"/>
    <w:rsid w:val="00A51DD1"/>
    <w:rsid w:val="00A52399"/>
    <w:rsid w:val="00A52561"/>
    <w:rsid w:val="00A52678"/>
    <w:rsid w:val="00A52FCB"/>
    <w:rsid w:val="00A5359A"/>
    <w:rsid w:val="00A549DA"/>
    <w:rsid w:val="00A55089"/>
    <w:rsid w:val="00A5633E"/>
    <w:rsid w:val="00A569FB"/>
    <w:rsid w:val="00A5735A"/>
    <w:rsid w:val="00A5765D"/>
    <w:rsid w:val="00A57FA1"/>
    <w:rsid w:val="00A60804"/>
    <w:rsid w:val="00A60863"/>
    <w:rsid w:val="00A60D1F"/>
    <w:rsid w:val="00A6178D"/>
    <w:rsid w:val="00A63672"/>
    <w:rsid w:val="00A63EB5"/>
    <w:rsid w:val="00A64045"/>
    <w:rsid w:val="00A64719"/>
    <w:rsid w:val="00A64763"/>
    <w:rsid w:val="00A6489F"/>
    <w:rsid w:val="00A64962"/>
    <w:rsid w:val="00A660BD"/>
    <w:rsid w:val="00A67058"/>
    <w:rsid w:val="00A6722E"/>
    <w:rsid w:val="00A706F5"/>
    <w:rsid w:val="00A70BF9"/>
    <w:rsid w:val="00A70C16"/>
    <w:rsid w:val="00A71023"/>
    <w:rsid w:val="00A7104B"/>
    <w:rsid w:val="00A711A5"/>
    <w:rsid w:val="00A71237"/>
    <w:rsid w:val="00A71C0B"/>
    <w:rsid w:val="00A72414"/>
    <w:rsid w:val="00A72813"/>
    <w:rsid w:val="00A729C2"/>
    <w:rsid w:val="00A7306E"/>
    <w:rsid w:val="00A73490"/>
    <w:rsid w:val="00A75132"/>
    <w:rsid w:val="00A7529A"/>
    <w:rsid w:val="00A7535F"/>
    <w:rsid w:val="00A75530"/>
    <w:rsid w:val="00A7588D"/>
    <w:rsid w:val="00A76287"/>
    <w:rsid w:val="00A7667A"/>
    <w:rsid w:val="00A770E7"/>
    <w:rsid w:val="00A77604"/>
    <w:rsid w:val="00A80AA4"/>
    <w:rsid w:val="00A80B8B"/>
    <w:rsid w:val="00A80E87"/>
    <w:rsid w:val="00A81156"/>
    <w:rsid w:val="00A81853"/>
    <w:rsid w:val="00A8213B"/>
    <w:rsid w:val="00A82D0F"/>
    <w:rsid w:val="00A83142"/>
    <w:rsid w:val="00A837CE"/>
    <w:rsid w:val="00A83C61"/>
    <w:rsid w:val="00A841AD"/>
    <w:rsid w:val="00A84890"/>
    <w:rsid w:val="00A84B02"/>
    <w:rsid w:val="00A851A8"/>
    <w:rsid w:val="00A857DB"/>
    <w:rsid w:val="00A85A3C"/>
    <w:rsid w:val="00A85C13"/>
    <w:rsid w:val="00A85EA2"/>
    <w:rsid w:val="00A86B60"/>
    <w:rsid w:val="00A86E17"/>
    <w:rsid w:val="00A86E75"/>
    <w:rsid w:val="00A86EBF"/>
    <w:rsid w:val="00A8723A"/>
    <w:rsid w:val="00A875DD"/>
    <w:rsid w:val="00A87773"/>
    <w:rsid w:val="00A87A61"/>
    <w:rsid w:val="00A87AF1"/>
    <w:rsid w:val="00A87E2E"/>
    <w:rsid w:val="00A9113C"/>
    <w:rsid w:val="00A91152"/>
    <w:rsid w:val="00A91625"/>
    <w:rsid w:val="00A91AEF"/>
    <w:rsid w:val="00A923B8"/>
    <w:rsid w:val="00A924E0"/>
    <w:rsid w:val="00A92643"/>
    <w:rsid w:val="00A92AA1"/>
    <w:rsid w:val="00A92E33"/>
    <w:rsid w:val="00A92FB0"/>
    <w:rsid w:val="00A932FF"/>
    <w:rsid w:val="00A93E50"/>
    <w:rsid w:val="00A95117"/>
    <w:rsid w:val="00A95304"/>
    <w:rsid w:val="00A95408"/>
    <w:rsid w:val="00A95D87"/>
    <w:rsid w:val="00A95EED"/>
    <w:rsid w:val="00A95EFA"/>
    <w:rsid w:val="00A96549"/>
    <w:rsid w:val="00A96A6E"/>
    <w:rsid w:val="00A970FF"/>
    <w:rsid w:val="00A97187"/>
    <w:rsid w:val="00A9722D"/>
    <w:rsid w:val="00A973E6"/>
    <w:rsid w:val="00AA04A0"/>
    <w:rsid w:val="00AA04E3"/>
    <w:rsid w:val="00AA0613"/>
    <w:rsid w:val="00AA0B61"/>
    <w:rsid w:val="00AA0B94"/>
    <w:rsid w:val="00AA1378"/>
    <w:rsid w:val="00AA1AAD"/>
    <w:rsid w:val="00AA2B11"/>
    <w:rsid w:val="00AA3012"/>
    <w:rsid w:val="00AA3072"/>
    <w:rsid w:val="00AA324F"/>
    <w:rsid w:val="00AA32EE"/>
    <w:rsid w:val="00AA34AA"/>
    <w:rsid w:val="00AA38E3"/>
    <w:rsid w:val="00AA39B2"/>
    <w:rsid w:val="00AA3E70"/>
    <w:rsid w:val="00AA4005"/>
    <w:rsid w:val="00AA45C2"/>
    <w:rsid w:val="00AA4D69"/>
    <w:rsid w:val="00AA5CA1"/>
    <w:rsid w:val="00AA5DA4"/>
    <w:rsid w:val="00AA5FA2"/>
    <w:rsid w:val="00AA623B"/>
    <w:rsid w:val="00AA750E"/>
    <w:rsid w:val="00AA7E27"/>
    <w:rsid w:val="00AB01D9"/>
    <w:rsid w:val="00AB0216"/>
    <w:rsid w:val="00AB04E7"/>
    <w:rsid w:val="00AB0745"/>
    <w:rsid w:val="00AB0BBB"/>
    <w:rsid w:val="00AB1091"/>
    <w:rsid w:val="00AB1DD1"/>
    <w:rsid w:val="00AB22CB"/>
    <w:rsid w:val="00AB257E"/>
    <w:rsid w:val="00AB3820"/>
    <w:rsid w:val="00AB3A05"/>
    <w:rsid w:val="00AB3E10"/>
    <w:rsid w:val="00AB46F2"/>
    <w:rsid w:val="00AB47AB"/>
    <w:rsid w:val="00AB4D3D"/>
    <w:rsid w:val="00AB58AA"/>
    <w:rsid w:val="00AB596A"/>
    <w:rsid w:val="00AB596E"/>
    <w:rsid w:val="00AB5D0A"/>
    <w:rsid w:val="00AB644F"/>
    <w:rsid w:val="00AB6872"/>
    <w:rsid w:val="00AB6B19"/>
    <w:rsid w:val="00AB70FF"/>
    <w:rsid w:val="00AB77A9"/>
    <w:rsid w:val="00AC05B1"/>
    <w:rsid w:val="00AC0A17"/>
    <w:rsid w:val="00AC0C33"/>
    <w:rsid w:val="00AC0F01"/>
    <w:rsid w:val="00AC0F8D"/>
    <w:rsid w:val="00AC116A"/>
    <w:rsid w:val="00AC2AF1"/>
    <w:rsid w:val="00AC2D20"/>
    <w:rsid w:val="00AC302A"/>
    <w:rsid w:val="00AC34A8"/>
    <w:rsid w:val="00AC3581"/>
    <w:rsid w:val="00AC3604"/>
    <w:rsid w:val="00AC38B8"/>
    <w:rsid w:val="00AC39CF"/>
    <w:rsid w:val="00AC39D1"/>
    <w:rsid w:val="00AC427C"/>
    <w:rsid w:val="00AC4E74"/>
    <w:rsid w:val="00AC4F00"/>
    <w:rsid w:val="00AC521E"/>
    <w:rsid w:val="00AC65D9"/>
    <w:rsid w:val="00AC6680"/>
    <w:rsid w:val="00AC674C"/>
    <w:rsid w:val="00AC708B"/>
    <w:rsid w:val="00AC74C1"/>
    <w:rsid w:val="00AD072A"/>
    <w:rsid w:val="00AD0CD4"/>
    <w:rsid w:val="00AD10F3"/>
    <w:rsid w:val="00AD1463"/>
    <w:rsid w:val="00AD1646"/>
    <w:rsid w:val="00AD1A26"/>
    <w:rsid w:val="00AD1B0E"/>
    <w:rsid w:val="00AD1B37"/>
    <w:rsid w:val="00AD280E"/>
    <w:rsid w:val="00AD296A"/>
    <w:rsid w:val="00AD30C4"/>
    <w:rsid w:val="00AD36E2"/>
    <w:rsid w:val="00AD39CE"/>
    <w:rsid w:val="00AD3AB5"/>
    <w:rsid w:val="00AD3C98"/>
    <w:rsid w:val="00AD3CF9"/>
    <w:rsid w:val="00AD447C"/>
    <w:rsid w:val="00AD44B6"/>
    <w:rsid w:val="00AD4617"/>
    <w:rsid w:val="00AD52BF"/>
    <w:rsid w:val="00AD5820"/>
    <w:rsid w:val="00AD5C30"/>
    <w:rsid w:val="00AD5FDE"/>
    <w:rsid w:val="00AD5FF5"/>
    <w:rsid w:val="00AD64A0"/>
    <w:rsid w:val="00AD6E02"/>
    <w:rsid w:val="00AD7049"/>
    <w:rsid w:val="00AD71EB"/>
    <w:rsid w:val="00AD7EFC"/>
    <w:rsid w:val="00AE04F6"/>
    <w:rsid w:val="00AE0614"/>
    <w:rsid w:val="00AE081C"/>
    <w:rsid w:val="00AE09BD"/>
    <w:rsid w:val="00AE0D78"/>
    <w:rsid w:val="00AE0DE1"/>
    <w:rsid w:val="00AE0DF3"/>
    <w:rsid w:val="00AE1162"/>
    <w:rsid w:val="00AE159B"/>
    <w:rsid w:val="00AE180C"/>
    <w:rsid w:val="00AE23D0"/>
    <w:rsid w:val="00AE25AC"/>
    <w:rsid w:val="00AE28A4"/>
    <w:rsid w:val="00AE296E"/>
    <w:rsid w:val="00AE2B7F"/>
    <w:rsid w:val="00AE30E3"/>
    <w:rsid w:val="00AE32A2"/>
    <w:rsid w:val="00AE36FA"/>
    <w:rsid w:val="00AE3A49"/>
    <w:rsid w:val="00AE47FB"/>
    <w:rsid w:val="00AE524E"/>
    <w:rsid w:val="00AE5EE5"/>
    <w:rsid w:val="00AE6242"/>
    <w:rsid w:val="00AE6931"/>
    <w:rsid w:val="00AE6B41"/>
    <w:rsid w:val="00AE6E4B"/>
    <w:rsid w:val="00AE7173"/>
    <w:rsid w:val="00AE75A2"/>
    <w:rsid w:val="00AE769B"/>
    <w:rsid w:val="00AE7DFD"/>
    <w:rsid w:val="00AF0035"/>
    <w:rsid w:val="00AF0051"/>
    <w:rsid w:val="00AF0BA9"/>
    <w:rsid w:val="00AF15F7"/>
    <w:rsid w:val="00AF18C1"/>
    <w:rsid w:val="00AF1A82"/>
    <w:rsid w:val="00AF2A44"/>
    <w:rsid w:val="00AF2D97"/>
    <w:rsid w:val="00AF3276"/>
    <w:rsid w:val="00AF3312"/>
    <w:rsid w:val="00AF3352"/>
    <w:rsid w:val="00AF33DF"/>
    <w:rsid w:val="00AF39EB"/>
    <w:rsid w:val="00AF5233"/>
    <w:rsid w:val="00AF5308"/>
    <w:rsid w:val="00AF53E9"/>
    <w:rsid w:val="00AF5487"/>
    <w:rsid w:val="00AF5E56"/>
    <w:rsid w:val="00AF610E"/>
    <w:rsid w:val="00AF6299"/>
    <w:rsid w:val="00AF7486"/>
    <w:rsid w:val="00AF74A1"/>
    <w:rsid w:val="00AF79F1"/>
    <w:rsid w:val="00B0001F"/>
    <w:rsid w:val="00B004AD"/>
    <w:rsid w:val="00B009F6"/>
    <w:rsid w:val="00B01170"/>
    <w:rsid w:val="00B016AD"/>
    <w:rsid w:val="00B01722"/>
    <w:rsid w:val="00B01C71"/>
    <w:rsid w:val="00B01D21"/>
    <w:rsid w:val="00B020AF"/>
    <w:rsid w:val="00B02101"/>
    <w:rsid w:val="00B022AF"/>
    <w:rsid w:val="00B029BC"/>
    <w:rsid w:val="00B02D09"/>
    <w:rsid w:val="00B02FF0"/>
    <w:rsid w:val="00B0304E"/>
    <w:rsid w:val="00B03215"/>
    <w:rsid w:val="00B032BA"/>
    <w:rsid w:val="00B03324"/>
    <w:rsid w:val="00B03377"/>
    <w:rsid w:val="00B03450"/>
    <w:rsid w:val="00B0391B"/>
    <w:rsid w:val="00B0493B"/>
    <w:rsid w:val="00B0499A"/>
    <w:rsid w:val="00B04C0A"/>
    <w:rsid w:val="00B04D3F"/>
    <w:rsid w:val="00B050AF"/>
    <w:rsid w:val="00B051E7"/>
    <w:rsid w:val="00B05577"/>
    <w:rsid w:val="00B05581"/>
    <w:rsid w:val="00B0558E"/>
    <w:rsid w:val="00B056D4"/>
    <w:rsid w:val="00B05793"/>
    <w:rsid w:val="00B058D2"/>
    <w:rsid w:val="00B0616D"/>
    <w:rsid w:val="00B06389"/>
    <w:rsid w:val="00B066BD"/>
    <w:rsid w:val="00B06D0D"/>
    <w:rsid w:val="00B075CA"/>
    <w:rsid w:val="00B0795B"/>
    <w:rsid w:val="00B07A1A"/>
    <w:rsid w:val="00B07B8A"/>
    <w:rsid w:val="00B106CA"/>
    <w:rsid w:val="00B1080B"/>
    <w:rsid w:val="00B10819"/>
    <w:rsid w:val="00B10ED0"/>
    <w:rsid w:val="00B10FC1"/>
    <w:rsid w:val="00B11145"/>
    <w:rsid w:val="00B1136A"/>
    <w:rsid w:val="00B1141B"/>
    <w:rsid w:val="00B11735"/>
    <w:rsid w:val="00B128B5"/>
    <w:rsid w:val="00B13736"/>
    <w:rsid w:val="00B13EE3"/>
    <w:rsid w:val="00B14305"/>
    <w:rsid w:val="00B144BA"/>
    <w:rsid w:val="00B146F6"/>
    <w:rsid w:val="00B14ABC"/>
    <w:rsid w:val="00B14B53"/>
    <w:rsid w:val="00B14C38"/>
    <w:rsid w:val="00B15572"/>
    <w:rsid w:val="00B15A14"/>
    <w:rsid w:val="00B1613D"/>
    <w:rsid w:val="00B17E7F"/>
    <w:rsid w:val="00B200D7"/>
    <w:rsid w:val="00B202D3"/>
    <w:rsid w:val="00B2030D"/>
    <w:rsid w:val="00B20481"/>
    <w:rsid w:val="00B21090"/>
    <w:rsid w:val="00B21A60"/>
    <w:rsid w:val="00B21BD7"/>
    <w:rsid w:val="00B222D1"/>
    <w:rsid w:val="00B22391"/>
    <w:rsid w:val="00B2239A"/>
    <w:rsid w:val="00B22D7E"/>
    <w:rsid w:val="00B243B7"/>
    <w:rsid w:val="00B2442A"/>
    <w:rsid w:val="00B245F6"/>
    <w:rsid w:val="00B25144"/>
    <w:rsid w:val="00B25BBB"/>
    <w:rsid w:val="00B268A8"/>
    <w:rsid w:val="00B26924"/>
    <w:rsid w:val="00B26F2C"/>
    <w:rsid w:val="00B272C2"/>
    <w:rsid w:val="00B272CA"/>
    <w:rsid w:val="00B27670"/>
    <w:rsid w:val="00B27A06"/>
    <w:rsid w:val="00B27EEE"/>
    <w:rsid w:val="00B30166"/>
    <w:rsid w:val="00B3053B"/>
    <w:rsid w:val="00B308D5"/>
    <w:rsid w:val="00B31C27"/>
    <w:rsid w:val="00B31EBF"/>
    <w:rsid w:val="00B3249A"/>
    <w:rsid w:val="00B32EBD"/>
    <w:rsid w:val="00B33190"/>
    <w:rsid w:val="00B337EF"/>
    <w:rsid w:val="00B34C4F"/>
    <w:rsid w:val="00B35383"/>
    <w:rsid w:val="00B356FB"/>
    <w:rsid w:val="00B359A2"/>
    <w:rsid w:val="00B36430"/>
    <w:rsid w:val="00B364FB"/>
    <w:rsid w:val="00B366A8"/>
    <w:rsid w:val="00B3676F"/>
    <w:rsid w:val="00B3684A"/>
    <w:rsid w:val="00B36967"/>
    <w:rsid w:val="00B36E7E"/>
    <w:rsid w:val="00B36F82"/>
    <w:rsid w:val="00B36FB2"/>
    <w:rsid w:val="00B37DAE"/>
    <w:rsid w:val="00B40246"/>
    <w:rsid w:val="00B4025D"/>
    <w:rsid w:val="00B40471"/>
    <w:rsid w:val="00B404BD"/>
    <w:rsid w:val="00B40575"/>
    <w:rsid w:val="00B4064A"/>
    <w:rsid w:val="00B409EB"/>
    <w:rsid w:val="00B40EE8"/>
    <w:rsid w:val="00B411D3"/>
    <w:rsid w:val="00B419AD"/>
    <w:rsid w:val="00B42195"/>
    <w:rsid w:val="00B42522"/>
    <w:rsid w:val="00B4276C"/>
    <w:rsid w:val="00B42802"/>
    <w:rsid w:val="00B42CF3"/>
    <w:rsid w:val="00B42FA3"/>
    <w:rsid w:val="00B43740"/>
    <w:rsid w:val="00B438BF"/>
    <w:rsid w:val="00B443FD"/>
    <w:rsid w:val="00B4482C"/>
    <w:rsid w:val="00B44866"/>
    <w:rsid w:val="00B44BBD"/>
    <w:rsid w:val="00B45727"/>
    <w:rsid w:val="00B45F1A"/>
    <w:rsid w:val="00B4601E"/>
    <w:rsid w:val="00B464E5"/>
    <w:rsid w:val="00B50098"/>
    <w:rsid w:val="00B51AC3"/>
    <w:rsid w:val="00B51B49"/>
    <w:rsid w:val="00B52177"/>
    <w:rsid w:val="00B52229"/>
    <w:rsid w:val="00B522ED"/>
    <w:rsid w:val="00B5336B"/>
    <w:rsid w:val="00B536E9"/>
    <w:rsid w:val="00B54576"/>
    <w:rsid w:val="00B54963"/>
    <w:rsid w:val="00B56169"/>
    <w:rsid w:val="00B5661E"/>
    <w:rsid w:val="00B56872"/>
    <w:rsid w:val="00B569BE"/>
    <w:rsid w:val="00B56FF9"/>
    <w:rsid w:val="00B57497"/>
    <w:rsid w:val="00B60968"/>
    <w:rsid w:val="00B60D65"/>
    <w:rsid w:val="00B60E00"/>
    <w:rsid w:val="00B61E22"/>
    <w:rsid w:val="00B6290A"/>
    <w:rsid w:val="00B62BA1"/>
    <w:rsid w:val="00B63420"/>
    <w:rsid w:val="00B63692"/>
    <w:rsid w:val="00B63BD1"/>
    <w:rsid w:val="00B63D18"/>
    <w:rsid w:val="00B6458F"/>
    <w:rsid w:val="00B646A2"/>
    <w:rsid w:val="00B64DA9"/>
    <w:rsid w:val="00B65133"/>
    <w:rsid w:val="00B659D8"/>
    <w:rsid w:val="00B65E6D"/>
    <w:rsid w:val="00B65E88"/>
    <w:rsid w:val="00B66081"/>
    <w:rsid w:val="00B661DE"/>
    <w:rsid w:val="00B67175"/>
    <w:rsid w:val="00B67762"/>
    <w:rsid w:val="00B6779B"/>
    <w:rsid w:val="00B67906"/>
    <w:rsid w:val="00B6794C"/>
    <w:rsid w:val="00B67CF0"/>
    <w:rsid w:val="00B701D9"/>
    <w:rsid w:val="00B708F4"/>
    <w:rsid w:val="00B70970"/>
    <w:rsid w:val="00B71102"/>
    <w:rsid w:val="00B712CE"/>
    <w:rsid w:val="00B71A99"/>
    <w:rsid w:val="00B722BD"/>
    <w:rsid w:val="00B72690"/>
    <w:rsid w:val="00B73261"/>
    <w:rsid w:val="00B73404"/>
    <w:rsid w:val="00B73E5A"/>
    <w:rsid w:val="00B73F9B"/>
    <w:rsid w:val="00B74515"/>
    <w:rsid w:val="00B748FB"/>
    <w:rsid w:val="00B749E5"/>
    <w:rsid w:val="00B74B21"/>
    <w:rsid w:val="00B757CD"/>
    <w:rsid w:val="00B76496"/>
    <w:rsid w:val="00B76678"/>
    <w:rsid w:val="00B76B38"/>
    <w:rsid w:val="00B76FF6"/>
    <w:rsid w:val="00B77721"/>
    <w:rsid w:val="00B7777C"/>
    <w:rsid w:val="00B80783"/>
    <w:rsid w:val="00B809B8"/>
    <w:rsid w:val="00B80F08"/>
    <w:rsid w:val="00B80F4F"/>
    <w:rsid w:val="00B81090"/>
    <w:rsid w:val="00B81485"/>
    <w:rsid w:val="00B8182E"/>
    <w:rsid w:val="00B81EBC"/>
    <w:rsid w:val="00B830D6"/>
    <w:rsid w:val="00B835F3"/>
    <w:rsid w:val="00B83902"/>
    <w:rsid w:val="00B840F5"/>
    <w:rsid w:val="00B84DFF"/>
    <w:rsid w:val="00B84FC4"/>
    <w:rsid w:val="00B85260"/>
    <w:rsid w:val="00B855DB"/>
    <w:rsid w:val="00B85BA7"/>
    <w:rsid w:val="00B85C7A"/>
    <w:rsid w:val="00B85FEF"/>
    <w:rsid w:val="00B8613D"/>
    <w:rsid w:val="00B861E0"/>
    <w:rsid w:val="00B86834"/>
    <w:rsid w:val="00B8689A"/>
    <w:rsid w:val="00B86AD2"/>
    <w:rsid w:val="00B86EC4"/>
    <w:rsid w:val="00B87D6E"/>
    <w:rsid w:val="00B87FCD"/>
    <w:rsid w:val="00B90E65"/>
    <w:rsid w:val="00B9111D"/>
    <w:rsid w:val="00B91487"/>
    <w:rsid w:val="00B914FB"/>
    <w:rsid w:val="00B9157F"/>
    <w:rsid w:val="00B91644"/>
    <w:rsid w:val="00B92132"/>
    <w:rsid w:val="00B921B4"/>
    <w:rsid w:val="00B92EB4"/>
    <w:rsid w:val="00B933AD"/>
    <w:rsid w:val="00B93523"/>
    <w:rsid w:val="00B93925"/>
    <w:rsid w:val="00B93AA3"/>
    <w:rsid w:val="00B93E91"/>
    <w:rsid w:val="00B940BB"/>
    <w:rsid w:val="00B947C0"/>
    <w:rsid w:val="00B953AF"/>
    <w:rsid w:val="00B95A1F"/>
    <w:rsid w:val="00B95AC6"/>
    <w:rsid w:val="00B9624E"/>
    <w:rsid w:val="00B9782E"/>
    <w:rsid w:val="00B97E9C"/>
    <w:rsid w:val="00B97F1D"/>
    <w:rsid w:val="00BA0444"/>
    <w:rsid w:val="00BA04C3"/>
    <w:rsid w:val="00BA04D0"/>
    <w:rsid w:val="00BA0697"/>
    <w:rsid w:val="00BA0749"/>
    <w:rsid w:val="00BA0E65"/>
    <w:rsid w:val="00BA0F6E"/>
    <w:rsid w:val="00BA1079"/>
    <w:rsid w:val="00BA14F1"/>
    <w:rsid w:val="00BA15E4"/>
    <w:rsid w:val="00BA2701"/>
    <w:rsid w:val="00BA411D"/>
    <w:rsid w:val="00BA46CE"/>
    <w:rsid w:val="00BA4A9A"/>
    <w:rsid w:val="00BA4B36"/>
    <w:rsid w:val="00BA4F8A"/>
    <w:rsid w:val="00BA5224"/>
    <w:rsid w:val="00BA52F6"/>
    <w:rsid w:val="00BA581D"/>
    <w:rsid w:val="00BA58A6"/>
    <w:rsid w:val="00BA5D71"/>
    <w:rsid w:val="00BA61E4"/>
    <w:rsid w:val="00BA6297"/>
    <w:rsid w:val="00BA6993"/>
    <w:rsid w:val="00BA6D11"/>
    <w:rsid w:val="00BA7403"/>
    <w:rsid w:val="00BA77BE"/>
    <w:rsid w:val="00BA7CC3"/>
    <w:rsid w:val="00BA7FE3"/>
    <w:rsid w:val="00BB09C8"/>
    <w:rsid w:val="00BB0EDA"/>
    <w:rsid w:val="00BB0F37"/>
    <w:rsid w:val="00BB148C"/>
    <w:rsid w:val="00BB2080"/>
    <w:rsid w:val="00BB23FB"/>
    <w:rsid w:val="00BB2E95"/>
    <w:rsid w:val="00BB30FA"/>
    <w:rsid w:val="00BB337E"/>
    <w:rsid w:val="00BB3533"/>
    <w:rsid w:val="00BB377F"/>
    <w:rsid w:val="00BB3B9D"/>
    <w:rsid w:val="00BB3BF8"/>
    <w:rsid w:val="00BB469F"/>
    <w:rsid w:val="00BB475F"/>
    <w:rsid w:val="00BB51EB"/>
    <w:rsid w:val="00BB52EA"/>
    <w:rsid w:val="00BB530B"/>
    <w:rsid w:val="00BB5944"/>
    <w:rsid w:val="00BB5C25"/>
    <w:rsid w:val="00BB5CA9"/>
    <w:rsid w:val="00BB5DA5"/>
    <w:rsid w:val="00BB5FDE"/>
    <w:rsid w:val="00BB6487"/>
    <w:rsid w:val="00BB68B9"/>
    <w:rsid w:val="00BB6CD0"/>
    <w:rsid w:val="00BB6CE9"/>
    <w:rsid w:val="00BB6F73"/>
    <w:rsid w:val="00BB735B"/>
    <w:rsid w:val="00BB73B4"/>
    <w:rsid w:val="00BB750B"/>
    <w:rsid w:val="00BB7CEE"/>
    <w:rsid w:val="00BC099D"/>
    <w:rsid w:val="00BC134D"/>
    <w:rsid w:val="00BC170D"/>
    <w:rsid w:val="00BC239F"/>
    <w:rsid w:val="00BC2E8A"/>
    <w:rsid w:val="00BC3502"/>
    <w:rsid w:val="00BC4520"/>
    <w:rsid w:val="00BC452F"/>
    <w:rsid w:val="00BC4E51"/>
    <w:rsid w:val="00BC5949"/>
    <w:rsid w:val="00BC5B90"/>
    <w:rsid w:val="00BC5C9A"/>
    <w:rsid w:val="00BC62E7"/>
    <w:rsid w:val="00BC6C33"/>
    <w:rsid w:val="00BC6C90"/>
    <w:rsid w:val="00BC6D51"/>
    <w:rsid w:val="00BC722A"/>
    <w:rsid w:val="00BC7E4C"/>
    <w:rsid w:val="00BD06F9"/>
    <w:rsid w:val="00BD0881"/>
    <w:rsid w:val="00BD0D6D"/>
    <w:rsid w:val="00BD0EE2"/>
    <w:rsid w:val="00BD1028"/>
    <w:rsid w:val="00BD1A06"/>
    <w:rsid w:val="00BD2B3D"/>
    <w:rsid w:val="00BD3061"/>
    <w:rsid w:val="00BD32CA"/>
    <w:rsid w:val="00BD3A82"/>
    <w:rsid w:val="00BD4929"/>
    <w:rsid w:val="00BD4C54"/>
    <w:rsid w:val="00BD4F14"/>
    <w:rsid w:val="00BD4F38"/>
    <w:rsid w:val="00BD4F6B"/>
    <w:rsid w:val="00BD58D3"/>
    <w:rsid w:val="00BD69C0"/>
    <w:rsid w:val="00BD6C1B"/>
    <w:rsid w:val="00BD6C6D"/>
    <w:rsid w:val="00BD6FF0"/>
    <w:rsid w:val="00BD76E1"/>
    <w:rsid w:val="00BD7BDE"/>
    <w:rsid w:val="00BD7D5C"/>
    <w:rsid w:val="00BE0281"/>
    <w:rsid w:val="00BE142B"/>
    <w:rsid w:val="00BE15CE"/>
    <w:rsid w:val="00BE1D1B"/>
    <w:rsid w:val="00BE1EFE"/>
    <w:rsid w:val="00BE2314"/>
    <w:rsid w:val="00BE2B1A"/>
    <w:rsid w:val="00BE3311"/>
    <w:rsid w:val="00BE3561"/>
    <w:rsid w:val="00BE3C03"/>
    <w:rsid w:val="00BE3CF4"/>
    <w:rsid w:val="00BE4FC7"/>
    <w:rsid w:val="00BE56A5"/>
    <w:rsid w:val="00BE5B32"/>
    <w:rsid w:val="00BE5B93"/>
    <w:rsid w:val="00BE5FD5"/>
    <w:rsid w:val="00BE62F7"/>
    <w:rsid w:val="00BE65F0"/>
    <w:rsid w:val="00BE676E"/>
    <w:rsid w:val="00BE689A"/>
    <w:rsid w:val="00BE6A75"/>
    <w:rsid w:val="00BE71DC"/>
    <w:rsid w:val="00BE7D35"/>
    <w:rsid w:val="00BE7FD8"/>
    <w:rsid w:val="00BF03AE"/>
    <w:rsid w:val="00BF0D91"/>
    <w:rsid w:val="00BF1C9D"/>
    <w:rsid w:val="00BF1D29"/>
    <w:rsid w:val="00BF1F3E"/>
    <w:rsid w:val="00BF2036"/>
    <w:rsid w:val="00BF2757"/>
    <w:rsid w:val="00BF30DD"/>
    <w:rsid w:val="00BF3650"/>
    <w:rsid w:val="00BF3927"/>
    <w:rsid w:val="00BF393F"/>
    <w:rsid w:val="00BF3CC2"/>
    <w:rsid w:val="00BF442C"/>
    <w:rsid w:val="00BF44F2"/>
    <w:rsid w:val="00BF492B"/>
    <w:rsid w:val="00BF5279"/>
    <w:rsid w:val="00BF5298"/>
    <w:rsid w:val="00BF685F"/>
    <w:rsid w:val="00BF69BB"/>
    <w:rsid w:val="00BF6B83"/>
    <w:rsid w:val="00BF6C7D"/>
    <w:rsid w:val="00BF71DE"/>
    <w:rsid w:val="00BF7468"/>
    <w:rsid w:val="00BF7673"/>
    <w:rsid w:val="00BF7E86"/>
    <w:rsid w:val="00C00137"/>
    <w:rsid w:val="00C0050C"/>
    <w:rsid w:val="00C00BC1"/>
    <w:rsid w:val="00C0113D"/>
    <w:rsid w:val="00C011C5"/>
    <w:rsid w:val="00C01578"/>
    <w:rsid w:val="00C01601"/>
    <w:rsid w:val="00C01D78"/>
    <w:rsid w:val="00C0272B"/>
    <w:rsid w:val="00C027D8"/>
    <w:rsid w:val="00C02850"/>
    <w:rsid w:val="00C034E9"/>
    <w:rsid w:val="00C03CD4"/>
    <w:rsid w:val="00C03D16"/>
    <w:rsid w:val="00C04914"/>
    <w:rsid w:val="00C0499D"/>
    <w:rsid w:val="00C04DBF"/>
    <w:rsid w:val="00C04F9E"/>
    <w:rsid w:val="00C056F1"/>
    <w:rsid w:val="00C057F4"/>
    <w:rsid w:val="00C05C82"/>
    <w:rsid w:val="00C05DC5"/>
    <w:rsid w:val="00C063AD"/>
    <w:rsid w:val="00C070BD"/>
    <w:rsid w:val="00C071EE"/>
    <w:rsid w:val="00C072A4"/>
    <w:rsid w:val="00C0765C"/>
    <w:rsid w:val="00C07B73"/>
    <w:rsid w:val="00C1003E"/>
    <w:rsid w:val="00C101CC"/>
    <w:rsid w:val="00C107AA"/>
    <w:rsid w:val="00C10CAA"/>
    <w:rsid w:val="00C10D02"/>
    <w:rsid w:val="00C10D10"/>
    <w:rsid w:val="00C11004"/>
    <w:rsid w:val="00C11099"/>
    <w:rsid w:val="00C11A78"/>
    <w:rsid w:val="00C12511"/>
    <w:rsid w:val="00C129BC"/>
    <w:rsid w:val="00C129F4"/>
    <w:rsid w:val="00C12A28"/>
    <w:rsid w:val="00C12C11"/>
    <w:rsid w:val="00C12D5F"/>
    <w:rsid w:val="00C13811"/>
    <w:rsid w:val="00C13FAC"/>
    <w:rsid w:val="00C143E6"/>
    <w:rsid w:val="00C14762"/>
    <w:rsid w:val="00C14940"/>
    <w:rsid w:val="00C14DE4"/>
    <w:rsid w:val="00C15158"/>
    <w:rsid w:val="00C1556A"/>
    <w:rsid w:val="00C1563C"/>
    <w:rsid w:val="00C15B89"/>
    <w:rsid w:val="00C167B5"/>
    <w:rsid w:val="00C16B1B"/>
    <w:rsid w:val="00C17787"/>
    <w:rsid w:val="00C17A28"/>
    <w:rsid w:val="00C17CB8"/>
    <w:rsid w:val="00C17D9C"/>
    <w:rsid w:val="00C17F47"/>
    <w:rsid w:val="00C206E7"/>
    <w:rsid w:val="00C20971"/>
    <w:rsid w:val="00C2118D"/>
    <w:rsid w:val="00C215CB"/>
    <w:rsid w:val="00C216E1"/>
    <w:rsid w:val="00C22130"/>
    <w:rsid w:val="00C22406"/>
    <w:rsid w:val="00C22551"/>
    <w:rsid w:val="00C227A9"/>
    <w:rsid w:val="00C228EE"/>
    <w:rsid w:val="00C23004"/>
    <w:rsid w:val="00C23293"/>
    <w:rsid w:val="00C23B5F"/>
    <w:rsid w:val="00C23CB5"/>
    <w:rsid w:val="00C23D21"/>
    <w:rsid w:val="00C241A8"/>
    <w:rsid w:val="00C243D0"/>
    <w:rsid w:val="00C24611"/>
    <w:rsid w:val="00C24DCA"/>
    <w:rsid w:val="00C24EF4"/>
    <w:rsid w:val="00C25391"/>
    <w:rsid w:val="00C25721"/>
    <w:rsid w:val="00C25DC3"/>
    <w:rsid w:val="00C25EF5"/>
    <w:rsid w:val="00C269D9"/>
    <w:rsid w:val="00C2704F"/>
    <w:rsid w:val="00C2710D"/>
    <w:rsid w:val="00C277DF"/>
    <w:rsid w:val="00C27B39"/>
    <w:rsid w:val="00C27B55"/>
    <w:rsid w:val="00C306CF"/>
    <w:rsid w:val="00C31D2C"/>
    <w:rsid w:val="00C3216A"/>
    <w:rsid w:val="00C32A4B"/>
    <w:rsid w:val="00C336DB"/>
    <w:rsid w:val="00C33BFF"/>
    <w:rsid w:val="00C33FE6"/>
    <w:rsid w:val="00C3419C"/>
    <w:rsid w:val="00C343D2"/>
    <w:rsid w:val="00C344D4"/>
    <w:rsid w:val="00C34519"/>
    <w:rsid w:val="00C34BDB"/>
    <w:rsid w:val="00C35827"/>
    <w:rsid w:val="00C36BE1"/>
    <w:rsid w:val="00C376B3"/>
    <w:rsid w:val="00C379E0"/>
    <w:rsid w:val="00C37AD6"/>
    <w:rsid w:val="00C4000B"/>
    <w:rsid w:val="00C400B3"/>
    <w:rsid w:val="00C404BB"/>
    <w:rsid w:val="00C40720"/>
    <w:rsid w:val="00C40CB4"/>
    <w:rsid w:val="00C40DFB"/>
    <w:rsid w:val="00C40E9B"/>
    <w:rsid w:val="00C4153B"/>
    <w:rsid w:val="00C417DF"/>
    <w:rsid w:val="00C419C8"/>
    <w:rsid w:val="00C41F3A"/>
    <w:rsid w:val="00C41FDC"/>
    <w:rsid w:val="00C4246D"/>
    <w:rsid w:val="00C4259E"/>
    <w:rsid w:val="00C42C86"/>
    <w:rsid w:val="00C42F64"/>
    <w:rsid w:val="00C432A1"/>
    <w:rsid w:val="00C4347F"/>
    <w:rsid w:val="00C43A55"/>
    <w:rsid w:val="00C43C7E"/>
    <w:rsid w:val="00C44CD9"/>
    <w:rsid w:val="00C44ED9"/>
    <w:rsid w:val="00C4520C"/>
    <w:rsid w:val="00C45722"/>
    <w:rsid w:val="00C46934"/>
    <w:rsid w:val="00C46BEE"/>
    <w:rsid w:val="00C474E1"/>
    <w:rsid w:val="00C47A30"/>
    <w:rsid w:val="00C47AE7"/>
    <w:rsid w:val="00C5025F"/>
    <w:rsid w:val="00C50642"/>
    <w:rsid w:val="00C5081E"/>
    <w:rsid w:val="00C51509"/>
    <w:rsid w:val="00C516BA"/>
    <w:rsid w:val="00C51833"/>
    <w:rsid w:val="00C51D71"/>
    <w:rsid w:val="00C51FE0"/>
    <w:rsid w:val="00C5206E"/>
    <w:rsid w:val="00C52220"/>
    <w:rsid w:val="00C52E6C"/>
    <w:rsid w:val="00C5301C"/>
    <w:rsid w:val="00C53074"/>
    <w:rsid w:val="00C53195"/>
    <w:rsid w:val="00C53680"/>
    <w:rsid w:val="00C53729"/>
    <w:rsid w:val="00C53FFE"/>
    <w:rsid w:val="00C541D7"/>
    <w:rsid w:val="00C54374"/>
    <w:rsid w:val="00C54AB1"/>
    <w:rsid w:val="00C54C67"/>
    <w:rsid w:val="00C5587C"/>
    <w:rsid w:val="00C55E2E"/>
    <w:rsid w:val="00C56642"/>
    <w:rsid w:val="00C56825"/>
    <w:rsid w:val="00C56F4D"/>
    <w:rsid w:val="00C57B65"/>
    <w:rsid w:val="00C57B77"/>
    <w:rsid w:val="00C60830"/>
    <w:rsid w:val="00C60DE0"/>
    <w:rsid w:val="00C611AB"/>
    <w:rsid w:val="00C62048"/>
    <w:rsid w:val="00C6279B"/>
    <w:rsid w:val="00C62EEA"/>
    <w:rsid w:val="00C63599"/>
    <w:rsid w:val="00C6372A"/>
    <w:rsid w:val="00C638D1"/>
    <w:rsid w:val="00C638E1"/>
    <w:rsid w:val="00C63CFF"/>
    <w:rsid w:val="00C640D0"/>
    <w:rsid w:val="00C645E4"/>
    <w:rsid w:val="00C649C5"/>
    <w:rsid w:val="00C64BA1"/>
    <w:rsid w:val="00C64F22"/>
    <w:rsid w:val="00C65012"/>
    <w:rsid w:val="00C653D2"/>
    <w:rsid w:val="00C657F5"/>
    <w:rsid w:val="00C66114"/>
    <w:rsid w:val="00C67031"/>
    <w:rsid w:val="00C67EEF"/>
    <w:rsid w:val="00C7009D"/>
    <w:rsid w:val="00C707E7"/>
    <w:rsid w:val="00C714B9"/>
    <w:rsid w:val="00C71B3A"/>
    <w:rsid w:val="00C72090"/>
    <w:rsid w:val="00C72BE2"/>
    <w:rsid w:val="00C72C5D"/>
    <w:rsid w:val="00C73619"/>
    <w:rsid w:val="00C7366C"/>
    <w:rsid w:val="00C73862"/>
    <w:rsid w:val="00C738AC"/>
    <w:rsid w:val="00C746AB"/>
    <w:rsid w:val="00C747E5"/>
    <w:rsid w:val="00C74BC8"/>
    <w:rsid w:val="00C74C63"/>
    <w:rsid w:val="00C74CAE"/>
    <w:rsid w:val="00C75E47"/>
    <w:rsid w:val="00C75F54"/>
    <w:rsid w:val="00C76269"/>
    <w:rsid w:val="00C76A1C"/>
    <w:rsid w:val="00C76A9F"/>
    <w:rsid w:val="00C76BDB"/>
    <w:rsid w:val="00C76D0E"/>
    <w:rsid w:val="00C771EF"/>
    <w:rsid w:val="00C77DC0"/>
    <w:rsid w:val="00C807E3"/>
    <w:rsid w:val="00C80AC9"/>
    <w:rsid w:val="00C80C5A"/>
    <w:rsid w:val="00C80D66"/>
    <w:rsid w:val="00C80E3B"/>
    <w:rsid w:val="00C813DE"/>
    <w:rsid w:val="00C8169F"/>
    <w:rsid w:val="00C81A63"/>
    <w:rsid w:val="00C82501"/>
    <w:rsid w:val="00C82A78"/>
    <w:rsid w:val="00C82AEF"/>
    <w:rsid w:val="00C82FA1"/>
    <w:rsid w:val="00C8406E"/>
    <w:rsid w:val="00C84BCE"/>
    <w:rsid w:val="00C84F00"/>
    <w:rsid w:val="00C8501A"/>
    <w:rsid w:val="00C85AC7"/>
    <w:rsid w:val="00C85FB0"/>
    <w:rsid w:val="00C85FD9"/>
    <w:rsid w:val="00C86052"/>
    <w:rsid w:val="00C86064"/>
    <w:rsid w:val="00C862A7"/>
    <w:rsid w:val="00C87843"/>
    <w:rsid w:val="00C87BD5"/>
    <w:rsid w:val="00C87C06"/>
    <w:rsid w:val="00C87C13"/>
    <w:rsid w:val="00C902C6"/>
    <w:rsid w:val="00C90527"/>
    <w:rsid w:val="00C909A3"/>
    <w:rsid w:val="00C913BD"/>
    <w:rsid w:val="00C9157C"/>
    <w:rsid w:val="00C91647"/>
    <w:rsid w:val="00C918AF"/>
    <w:rsid w:val="00C91BFF"/>
    <w:rsid w:val="00C91C85"/>
    <w:rsid w:val="00C91CA0"/>
    <w:rsid w:val="00C9269F"/>
    <w:rsid w:val="00C926AE"/>
    <w:rsid w:val="00C9277B"/>
    <w:rsid w:val="00C943C2"/>
    <w:rsid w:val="00C9501B"/>
    <w:rsid w:val="00C950A5"/>
    <w:rsid w:val="00C951D1"/>
    <w:rsid w:val="00C95EB6"/>
    <w:rsid w:val="00C96004"/>
    <w:rsid w:val="00C96294"/>
    <w:rsid w:val="00C96412"/>
    <w:rsid w:val="00C976AA"/>
    <w:rsid w:val="00CA0110"/>
    <w:rsid w:val="00CA0A82"/>
    <w:rsid w:val="00CA170E"/>
    <w:rsid w:val="00CA17B2"/>
    <w:rsid w:val="00CA259A"/>
    <w:rsid w:val="00CA2669"/>
    <w:rsid w:val="00CA2786"/>
    <w:rsid w:val="00CA2D50"/>
    <w:rsid w:val="00CA34CB"/>
    <w:rsid w:val="00CA4379"/>
    <w:rsid w:val="00CA45B1"/>
    <w:rsid w:val="00CA4BFF"/>
    <w:rsid w:val="00CA4EB6"/>
    <w:rsid w:val="00CA4F0F"/>
    <w:rsid w:val="00CA5962"/>
    <w:rsid w:val="00CA5E59"/>
    <w:rsid w:val="00CA61FB"/>
    <w:rsid w:val="00CA6AC5"/>
    <w:rsid w:val="00CA6ACB"/>
    <w:rsid w:val="00CA6BDA"/>
    <w:rsid w:val="00CA710B"/>
    <w:rsid w:val="00CA71B5"/>
    <w:rsid w:val="00CA71BF"/>
    <w:rsid w:val="00CB01FB"/>
    <w:rsid w:val="00CB0497"/>
    <w:rsid w:val="00CB1C9F"/>
    <w:rsid w:val="00CB2C91"/>
    <w:rsid w:val="00CB324B"/>
    <w:rsid w:val="00CB3E40"/>
    <w:rsid w:val="00CB41A2"/>
    <w:rsid w:val="00CB4BDA"/>
    <w:rsid w:val="00CB5485"/>
    <w:rsid w:val="00CB5544"/>
    <w:rsid w:val="00CB60AD"/>
    <w:rsid w:val="00CB637C"/>
    <w:rsid w:val="00CB6BF4"/>
    <w:rsid w:val="00CB7225"/>
    <w:rsid w:val="00CB74CC"/>
    <w:rsid w:val="00CB759D"/>
    <w:rsid w:val="00CB7939"/>
    <w:rsid w:val="00CB7F3F"/>
    <w:rsid w:val="00CC0423"/>
    <w:rsid w:val="00CC055A"/>
    <w:rsid w:val="00CC074F"/>
    <w:rsid w:val="00CC0F0D"/>
    <w:rsid w:val="00CC1275"/>
    <w:rsid w:val="00CC1843"/>
    <w:rsid w:val="00CC21E2"/>
    <w:rsid w:val="00CC39A7"/>
    <w:rsid w:val="00CC4E49"/>
    <w:rsid w:val="00CC4E59"/>
    <w:rsid w:val="00CC4E9E"/>
    <w:rsid w:val="00CC4EAC"/>
    <w:rsid w:val="00CC5112"/>
    <w:rsid w:val="00CC55F2"/>
    <w:rsid w:val="00CC5CE3"/>
    <w:rsid w:val="00CC6613"/>
    <w:rsid w:val="00CC6D1F"/>
    <w:rsid w:val="00CC6DF1"/>
    <w:rsid w:val="00CC6E7D"/>
    <w:rsid w:val="00CC722C"/>
    <w:rsid w:val="00CC727C"/>
    <w:rsid w:val="00CC7400"/>
    <w:rsid w:val="00CC7FE4"/>
    <w:rsid w:val="00CD1197"/>
    <w:rsid w:val="00CD14FE"/>
    <w:rsid w:val="00CD1B8B"/>
    <w:rsid w:val="00CD2155"/>
    <w:rsid w:val="00CD2235"/>
    <w:rsid w:val="00CD2488"/>
    <w:rsid w:val="00CD3879"/>
    <w:rsid w:val="00CD38CF"/>
    <w:rsid w:val="00CD3942"/>
    <w:rsid w:val="00CD3C68"/>
    <w:rsid w:val="00CD3D88"/>
    <w:rsid w:val="00CD4145"/>
    <w:rsid w:val="00CD4F99"/>
    <w:rsid w:val="00CD50AE"/>
    <w:rsid w:val="00CD5303"/>
    <w:rsid w:val="00CD583B"/>
    <w:rsid w:val="00CD5F87"/>
    <w:rsid w:val="00CD61F6"/>
    <w:rsid w:val="00CD6276"/>
    <w:rsid w:val="00CD6325"/>
    <w:rsid w:val="00CD6381"/>
    <w:rsid w:val="00CD6709"/>
    <w:rsid w:val="00CD6A16"/>
    <w:rsid w:val="00CD719F"/>
    <w:rsid w:val="00CD7491"/>
    <w:rsid w:val="00CD7693"/>
    <w:rsid w:val="00CD7BE0"/>
    <w:rsid w:val="00CE0129"/>
    <w:rsid w:val="00CE04B5"/>
    <w:rsid w:val="00CE069A"/>
    <w:rsid w:val="00CE09CA"/>
    <w:rsid w:val="00CE0DA3"/>
    <w:rsid w:val="00CE0F6C"/>
    <w:rsid w:val="00CE120F"/>
    <w:rsid w:val="00CE1701"/>
    <w:rsid w:val="00CE187E"/>
    <w:rsid w:val="00CE18D9"/>
    <w:rsid w:val="00CE1F5F"/>
    <w:rsid w:val="00CE2B21"/>
    <w:rsid w:val="00CE3099"/>
    <w:rsid w:val="00CE3964"/>
    <w:rsid w:val="00CE3983"/>
    <w:rsid w:val="00CE3B7E"/>
    <w:rsid w:val="00CE4255"/>
    <w:rsid w:val="00CE4C8D"/>
    <w:rsid w:val="00CE4F3B"/>
    <w:rsid w:val="00CE5392"/>
    <w:rsid w:val="00CE65B0"/>
    <w:rsid w:val="00CE6A11"/>
    <w:rsid w:val="00CE6B66"/>
    <w:rsid w:val="00CE76FB"/>
    <w:rsid w:val="00CE7865"/>
    <w:rsid w:val="00CE7DD1"/>
    <w:rsid w:val="00CF01E1"/>
    <w:rsid w:val="00CF02AE"/>
    <w:rsid w:val="00CF0700"/>
    <w:rsid w:val="00CF0CF2"/>
    <w:rsid w:val="00CF0F99"/>
    <w:rsid w:val="00CF1A07"/>
    <w:rsid w:val="00CF22C1"/>
    <w:rsid w:val="00CF24F2"/>
    <w:rsid w:val="00CF250B"/>
    <w:rsid w:val="00CF2985"/>
    <w:rsid w:val="00CF307B"/>
    <w:rsid w:val="00CF3194"/>
    <w:rsid w:val="00CF3246"/>
    <w:rsid w:val="00CF3D36"/>
    <w:rsid w:val="00CF3EEE"/>
    <w:rsid w:val="00CF4058"/>
    <w:rsid w:val="00CF4271"/>
    <w:rsid w:val="00CF48CA"/>
    <w:rsid w:val="00CF4FD5"/>
    <w:rsid w:val="00CF501B"/>
    <w:rsid w:val="00CF59B3"/>
    <w:rsid w:val="00CF5A10"/>
    <w:rsid w:val="00CF692C"/>
    <w:rsid w:val="00CF728B"/>
    <w:rsid w:val="00D007E5"/>
    <w:rsid w:val="00D010DE"/>
    <w:rsid w:val="00D01376"/>
    <w:rsid w:val="00D01590"/>
    <w:rsid w:val="00D01BDB"/>
    <w:rsid w:val="00D0341E"/>
    <w:rsid w:val="00D0347E"/>
    <w:rsid w:val="00D0388C"/>
    <w:rsid w:val="00D04425"/>
    <w:rsid w:val="00D045CC"/>
    <w:rsid w:val="00D046CD"/>
    <w:rsid w:val="00D047FE"/>
    <w:rsid w:val="00D04809"/>
    <w:rsid w:val="00D04A5C"/>
    <w:rsid w:val="00D04BC3"/>
    <w:rsid w:val="00D05571"/>
    <w:rsid w:val="00D05907"/>
    <w:rsid w:val="00D05C17"/>
    <w:rsid w:val="00D07710"/>
    <w:rsid w:val="00D07769"/>
    <w:rsid w:val="00D07FFB"/>
    <w:rsid w:val="00D106CF"/>
    <w:rsid w:val="00D108F7"/>
    <w:rsid w:val="00D114C6"/>
    <w:rsid w:val="00D1175F"/>
    <w:rsid w:val="00D118B9"/>
    <w:rsid w:val="00D11E75"/>
    <w:rsid w:val="00D11F6B"/>
    <w:rsid w:val="00D1204C"/>
    <w:rsid w:val="00D12258"/>
    <w:rsid w:val="00D12262"/>
    <w:rsid w:val="00D12325"/>
    <w:rsid w:val="00D12623"/>
    <w:rsid w:val="00D12764"/>
    <w:rsid w:val="00D138F5"/>
    <w:rsid w:val="00D13B4D"/>
    <w:rsid w:val="00D13EE9"/>
    <w:rsid w:val="00D142D4"/>
    <w:rsid w:val="00D14390"/>
    <w:rsid w:val="00D14434"/>
    <w:rsid w:val="00D14657"/>
    <w:rsid w:val="00D1485E"/>
    <w:rsid w:val="00D158AE"/>
    <w:rsid w:val="00D16728"/>
    <w:rsid w:val="00D16EB2"/>
    <w:rsid w:val="00D1708A"/>
    <w:rsid w:val="00D17C57"/>
    <w:rsid w:val="00D20225"/>
    <w:rsid w:val="00D2036B"/>
    <w:rsid w:val="00D20F59"/>
    <w:rsid w:val="00D21E79"/>
    <w:rsid w:val="00D21FFB"/>
    <w:rsid w:val="00D2220A"/>
    <w:rsid w:val="00D22830"/>
    <w:rsid w:val="00D23136"/>
    <w:rsid w:val="00D23193"/>
    <w:rsid w:val="00D231E3"/>
    <w:rsid w:val="00D2325E"/>
    <w:rsid w:val="00D234D3"/>
    <w:rsid w:val="00D23ACA"/>
    <w:rsid w:val="00D240BE"/>
    <w:rsid w:val="00D24109"/>
    <w:rsid w:val="00D241D3"/>
    <w:rsid w:val="00D247A2"/>
    <w:rsid w:val="00D25900"/>
    <w:rsid w:val="00D25ED0"/>
    <w:rsid w:val="00D26056"/>
    <w:rsid w:val="00D2617C"/>
    <w:rsid w:val="00D26909"/>
    <w:rsid w:val="00D26C2F"/>
    <w:rsid w:val="00D26D03"/>
    <w:rsid w:val="00D26F0C"/>
    <w:rsid w:val="00D278AE"/>
    <w:rsid w:val="00D3000C"/>
    <w:rsid w:val="00D306CD"/>
    <w:rsid w:val="00D30926"/>
    <w:rsid w:val="00D30952"/>
    <w:rsid w:val="00D3104F"/>
    <w:rsid w:val="00D32280"/>
    <w:rsid w:val="00D329ED"/>
    <w:rsid w:val="00D32AB6"/>
    <w:rsid w:val="00D32AD2"/>
    <w:rsid w:val="00D33408"/>
    <w:rsid w:val="00D33ACD"/>
    <w:rsid w:val="00D3497B"/>
    <w:rsid w:val="00D34CCF"/>
    <w:rsid w:val="00D34DB1"/>
    <w:rsid w:val="00D3505D"/>
    <w:rsid w:val="00D357DB"/>
    <w:rsid w:val="00D35D8F"/>
    <w:rsid w:val="00D36C43"/>
    <w:rsid w:val="00D36D3A"/>
    <w:rsid w:val="00D37854"/>
    <w:rsid w:val="00D378BA"/>
    <w:rsid w:val="00D37D34"/>
    <w:rsid w:val="00D400B9"/>
    <w:rsid w:val="00D40152"/>
    <w:rsid w:val="00D40320"/>
    <w:rsid w:val="00D408F8"/>
    <w:rsid w:val="00D40AF3"/>
    <w:rsid w:val="00D40BEB"/>
    <w:rsid w:val="00D40D54"/>
    <w:rsid w:val="00D41319"/>
    <w:rsid w:val="00D415F5"/>
    <w:rsid w:val="00D41BDD"/>
    <w:rsid w:val="00D41F50"/>
    <w:rsid w:val="00D42411"/>
    <w:rsid w:val="00D425B5"/>
    <w:rsid w:val="00D42EFB"/>
    <w:rsid w:val="00D43126"/>
    <w:rsid w:val="00D434E9"/>
    <w:rsid w:val="00D4383A"/>
    <w:rsid w:val="00D43AAC"/>
    <w:rsid w:val="00D43EDE"/>
    <w:rsid w:val="00D43F62"/>
    <w:rsid w:val="00D43F77"/>
    <w:rsid w:val="00D43FDA"/>
    <w:rsid w:val="00D44362"/>
    <w:rsid w:val="00D446F3"/>
    <w:rsid w:val="00D44AF5"/>
    <w:rsid w:val="00D44CB3"/>
    <w:rsid w:val="00D44DEF"/>
    <w:rsid w:val="00D45269"/>
    <w:rsid w:val="00D46078"/>
    <w:rsid w:val="00D464F9"/>
    <w:rsid w:val="00D46781"/>
    <w:rsid w:val="00D46A5E"/>
    <w:rsid w:val="00D472E6"/>
    <w:rsid w:val="00D47867"/>
    <w:rsid w:val="00D47B3D"/>
    <w:rsid w:val="00D47BA4"/>
    <w:rsid w:val="00D501E1"/>
    <w:rsid w:val="00D50329"/>
    <w:rsid w:val="00D5049A"/>
    <w:rsid w:val="00D52C07"/>
    <w:rsid w:val="00D5425A"/>
    <w:rsid w:val="00D546AC"/>
    <w:rsid w:val="00D55105"/>
    <w:rsid w:val="00D5545C"/>
    <w:rsid w:val="00D568CF"/>
    <w:rsid w:val="00D5691F"/>
    <w:rsid w:val="00D57623"/>
    <w:rsid w:val="00D579D6"/>
    <w:rsid w:val="00D57B6C"/>
    <w:rsid w:val="00D57EEB"/>
    <w:rsid w:val="00D60130"/>
    <w:rsid w:val="00D601CB"/>
    <w:rsid w:val="00D61172"/>
    <w:rsid w:val="00D615B3"/>
    <w:rsid w:val="00D618B7"/>
    <w:rsid w:val="00D61A6D"/>
    <w:rsid w:val="00D61BC7"/>
    <w:rsid w:val="00D62C1E"/>
    <w:rsid w:val="00D62DBA"/>
    <w:rsid w:val="00D63A84"/>
    <w:rsid w:val="00D644E8"/>
    <w:rsid w:val="00D64790"/>
    <w:rsid w:val="00D64791"/>
    <w:rsid w:val="00D65736"/>
    <w:rsid w:val="00D6590E"/>
    <w:rsid w:val="00D66287"/>
    <w:rsid w:val="00D66300"/>
    <w:rsid w:val="00D664FD"/>
    <w:rsid w:val="00D66609"/>
    <w:rsid w:val="00D670E3"/>
    <w:rsid w:val="00D67138"/>
    <w:rsid w:val="00D6740A"/>
    <w:rsid w:val="00D67904"/>
    <w:rsid w:val="00D6791B"/>
    <w:rsid w:val="00D706BA"/>
    <w:rsid w:val="00D7094C"/>
    <w:rsid w:val="00D70B6F"/>
    <w:rsid w:val="00D712E4"/>
    <w:rsid w:val="00D71A5B"/>
    <w:rsid w:val="00D72952"/>
    <w:rsid w:val="00D72B46"/>
    <w:rsid w:val="00D72E6A"/>
    <w:rsid w:val="00D73A54"/>
    <w:rsid w:val="00D74047"/>
    <w:rsid w:val="00D7425F"/>
    <w:rsid w:val="00D742A0"/>
    <w:rsid w:val="00D743AD"/>
    <w:rsid w:val="00D74768"/>
    <w:rsid w:val="00D74C98"/>
    <w:rsid w:val="00D75196"/>
    <w:rsid w:val="00D76232"/>
    <w:rsid w:val="00D76904"/>
    <w:rsid w:val="00D76E8E"/>
    <w:rsid w:val="00D772FB"/>
    <w:rsid w:val="00D7789E"/>
    <w:rsid w:val="00D77954"/>
    <w:rsid w:val="00D77EF3"/>
    <w:rsid w:val="00D80179"/>
    <w:rsid w:val="00D80295"/>
    <w:rsid w:val="00D8058D"/>
    <w:rsid w:val="00D80DB2"/>
    <w:rsid w:val="00D80E62"/>
    <w:rsid w:val="00D80EA2"/>
    <w:rsid w:val="00D8165D"/>
    <w:rsid w:val="00D81CBD"/>
    <w:rsid w:val="00D81D00"/>
    <w:rsid w:val="00D82346"/>
    <w:rsid w:val="00D82667"/>
    <w:rsid w:val="00D82A2E"/>
    <w:rsid w:val="00D82BBC"/>
    <w:rsid w:val="00D82EB2"/>
    <w:rsid w:val="00D83282"/>
    <w:rsid w:val="00D8328E"/>
    <w:rsid w:val="00D833E4"/>
    <w:rsid w:val="00D84321"/>
    <w:rsid w:val="00D843CF"/>
    <w:rsid w:val="00D84B12"/>
    <w:rsid w:val="00D84FD0"/>
    <w:rsid w:val="00D85887"/>
    <w:rsid w:val="00D859C8"/>
    <w:rsid w:val="00D85C74"/>
    <w:rsid w:val="00D85E46"/>
    <w:rsid w:val="00D86AD9"/>
    <w:rsid w:val="00D86C71"/>
    <w:rsid w:val="00D86C9B"/>
    <w:rsid w:val="00D901B6"/>
    <w:rsid w:val="00D90CAA"/>
    <w:rsid w:val="00D90D5E"/>
    <w:rsid w:val="00D91353"/>
    <w:rsid w:val="00D91461"/>
    <w:rsid w:val="00D915F0"/>
    <w:rsid w:val="00D91F34"/>
    <w:rsid w:val="00D928F9"/>
    <w:rsid w:val="00D934BB"/>
    <w:rsid w:val="00D9356C"/>
    <w:rsid w:val="00D93B96"/>
    <w:rsid w:val="00D9406B"/>
    <w:rsid w:val="00D9423A"/>
    <w:rsid w:val="00D94436"/>
    <w:rsid w:val="00D94498"/>
    <w:rsid w:val="00D94802"/>
    <w:rsid w:val="00D94D2E"/>
    <w:rsid w:val="00D94ED8"/>
    <w:rsid w:val="00D94FDC"/>
    <w:rsid w:val="00D95563"/>
    <w:rsid w:val="00D955A6"/>
    <w:rsid w:val="00D9572B"/>
    <w:rsid w:val="00D95E09"/>
    <w:rsid w:val="00D95E50"/>
    <w:rsid w:val="00D960E0"/>
    <w:rsid w:val="00D96644"/>
    <w:rsid w:val="00D970F1"/>
    <w:rsid w:val="00D974B0"/>
    <w:rsid w:val="00D974F0"/>
    <w:rsid w:val="00D97D6A"/>
    <w:rsid w:val="00D97EAF"/>
    <w:rsid w:val="00D97EBD"/>
    <w:rsid w:val="00DA0139"/>
    <w:rsid w:val="00DA0433"/>
    <w:rsid w:val="00DA07E2"/>
    <w:rsid w:val="00DA13B4"/>
    <w:rsid w:val="00DA1D12"/>
    <w:rsid w:val="00DA1F08"/>
    <w:rsid w:val="00DA29EB"/>
    <w:rsid w:val="00DA2A75"/>
    <w:rsid w:val="00DA2BBF"/>
    <w:rsid w:val="00DA2DED"/>
    <w:rsid w:val="00DA3C36"/>
    <w:rsid w:val="00DA3EDD"/>
    <w:rsid w:val="00DA417F"/>
    <w:rsid w:val="00DA45D1"/>
    <w:rsid w:val="00DA49FA"/>
    <w:rsid w:val="00DA4CB9"/>
    <w:rsid w:val="00DA4CE5"/>
    <w:rsid w:val="00DA5258"/>
    <w:rsid w:val="00DA552E"/>
    <w:rsid w:val="00DA64CD"/>
    <w:rsid w:val="00DA65D4"/>
    <w:rsid w:val="00DA6DCD"/>
    <w:rsid w:val="00DA7C45"/>
    <w:rsid w:val="00DA7DA5"/>
    <w:rsid w:val="00DB089F"/>
    <w:rsid w:val="00DB13E9"/>
    <w:rsid w:val="00DB1862"/>
    <w:rsid w:val="00DB18BA"/>
    <w:rsid w:val="00DB201C"/>
    <w:rsid w:val="00DB2032"/>
    <w:rsid w:val="00DB2AE2"/>
    <w:rsid w:val="00DB2CB3"/>
    <w:rsid w:val="00DB4363"/>
    <w:rsid w:val="00DB4B00"/>
    <w:rsid w:val="00DB511D"/>
    <w:rsid w:val="00DB53A1"/>
    <w:rsid w:val="00DB5A93"/>
    <w:rsid w:val="00DB5ABC"/>
    <w:rsid w:val="00DB5DFA"/>
    <w:rsid w:val="00DB5E7D"/>
    <w:rsid w:val="00DB643A"/>
    <w:rsid w:val="00DB673C"/>
    <w:rsid w:val="00DC0321"/>
    <w:rsid w:val="00DC101A"/>
    <w:rsid w:val="00DC37E3"/>
    <w:rsid w:val="00DC3BC8"/>
    <w:rsid w:val="00DC414B"/>
    <w:rsid w:val="00DC497F"/>
    <w:rsid w:val="00DC49B4"/>
    <w:rsid w:val="00DC4D49"/>
    <w:rsid w:val="00DC5318"/>
    <w:rsid w:val="00DC5BF2"/>
    <w:rsid w:val="00DC5F4C"/>
    <w:rsid w:val="00DC63C8"/>
    <w:rsid w:val="00DC6480"/>
    <w:rsid w:val="00DC6B3C"/>
    <w:rsid w:val="00DC6E99"/>
    <w:rsid w:val="00DC719E"/>
    <w:rsid w:val="00DC7824"/>
    <w:rsid w:val="00DC7D89"/>
    <w:rsid w:val="00DD0EA1"/>
    <w:rsid w:val="00DD153B"/>
    <w:rsid w:val="00DD17E5"/>
    <w:rsid w:val="00DD2AF1"/>
    <w:rsid w:val="00DD2CB5"/>
    <w:rsid w:val="00DD2CBC"/>
    <w:rsid w:val="00DD330D"/>
    <w:rsid w:val="00DD3980"/>
    <w:rsid w:val="00DD3D71"/>
    <w:rsid w:val="00DD3D77"/>
    <w:rsid w:val="00DD4145"/>
    <w:rsid w:val="00DD427E"/>
    <w:rsid w:val="00DD4322"/>
    <w:rsid w:val="00DD4476"/>
    <w:rsid w:val="00DD4734"/>
    <w:rsid w:val="00DD4940"/>
    <w:rsid w:val="00DD4B3E"/>
    <w:rsid w:val="00DD4B94"/>
    <w:rsid w:val="00DD5824"/>
    <w:rsid w:val="00DD5952"/>
    <w:rsid w:val="00DD7274"/>
    <w:rsid w:val="00DD7923"/>
    <w:rsid w:val="00DD7E59"/>
    <w:rsid w:val="00DE02D5"/>
    <w:rsid w:val="00DE08BF"/>
    <w:rsid w:val="00DE0F35"/>
    <w:rsid w:val="00DE108F"/>
    <w:rsid w:val="00DE19EF"/>
    <w:rsid w:val="00DE1E9D"/>
    <w:rsid w:val="00DE202C"/>
    <w:rsid w:val="00DE243D"/>
    <w:rsid w:val="00DE2754"/>
    <w:rsid w:val="00DE32E7"/>
    <w:rsid w:val="00DE4886"/>
    <w:rsid w:val="00DE4F31"/>
    <w:rsid w:val="00DE539E"/>
    <w:rsid w:val="00DE576C"/>
    <w:rsid w:val="00DE593E"/>
    <w:rsid w:val="00DE6506"/>
    <w:rsid w:val="00DE655E"/>
    <w:rsid w:val="00DE78BB"/>
    <w:rsid w:val="00DE797E"/>
    <w:rsid w:val="00DF03C2"/>
    <w:rsid w:val="00DF074F"/>
    <w:rsid w:val="00DF0C29"/>
    <w:rsid w:val="00DF1963"/>
    <w:rsid w:val="00DF2419"/>
    <w:rsid w:val="00DF267E"/>
    <w:rsid w:val="00DF28E4"/>
    <w:rsid w:val="00DF35F1"/>
    <w:rsid w:val="00DF463A"/>
    <w:rsid w:val="00DF4D02"/>
    <w:rsid w:val="00DF5B28"/>
    <w:rsid w:val="00DF62C9"/>
    <w:rsid w:val="00DF6317"/>
    <w:rsid w:val="00DF6480"/>
    <w:rsid w:val="00DF6617"/>
    <w:rsid w:val="00DF7091"/>
    <w:rsid w:val="00DF7257"/>
    <w:rsid w:val="00DF75C4"/>
    <w:rsid w:val="00DF7686"/>
    <w:rsid w:val="00DF7C00"/>
    <w:rsid w:val="00DF7CBC"/>
    <w:rsid w:val="00DF7F64"/>
    <w:rsid w:val="00E00937"/>
    <w:rsid w:val="00E013A1"/>
    <w:rsid w:val="00E016B6"/>
    <w:rsid w:val="00E017A1"/>
    <w:rsid w:val="00E01FFA"/>
    <w:rsid w:val="00E027E0"/>
    <w:rsid w:val="00E02932"/>
    <w:rsid w:val="00E03A52"/>
    <w:rsid w:val="00E03CD3"/>
    <w:rsid w:val="00E0416F"/>
    <w:rsid w:val="00E04373"/>
    <w:rsid w:val="00E04556"/>
    <w:rsid w:val="00E048A1"/>
    <w:rsid w:val="00E04BB5"/>
    <w:rsid w:val="00E05045"/>
    <w:rsid w:val="00E05318"/>
    <w:rsid w:val="00E05348"/>
    <w:rsid w:val="00E05587"/>
    <w:rsid w:val="00E06F24"/>
    <w:rsid w:val="00E072F9"/>
    <w:rsid w:val="00E0750D"/>
    <w:rsid w:val="00E07B8D"/>
    <w:rsid w:val="00E07DD5"/>
    <w:rsid w:val="00E10AD9"/>
    <w:rsid w:val="00E10C03"/>
    <w:rsid w:val="00E10DBD"/>
    <w:rsid w:val="00E1110E"/>
    <w:rsid w:val="00E1159A"/>
    <w:rsid w:val="00E118CA"/>
    <w:rsid w:val="00E11931"/>
    <w:rsid w:val="00E12131"/>
    <w:rsid w:val="00E12432"/>
    <w:rsid w:val="00E12AC3"/>
    <w:rsid w:val="00E12EEB"/>
    <w:rsid w:val="00E13000"/>
    <w:rsid w:val="00E13397"/>
    <w:rsid w:val="00E1347F"/>
    <w:rsid w:val="00E13703"/>
    <w:rsid w:val="00E140BC"/>
    <w:rsid w:val="00E1440A"/>
    <w:rsid w:val="00E14905"/>
    <w:rsid w:val="00E156DF"/>
    <w:rsid w:val="00E15897"/>
    <w:rsid w:val="00E166C2"/>
    <w:rsid w:val="00E16943"/>
    <w:rsid w:val="00E169A4"/>
    <w:rsid w:val="00E169F5"/>
    <w:rsid w:val="00E16A63"/>
    <w:rsid w:val="00E2024D"/>
    <w:rsid w:val="00E20773"/>
    <w:rsid w:val="00E219FB"/>
    <w:rsid w:val="00E21E7D"/>
    <w:rsid w:val="00E2246B"/>
    <w:rsid w:val="00E2284D"/>
    <w:rsid w:val="00E22EF2"/>
    <w:rsid w:val="00E22F1F"/>
    <w:rsid w:val="00E23024"/>
    <w:rsid w:val="00E237D2"/>
    <w:rsid w:val="00E242DB"/>
    <w:rsid w:val="00E2434D"/>
    <w:rsid w:val="00E24D06"/>
    <w:rsid w:val="00E252FE"/>
    <w:rsid w:val="00E25C8B"/>
    <w:rsid w:val="00E267A8"/>
    <w:rsid w:val="00E26AE1"/>
    <w:rsid w:val="00E272AA"/>
    <w:rsid w:val="00E2732B"/>
    <w:rsid w:val="00E27424"/>
    <w:rsid w:val="00E27568"/>
    <w:rsid w:val="00E275B7"/>
    <w:rsid w:val="00E279CF"/>
    <w:rsid w:val="00E27B7C"/>
    <w:rsid w:val="00E27BA3"/>
    <w:rsid w:val="00E27F7D"/>
    <w:rsid w:val="00E30134"/>
    <w:rsid w:val="00E30228"/>
    <w:rsid w:val="00E31A7F"/>
    <w:rsid w:val="00E32107"/>
    <w:rsid w:val="00E3298E"/>
    <w:rsid w:val="00E33193"/>
    <w:rsid w:val="00E334B7"/>
    <w:rsid w:val="00E33A80"/>
    <w:rsid w:val="00E33B32"/>
    <w:rsid w:val="00E34A3E"/>
    <w:rsid w:val="00E34C7D"/>
    <w:rsid w:val="00E34D0B"/>
    <w:rsid w:val="00E34D86"/>
    <w:rsid w:val="00E34E62"/>
    <w:rsid w:val="00E35585"/>
    <w:rsid w:val="00E357BD"/>
    <w:rsid w:val="00E35BDF"/>
    <w:rsid w:val="00E36FD1"/>
    <w:rsid w:val="00E37E88"/>
    <w:rsid w:val="00E4077F"/>
    <w:rsid w:val="00E40976"/>
    <w:rsid w:val="00E40E69"/>
    <w:rsid w:val="00E41045"/>
    <w:rsid w:val="00E42792"/>
    <w:rsid w:val="00E42EEC"/>
    <w:rsid w:val="00E431C9"/>
    <w:rsid w:val="00E4350B"/>
    <w:rsid w:val="00E43700"/>
    <w:rsid w:val="00E43895"/>
    <w:rsid w:val="00E43A2C"/>
    <w:rsid w:val="00E43E96"/>
    <w:rsid w:val="00E44370"/>
    <w:rsid w:val="00E44A9F"/>
    <w:rsid w:val="00E454D1"/>
    <w:rsid w:val="00E45B0C"/>
    <w:rsid w:val="00E45C9B"/>
    <w:rsid w:val="00E4621F"/>
    <w:rsid w:val="00E464C7"/>
    <w:rsid w:val="00E470AA"/>
    <w:rsid w:val="00E474F2"/>
    <w:rsid w:val="00E47AEB"/>
    <w:rsid w:val="00E47BCB"/>
    <w:rsid w:val="00E47E22"/>
    <w:rsid w:val="00E503CB"/>
    <w:rsid w:val="00E50623"/>
    <w:rsid w:val="00E507AF"/>
    <w:rsid w:val="00E50D47"/>
    <w:rsid w:val="00E51188"/>
    <w:rsid w:val="00E51238"/>
    <w:rsid w:val="00E51950"/>
    <w:rsid w:val="00E51E16"/>
    <w:rsid w:val="00E52A4D"/>
    <w:rsid w:val="00E531C4"/>
    <w:rsid w:val="00E534D0"/>
    <w:rsid w:val="00E54580"/>
    <w:rsid w:val="00E54C40"/>
    <w:rsid w:val="00E55618"/>
    <w:rsid w:val="00E55675"/>
    <w:rsid w:val="00E55AE7"/>
    <w:rsid w:val="00E55DCF"/>
    <w:rsid w:val="00E56B3B"/>
    <w:rsid w:val="00E57138"/>
    <w:rsid w:val="00E57E61"/>
    <w:rsid w:val="00E60134"/>
    <w:rsid w:val="00E60188"/>
    <w:rsid w:val="00E601E5"/>
    <w:rsid w:val="00E602CB"/>
    <w:rsid w:val="00E60484"/>
    <w:rsid w:val="00E604C3"/>
    <w:rsid w:val="00E60885"/>
    <w:rsid w:val="00E60A7C"/>
    <w:rsid w:val="00E61A89"/>
    <w:rsid w:val="00E61E1B"/>
    <w:rsid w:val="00E61E93"/>
    <w:rsid w:val="00E61F3F"/>
    <w:rsid w:val="00E620B7"/>
    <w:rsid w:val="00E622BF"/>
    <w:rsid w:val="00E62622"/>
    <w:rsid w:val="00E62877"/>
    <w:rsid w:val="00E62954"/>
    <w:rsid w:val="00E637BF"/>
    <w:rsid w:val="00E63A4F"/>
    <w:rsid w:val="00E63D48"/>
    <w:rsid w:val="00E64BFD"/>
    <w:rsid w:val="00E65398"/>
    <w:rsid w:val="00E65A6F"/>
    <w:rsid w:val="00E65CE6"/>
    <w:rsid w:val="00E660D8"/>
    <w:rsid w:val="00E67262"/>
    <w:rsid w:val="00E67DFA"/>
    <w:rsid w:val="00E7070A"/>
    <w:rsid w:val="00E713AF"/>
    <w:rsid w:val="00E71468"/>
    <w:rsid w:val="00E723D3"/>
    <w:rsid w:val="00E731BF"/>
    <w:rsid w:val="00E73304"/>
    <w:rsid w:val="00E734DF"/>
    <w:rsid w:val="00E7359F"/>
    <w:rsid w:val="00E73BE0"/>
    <w:rsid w:val="00E743CB"/>
    <w:rsid w:val="00E74E33"/>
    <w:rsid w:val="00E752D6"/>
    <w:rsid w:val="00E75446"/>
    <w:rsid w:val="00E75A4D"/>
    <w:rsid w:val="00E75B4F"/>
    <w:rsid w:val="00E76598"/>
    <w:rsid w:val="00E77526"/>
    <w:rsid w:val="00E8058A"/>
    <w:rsid w:val="00E809C2"/>
    <w:rsid w:val="00E80B0A"/>
    <w:rsid w:val="00E80E13"/>
    <w:rsid w:val="00E81739"/>
    <w:rsid w:val="00E824A4"/>
    <w:rsid w:val="00E82BC5"/>
    <w:rsid w:val="00E82D60"/>
    <w:rsid w:val="00E83017"/>
    <w:rsid w:val="00E832CB"/>
    <w:rsid w:val="00E8372B"/>
    <w:rsid w:val="00E83A00"/>
    <w:rsid w:val="00E83E4C"/>
    <w:rsid w:val="00E841DC"/>
    <w:rsid w:val="00E84792"/>
    <w:rsid w:val="00E85965"/>
    <w:rsid w:val="00E86EA2"/>
    <w:rsid w:val="00E90071"/>
    <w:rsid w:val="00E901F2"/>
    <w:rsid w:val="00E902E7"/>
    <w:rsid w:val="00E9035D"/>
    <w:rsid w:val="00E9075D"/>
    <w:rsid w:val="00E90ABF"/>
    <w:rsid w:val="00E910C7"/>
    <w:rsid w:val="00E91414"/>
    <w:rsid w:val="00E91B7B"/>
    <w:rsid w:val="00E91DE4"/>
    <w:rsid w:val="00E92490"/>
    <w:rsid w:val="00E92819"/>
    <w:rsid w:val="00E92B85"/>
    <w:rsid w:val="00E938FA"/>
    <w:rsid w:val="00E94A17"/>
    <w:rsid w:val="00E94CE7"/>
    <w:rsid w:val="00E94F3E"/>
    <w:rsid w:val="00E95498"/>
    <w:rsid w:val="00E954F9"/>
    <w:rsid w:val="00E95FF6"/>
    <w:rsid w:val="00E9626F"/>
    <w:rsid w:val="00E9688D"/>
    <w:rsid w:val="00E96BE6"/>
    <w:rsid w:val="00E96C45"/>
    <w:rsid w:val="00E96F0C"/>
    <w:rsid w:val="00E97809"/>
    <w:rsid w:val="00E978A5"/>
    <w:rsid w:val="00E97B37"/>
    <w:rsid w:val="00E97D8C"/>
    <w:rsid w:val="00EA0674"/>
    <w:rsid w:val="00EA0B91"/>
    <w:rsid w:val="00EA0F36"/>
    <w:rsid w:val="00EA171A"/>
    <w:rsid w:val="00EA1969"/>
    <w:rsid w:val="00EA198B"/>
    <w:rsid w:val="00EA3B38"/>
    <w:rsid w:val="00EA3DE0"/>
    <w:rsid w:val="00EA4942"/>
    <w:rsid w:val="00EA4E84"/>
    <w:rsid w:val="00EA690D"/>
    <w:rsid w:val="00EA6BD8"/>
    <w:rsid w:val="00EA77BF"/>
    <w:rsid w:val="00EA78AC"/>
    <w:rsid w:val="00EA7E39"/>
    <w:rsid w:val="00EB0257"/>
    <w:rsid w:val="00EB0B1C"/>
    <w:rsid w:val="00EB0F40"/>
    <w:rsid w:val="00EB0F4B"/>
    <w:rsid w:val="00EB1100"/>
    <w:rsid w:val="00EB1111"/>
    <w:rsid w:val="00EB123E"/>
    <w:rsid w:val="00EB12C1"/>
    <w:rsid w:val="00EB1A7A"/>
    <w:rsid w:val="00EB1EAC"/>
    <w:rsid w:val="00EB1EB2"/>
    <w:rsid w:val="00EB219F"/>
    <w:rsid w:val="00EB2319"/>
    <w:rsid w:val="00EB3326"/>
    <w:rsid w:val="00EB350F"/>
    <w:rsid w:val="00EB4055"/>
    <w:rsid w:val="00EB6967"/>
    <w:rsid w:val="00EB6B80"/>
    <w:rsid w:val="00EB704B"/>
    <w:rsid w:val="00EB79C9"/>
    <w:rsid w:val="00EB7A30"/>
    <w:rsid w:val="00EB7C09"/>
    <w:rsid w:val="00EB7D0A"/>
    <w:rsid w:val="00EB7EB6"/>
    <w:rsid w:val="00EC0445"/>
    <w:rsid w:val="00EC049B"/>
    <w:rsid w:val="00EC0CBB"/>
    <w:rsid w:val="00EC0E3C"/>
    <w:rsid w:val="00EC22D0"/>
    <w:rsid w:val="00EC26A0"/>
    <w:rsid w:val="00EC289E"/>
    <w:rsid w:val="00EC298F"/>
    <w:rsid w:val="00EC3314"/>
    <w:rsid w:val="00EC36A3"/>
    <w:rsid w:val="00EC3A43"/>
    <w:rsid w:val="00EC3DEB"/>
    <w:rsid w:val="00EC5671"/>
    <w:rsid w:val="00EC5FA8"/>
    <w:rsid w:val="00EC5FE3"/>
    <w:rsid w:val="00EC6D52"/>
    <w:rsid w:val="00EC712E"/>
    <w:rsid w:val="00EC7157"/>
    <w:rsid w:val="00EC7463"/>
    <w:rsid w:val="00EC7BFC"/>
    <w:rsid w:val="00EC7D43"/>
    <w:rsid w:val="00EC7FF8"/>
    <w:rsid w:val="00ED00E8"/>
    <w:rsid w:val="00ED0BA5"/>
    <w:rsid w:val="00ED0F62"/>
    <w:rsid w:val="00ED118C"/>
    <w:rsid w:val="00ED12E3"/>
    <w:rsid w:val="00ED130F"/>
    <w:rsid w:val="00ED1464"/>
    <w:rsid w:val="00ED2D43"/>
    <w:rsid w:val="00ED302B"/>
    <w:rsid w:val="00ED3494"/>
    <w:rsid w:val="00ED3719"/>
    <w:rsid w:val="00ED4079"/>
    <w:rsid w:val="00ED4585"/>
    <w:rsid w:val="00ED4702"/>
    <w:rsid w:val="00ED4A2E"/>
    <w:rsid w:val="00ED5AFC"/>
    <w:rsid w:val="00ED5B12"/>
    <w:rsid w:val="00ED5B65"/>
    <w:rsid w:val="00ED5D6F"/>
    <w:rsid w:val="00ED63A2"/>
    <w:rsid w:val="00ED7251"/>
    <w:rsid w:val="00ED7A4E"/>
    <w:rsid w:val="00ED7C2B"/>
    <w:rsid w:val="00ED7DAE"/>
    <w:rsid w:val="00EE076F"/>
    <w:rsid w:val="00EE1358"/>
    <w:rsid w:val="00EE15CC"/>
    <w:rsid w:val="00EE1754"/>
    <w:rsid w:val="00EE2060"/>
    <w:rsid w:val="00EE21CF"/>
    <w:rsid w:val="00EE25FE"/>
    <w:rsid w:val="00EE2CEB"/>
    <w:rsid w:val="00EE31A6"/>
    <w:rsid w:val="00EE3B8F"/>
    <w:rsid w:val="00EE3FF5"/>
    <w:rsid w:val="00EE41D5"/>
    <w:rsid w:val="00EE4CD2"/>
    <w:rsid w:val="00EE4E5A"/>
    <w:rsid w:val="00EE50AD"/>
    <w:rsid w:val="00EE689F"/>
    <w:rsid w:val="00EE6A88"/>
    <w:rsid w:val="00EE706A"/>
    <w:rsid w:val="00EE717D"/>
    <w:rsid w:val="00EF02D0"/>
    <w:rsid w:val="00EF0500"/>
    <w:rsid w:val="00EF0575"/>
    <w:rsid w:val="00EF0728"/>
    <w:rsid w:val="00EF07C4"/>
    <w:rsid w:val="00EF0CBF"/>
    <w:rsid w:val="00EF0ED3"/>
    <w:rsid w:val="00EF0FF2"/>
    <w:rsid w:val="00EF11DB"/>
    <w:rsid w:val="00EF1676"/>
    <w:rsid w:val="00EF168E"/>
    <w:rsid w:val="00EF2671"/>
    <w:rsid w:val="00EF3BF1"/>
    <w:rsid w:val="00EF3E95"/>
    <w:rsid w:val="00EF441D"/>
    <w:rsid w:val="00EF4DE6"/>
    <w:rsid w:val="00EF4FB1"/>
    <w:rsid w:val="00EF4FB8"/>
    <w:rsid w:val="00EF5816"/>
    <w:rsid w:val="00EF5F65"/>
    <w:rsid w:val="00EF6963"/>
    <w:rsid w:val="00EF7758"/>
    <w:rsid w:val="00EF78DE"/>
    <w:rsid w:val="00F00740"/>
    <w:rsid w:val="00F01061"/>
    <w:rsid w:val="00F0113A"/>
    <w:rsid w:val="00F01530"/>
    <w:rsid w:val="00F01686"/>
    <w:rsid w:val="00F017B9"/>
    <w:rsid w:val="00F01912"/>
    <w:rsid w:val="00F022FE"/>
    <w:rsid w:val="00F023E6"/>
    <w:rsid w:val="00F025E5"/>
    <w:rsid w:val="00F02FD1"/>
    <w:rsid w:val="00F03356"/>
    <w:rsid w:val="00F03391"/>
    <w:rsid w:val="00F034C3"/>
    <w:rsid w:val="00F03582"/>
    <w:rsid w:val="00F03B48"/>
    <w:rsid w:val="00F04883"/>
    <w:rsid w:val="00F04E45"/>
    <w:rsid w:val="00F05303"/>
    <w:rsid w:val="00F053CE"/>
    <w:rsid w:val="00F05919"/>
    <w:rsid w:val="00F05976"/>
    <w:rsid w:val="00F05AF8"/>
    <w:rsid w:val="00F05C2F"/>
    <w:rsid w:val="00F05D1D"/>
    <w:rsid w:val="00F05F02"/>
    <w:rsid w:val="00F063DC"/>
    <w:rsid w:val="00F064A9"/>
    <w:rsid w:val="00F06AFF"/>
    <w:rsid w:val="00F0735D"/>
    <w:rsid w:val="00F07512"/>
    <w:rsid w:val="00F07869"/>
    <w:rsid w:val="00F07BA4"/>
    <w:rsid w:val="00F10796"/>
    <w:rsid w:val="00F109D2"/>
    <w:rsid w:val="00F11151"/>
    <w:rsid w:val="00F11327"/>
    <w:rsid w:val="00F11389"/>
    <w:rsid w:val="00F11DDD"/>
    <w:rsid w:val="00F11E81"/>
    <w:rsid w:val="00F12D16"/>
    <w:rsid w:val="00F13388"/>
    <w:rsid w:val="00F137BF"/>
    <w:rsid w:val="00F13DB8"/>
    <w:rsid w:val="00F13DB9"/>
    <w:rsid w:val="00F1421E"/>
    <w:rsid w:val="00F1422A"/>
    <w:rsid w:val="00F14EEC"/>
    <w:rsid w:val="00F14FC8"/>
    <w:rsid w:val="00F15023"/>
    <w:rsid w:val="00F150FE"/>
    <w:rsid w:val="00F16257"/>
    <w:rsid w:val="00F162A0"/>
    <w:rsid w:val="00F1633D"/>
    <w:rsid w:val="00F16368"/>
    <w:rsid w:val="00F1694B"/>
    <w:rsid w:val="00F16D54"/>
    <w:rsid w:val="00F16F8D"/>
    <w:rsid w:val="00F1730F"/>
    <w:rsid w:val="00F1771B"/>
    <w:rsid w:val="00F17899"/>
    <w:rsid w:val="00F201C3"/>
    <w:rsid w:val="00F203B4"/>
    <w:rsid w:val="00F2077A"/>
    <w:rsid w:val="00F20ED1"/>
    <w:rsid w:val="00F20FDB"/>
    <w:rsid w:val="00F21207"/>
    <w:rsid w:val="00F217AC"/>
    <w:rsid w:val="00F21A9E"/>
    <w:rsid w:val="00F21B1D"/>
    <w:rsid w:val="00F22085"/>
    <w:rsid w:val="00F227C0"/>
    <w:rsid w:val="00F22838"/>
    <w:rsid w:val="00F23086"/>
    <w:rsid w:val="00F238FD"/>
    <w:rsid w:val="00F23A36"/>
    <w:rsid w:val="00F23D27"/>
    <w:rsid w:val="00F23E07"/>
    <w:rsid w:val="00F246EC"/>
    <w:rsid w:val="00F24763"/>
    <w:rsid w:val="00F24B9E"/>
    <w:rsid w:val="00F2508A"/>
    <w:rsid w:val="00F257C4"/>
    <w:rsid w:val="00F26032"/>
    <w:rsid w:val="00F26742"/>
    <w:rsid w:val="00F27216"/>
    <w:rsid w:val="00F27B33"/>
    <w:rsid w:val="00F27FD1"/>
    <w:rsid w:val="00F30168"/>
    <w:rsid w:val="00F30548"/>
    <w:rsid w:val="00F3088E"/>
    <w:rsid w:val="00F30AD2"/>
    <w:rsid w:val="00F30B04"/>
    <w:rsid w:val="00F30D8E"/>
    <w:rsid w:val="00F30F0F"/>
    <w:rsid w:val="00F30FB7"/>
    <w:rsid w:val="00F312DC"/>
    <w:rsid w:val="00F3161F"/>
    <w:rsid w:val="00F3251A"/>
    <w:rsid w:val="00F327A3"/>
    <w:rsid w:val="00F32A43"/>
    <w:rsid w:val="00F32D4A"/>
    <w:rsid w:val="00F334B7"/>
    <w:rsid w:val="00F33741"/>
    <w:rsid w:val="00F33FD2"/>
    <w:rsid w:val="00F348FD"/>
    <w:rsid w:val="00F35810"/>
    <w:rsid w:val="00F35977"/>
    <w:rsid w:val="00F367BC"/>
    <w:rsid w:val="00F3703B"/>
    <w:rsid w:val="00F3739B"/>
    <w:rsid w:val="00F37DEA"/>
    <w:rsid w:val="00F37F4C"/>
    <w:rsid w:val="00F403F4"/>
    <w:rsid w:val="00F4045F"/>
    <w:rsid w:val="00F405E8"/>
    <w:rsid w:val="00F408A4"/>
    <w:rsid w:val="00F40F24"/>
    <w:rsid w:val="00F41504"/>
    <w:rsid w:val="00F41769"/>
    <w:rsid w:val="00F41975"/>
    <w:rsid w:val="00F41D9D"/>
    <w:rsid w:val="00F41DD5"/>
    <w:rsid w:val="00F42D78"/>
    <w:rsid w:val="00F43184"/>
    <w:rsid w:val="00F431A2"/>
    <w:rsid w:val="00F4325E"/>
    <w:rsid w:val="00F43B17"/>
    <w:rsid w:val="00F44974"/>
    <w:rsid w:val="00F44A34"/>
    <w:rsid w:val="00F44A57"/>
    <w:rsid w:val="00F44DC6"/>
    <w:rsid w:val="00F45543"/>
    <w:rsid w:val="00F45D0B"/>
    <w:rsid w:val="00F45DA9"/>
    <w:rsid w:val="00F46632"/>
    <w:rsid w:val="00F468CD"/>
    <w:rsid w:val="00F47BF5"/>
    <w:rsid w:val="00F47C61"/>
    <w:rsid w:val="00F47C7B"/>
    <w:rsid w:val="00F50051"/>
    <w:rsid w:val="00F502C0"/>
    <w:rsid w:val="00F50458"/>
    <w:rsid w:val="00F508BD"/>
    <w:rsid w:val="00F509D6"/>
    <w:rsid w:val="00F50BA5"/>
    <w:rsid w:val="00F50CFD"/>
    <w:rsid w:val="00F50DB5"/>
    <w:rsid w:val="00F51073"/>
    <w:rsid w:val="00F5191E"/>
    <w:rsid w:val="00F51D5C"/>
    <w:rsid w:val="00F520AD"/>
    <w:rsid w:val="00F52182"/>
    <w:rsid w:val="00F5267A"/>
    <w:rsid w:val="00F5273A"/>
    <w:rsid w:val="00F52A16"/>
    <w:rsid w:val="00F52E2D"/>
    <w:rsid w:val="00F52F6D"/>
    <w:rsid w:val="00F5358B"/>
    <w:rsid w:val="00F5376D"/>
    <w:rsid w:val="00F53E69"/>
    <w:rsid w:val="00F545B9"/>
    <w:rsid w:val="00F54603"/>
    <w:rsid w:val="00F55164"/>
    <w:rsid w:val="00F55B76"/>
    <w:rsid w:val="00F55DF3"/>
    <w:rsid w:val="00F561F6"/>
    <w:rsid w:val="00F567BC"/>
    <w:rsid w:val="00F576F3"/>
    <w:rsid w:val="00F5783D"/>
    <w:rsid w:val="00F6008A"/>
    <w:rsid w:val="00F6023C"/>
    <w:rsid w:val="00F60386"/>
    <w:rsid w:val="00F605AE"/>
    <w:rsid w:val="00F607D5"/>
    <w:rsid w:val="00F61BE1"/>
    <w:rsid w:val="00F61BFF"/>
    <w:rsid w:val="00F62725"/>
    <w:rsid w:val="00F62F27"/>
    <w:rsid w:val="00F6333E"/>
    <w:rsid w:val="00F63456"/>
    <w:rsid w:val="00F634F8"/>
    <w:rsid w:val="00F63603"/>
    <w:rsid w:val="00F6390B"/>
    <w:rsid w:val="00F63C7E"/>
    <w:rsid w:val="00F63DC9"/>
    <w:rsid w:val="00F65237"/>
    <w:rsid w:val="00F65EB4"/>
    <w:rsid w:val="00F66A2D"/>
    <w:rsid w:val="00F66CF6"/>
    <w:rsid w:val="00F6741B"/>
    <w:rsid w:val="00F67B90"/>
    <w:rsid w:val="00F67CEC"/>
    <w:rsid w:val="00F70C03"/>
    <w:rsid w:val="00F7114F"/>
    <w:rsid w:val="00F71961"/>
    <w:rsid w:val="00F72FD0"/>
    <w:rsid w:val="00F72FE1"/>
    <w:rsid w:val="00F7330B"/>
    <w:rsid w:val="00F73530"/>
    <w:rsid w:val="00F73AAF"/>
    <w:rsid w:val="00F73F26"/>
    <w:rsid w:val="00F742AB"/>
    <w:rsid w:val="00F747F9"/>
    <w:rsid w:val="00F7531B"/>
    <w:rsid w:val="00F753BE"/>
    <w:rsid w:val="00F75B9E"/>
    <w:rsid w:val="00F75BD4"/>
    <w:rsid w:val="00F75C08"/>
    <w:rsid w:val="00F7663C"/>
    <w:rsid w:val="00F76841"/>
    <w:rsid w:val="00F76A4C"/>
    <w:rsid w:val="00F76AC3"/>
    <w:rsid w:val="00F770A6"/>
    <w:rsid w:val="00F77342"/>
    <w:rsid w:val="00F77819"/>
    <w:rsid w:val="00F77DE8"/>
    <w:rsid w:val="00F80352"/>
    <w:rsid w:val="00F8044C"/>
    <w:rsid w:val="00F80860"/>
    <w:rsid w:val="00F80F10"/>
    <w:rsid w:val="00F80F35"/>
    <w:rsid w:val="00F81435"/>
    <w:rsid w:val="00F81687"/>
    <w:rsid w:val="00F820AD"/>
    <w:rsid w:val="00F82368"/>
    <w:rsid w:val="00F823C6"/>
    <w:rsid w:val="00F8243F"/>
    <w:rsid w:val="00F82482"/>
    <w:rsid w:val="00F824E5"/>
    <w:rsid w:val="00F8370A"/>
    <w:rsid w:val="00F83D9E"/>
    <w:rsid w:val="00F84A52"/>
    <w:rsid w:val="00F84C3C"/>
    <w:rsid w:val="00F84ED5"/>
    <w:rsid w:val="00F8528F"/>
    <w:rsid w:val="00F85464"/>
    <w:rsid w:val="00F854D5"/>
    <w:rsid w:val="00F855AB"/>
    <w:rsid w:val="00F8621A"/>
    <w:rsid w:val="00F862C2"/>
    <w:rsid w:val="00F865F1"/>
    <w:rsid w:val="00F87E30"/>
    <w:rsid w:val="00F9018B"/>
    <w:rsid w:val="00F909B5"/>
    <w:rsid w:val="00F92501"/>
    <w:rsid w:val="00F93107"/>
    <w:rsid w:val="00F93BDD"/>
    <w:rsid w:val="00F93FCC"/>
    <w:rsid w:val="00F9414F"/>
    <w:rsid w:val="00F94BB2"/>
    <w:rsid w:val="00F9502B"/>
    <w:rsid w:val="00F952D6"/>
    <w:rsid w:val="00F9537A"/>
    <w:rsid w:val="00F955EB"/>
    <w:rsid w:val="00F95A1C"/>
    <w:rsid w:val="00F95B8B"/>
    <w:rsid w:val="00F96504"/>
    <w:rsid w:val="00F96D9A"/>
    <w:rsid w:val="00F97544"/>
    <w:rsid w:val="00F97EC9"/>
    <w:rsid w:val="00FA1030"/>
    <w:rsid w:val="00FA14D3"/>
    <w:rsid w:val="00FA1A91"/>
    <w:rsid w:val="00FA1B4F"/>
    <w:rsid w:val="00FA1F19"/>
    <w:rsid w:val="00FA1FEB"/>
    <w:rsid w:val="00FA2081"/>
    <w:rsid w:val="00FA24B1"/>
    <w:rsid w:val="00FA24D3"/>
    <w:rsid w:val="00FA2568"/>
    <w:rsid w:val="00FA2584"/>
    <w:rsid w:val="00FA28E8"/>
    <w:rsid w:val="00FA35CA"/>
    <w:rsid w:val="00FA3ADD"/>
    <w:rsid w:val="00FA472A"/>
    <w:rsid w:val="00FA4AD8"/>
    <w:rsid w:val="00FA5877"/>
    <w:rsid w:val="00FA5990"/>
    <w:rsid w:val="00FA661E"/>
    <w:rsid w:val="00FA6DD3"/>
    <w:rsid w:val="00FA70E1"/>
    <w:rsid w:val="00FA72F4"/>
    <w:rsid w:val="00FA7668"/>
    <w:rsid w:val="00FA7995"/>
    <w:rsid w:val="00FA7CEE"/>
    <w:rsid w:val="00FA7D90"/>
    <w:rsid w:val="00FB0B8A"/>
    <w:rsid w:val="00FB1357"/>
    <w:rsid w:val="00FB1CDB"/>
    <w:rsid w:val="00FB30A1"/>
    <w:rsid w:val="00FB3C53"/>
    <w:rsid w:val="00FB44F8"/>
    <w:rsid w:val="00FB49EE"/>
    <w:rsid w:val="00FB516B"/>
    <w:rsid w:val="00FB5B1A"/>
    <w:rsid w:val="00FB6296"/>
    <w:rsid w:val="00FB641C"/>
    <w:rsid w:val="00FB68F0"/>
    <w:rsid w:val="00FB70F6"/>
    <w:rsid w:val="00FB7823"/>
    <w:rsid w:val="00FB78C4"/>
    <w:rsid w:val="00FB794F"/>
    <w:rsid w:val="00FC0EC6"/>
    <w:rsid w:val="00FC130A"/>
    <w:rsid w:val="00FC1F07"/>
    <w:rsid w:val="00FC317D"/>
    <w:rsid w:val="00FC373B"/>
    <w:rsid w:val="00FC3C50"/>
    <w:rsid w:val="00FC3E0C"/>
    <w:rsid w:val="00FC45DC"/>
    <w:rsid w:val="00FC4A4A"/>
    <w:rsid w:val="00FC4B9A"/>
    <w:rsid w:val="00FC4E2A"/>
    <w:rsid w:val="00FC53C0"/>
    <w:rsid w:val="00FC53CE"/>
    <w:rsid w:val="00FC6C1D"/>
    <w:rsid w:val="00FC7B68"/>
    <w:rsid w:val="00FD01DE"/>
    <w:rsid w:val="00FD06E1"/>
    <w:rsid w:val="00FD144A"/>
    <w:rsid w:val="00FD1555"/>
    <w:rsid w:val="00FD1B63"/>
    <w:rsid w:val="00FD214A"/>
    <w:rsid w:val="00FD2BEF"/>
    <w:rsid w:val="00FD3539"/>
    <w:rsid w:val="00FD4200"/>
    <w:rsid w:val="00FD4391"/>
    <w:rsid w:val="00FD453F"/>
    <w:rsid w:val="00FD4851"/>
    <w:rsid w:val="00FD535B"/>
    <w:rsid w:val="00FD578D"/>
    <w:rsid w:val="00FD58F6"/>
    <w:rsid w:val="00FD5912"/>
    <w:rsid w:val="00FD5C95"/>
    <w:rsid w:val="00FD6328"/>
    <w:rsid w:val="00FD644E"/>
    <w:rsid w:val="00FD669F"/>
    <w:rsid w:val="00FD6EFD"/>
    <w:rsid w:val="00FE0049"/>
    <w:rsid w:val="00FE009B"/>
    <w:rsid w:val="00FE048E"/>
    <w:rsid w:val="00FE053C"/>
    <w:rsid w:val="00FE0DB7"/>
    <w:rsid w:val="00FE1536"/>
    <w:rsid w:val="00FE1DBA"/>
    <w:rsid w:val="00FE2052"/>
    <w:rsid w:val="00FE2380"/>
    <w:rsid w:val="00FE2B32"/>
    <w:rsid w:val="00FE3451"/>
    <w:rsid w:val="00FE4134"/>
    <w:rsid w:val="00FE4952"/>
    <w:rsid w:val="00FE5962"/>
    <w:rsid w:val="00FE5B72"/>
    <w:rsid w:val="00FE6103"/>
    <w:rsid w:val="00FE6788"/>
    <w:rsid w:val="00FE68AC"/>
    <w:rsid w:val="00FE6A36"/>
    <w:rsid w:val="00FE6BC0"/>
    <w:rsid w:val="00FE6D4C"/>
    <w:rsid w:val="00FE7266"/>
    <w:rsid w:val="00FE74FC"/>
    <w:rsid w:val="00FE7868"/>
    <w:rsid w:val="00FF01C6"/>
    <w:rsid w:val="00FF09E5"/>
    <w:rsid w:val="00FF0D26"/>
    <w:rsid w:val="00FF10D5"/>
    <w:rsid w:val="00FF195F"/>
    <w:rsid w:val="00FF2E3F"/>
    <w:rsid w:val="00FF32C8"/>
    <w:rsid w:val="00FF32E4"/>
    <w:rsid w:val="00FF32F4"/>
    <w:rsid w:val="00FF37F1"/>
    <w:rsid w:val="00FF4036"/>
    <w:rsid w:val="00FF4457"/>
    <w:rsid w:val="00FF4CB1"/>
    <w:rsid w:val="00FF5616"/>
    <w:rsid w:val="00FF5978"/>
    <w:rsid w:val="00FF5A34"/>
    <w:rsid w:val="00FF6182"/>
    <w:rsid w:val="00FF62F7"/>
    <w:rsid w:val="00FF6C08"/>
    <w:rsid w:val="00FF6C9B"/>
    <w:rsid w:val="00FF725E"/>
    <w:rsid w:val="00FF7929"/>
    <w:rsid w:val="00FF7970"/>
    <w:rsid w:val="0E811C95"/>
    <w:rsid w:val="275FEBBE"/>
    <w:rsid w:val="3D525D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1F15B40"/>
  <w15:chartTrackingRefBased/>
  <w15:docId w15:val="{EFDDF04E-7695-4B77-AF74-4668EE696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imes New Roman"/>
        <w:sz w:val="22"/>
        <w:szCs w:val="22"/>
        <w:lang w:val="es-EC" w:eastAsia="en-US" w:bidi="ar-SA"/>
      </w:rPr>
    </w:rPrDefault>
    <w:pPrDefault>
      <w:pPr>
        <w:spacing w:line="48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AC0"/>
  </w:style>
  <w:style w:type="paragraph" w:styleId="Ttulo1">
    <w:name w:val="heading 1"/>
    <w:basedOn w:val="Normal"/>
    <w:next w:val="Normal"/>
    <w:link w:val="Ttulo1Car"/>
    <w:uiPriority w:val="9"/>
    <w:qFormat/>
    <w:rsid w:val="00CD50A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670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A2D5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62BA1"/>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62BA1"/>
    <w:rPr>
      <w:rFonts w:ascii="Segoe UI" w:hAnsi="Segoe UI" w:cs="Segoe UI"/>
      <w:sz w:val="18"/>
      <w:szCs w:val="18"/>
    </w:rPr>
  </w:style>
  <w:style w:type="paragraph" w:styleId="Encabezado">
    <w:name w:val="header"/>
    <w:basedOn w:val="Normal"/>
    <w:link w:val="EncabezadoCar"/>
    <w:uiPriority w:val="99"/>
    <w:unhideWhenUsed/>
    <w:rsid w:val="00202E9D"/>
    <w:pPr>
      <w:tabs>
        <w:tab w:val="center" w:pos="4513"/>
        <w:tab w:val="right" w:pos="9026"/>
      </w:tabs>
      <w:spacing w:line="240" w:lineRule="auto"/>
    </w:pPr>
  </w:style>
  <w:style w:type="character" w:customStyle="1" w:styleId="EncabezadoCar">
    <w:name w:val="Encabezado Car"/>
    <w:basedOn w:val="Fuentedeprrafopredeter"/>
    <w:link w:val="Encabezado"/>
    <w:uiPriority w:val="99"/>
    <w:rsid w:val="00202E9D"/>
  </w:style>
  <w:style w:type="paragraph" w:styleId="Piedepgina">
    <w:name w:val="footer"/>
    <w:basedOn w:val="Normal"/>
    <w:link w:val="PiedepginaCar"/>
    <w:uiPriority w:val="99"/>
    <w:unhideWhenUsed/>
    <w:rsid w:val="00202E9D"/>
    <w:pPr>
      <w:tabs>
        <w:tab w:val="center" w:pos="4513"/>
        <w:tab w:val="right" w:pos="9026"/>
      </w:tabs>
      <w:spacing w:line="240" w:lineRule="auto"/>
    </w:pPr>
  </w:style>
  <w:style w:type="character" w:customStyle="1" w:styleId="PiedepginaCar">
    <w:name w:val="Pie de página Car"/>
    <w:basedOn w:val="Fuentedeprrafopredeter"/>
    <w:link w:val="Piedepgina"/>
    <w:uiPriority w:val="99"/>
    <w:rsid w:val="00202E9D"/>
  </w:style>
  <w:style w:type="paragraph" w:styleId="Prrafodelista">
    <w:name w:val="List Paragraph"/>
    <w:basedOn w:val="Normal"/>
    <w:uiPriority w:val="34"/>
    <w:qFormat/>
    <w:rsid w:val="00F034C3"/>
    <w:pPr>
      <w:ind w:left="720"/>
      <w:contextualSpacing/>
    </w:pPr>
  </w:style>
  <w:style w:type="character" w:styleId="Textodelmarcadordeposicin">
    <w:name w:val="Placeholder Text"/>
    <w:basedOn w:val="Fuentedeprrafopredeter"/>
    <w:uiPriority w:val="99"/>
    <w:semiHidden/>
    <w:rsid w:val="00F1421E"/>
    <w:rPr>
      <w:color w:val="808080"/>
    </w:rPr>
  </w:style>
  <w:style w:type="character" w:styleId="Nmerodelnea">
    <w:name w:val="line number"/>
    <w:basedOn w:val="Fuentedeprrafopredeter"/>
    <w:uiPriority w:val="99"/>
    <w:semiHidden/>
    <w:unhideWhenUsed/>
    <w:rsid w:val="00D66609"/>
  </w:style>
  <w:style w:type="character" w:styleId="Hipervnculo">
    <w:name w:val="Hyperlink"/>
    <w:basedOn w:val="Fuentedeprrafopredeter"/>
    <w:uiPriority w:val="99"/>
    <w:unhideWhenUsed/>
    <w:rsid w:val="00F14EEC"/>
    <w:rPr>
      <w:color w:val="0563C1" w:themeColor="hyperlink"/>
      <w:u w:val="single"/>
    </w:rPr>
  </w:style>
  <w:style w:type="character" w:customStyle="1" w:styleId="Mencinsinresolver1">
    <w:name w:val="Mención sin resolver1"/>
    <w:basedOn w:val="Fuentedeprrafopredeter"/>
    <w:uiPriority w:val="99"/>
    <w:semiHidden/>
    <w:unhideWhenUsed/>
    <w:rsid w:val="00F14EEC"/>
    <w:rPr>
      <w:color w:val="605E5C"/>
      <w:shd w:val="clear" w:color="auto" w:fill="E1DFDD"/>
    </w:rPr>
  </w:style>
  <w:style w:type="character" w:styleId="Hipervnculovisitado">
    <w:name w:val="FollowedHyperlink"/>
    <w:basedOn w:val="Fuentedeprrafopredeter"/>
    <w:uiPriority w:val="99"/>
    <w:semiHidden/>
    <w:unhideWhenUsed/>
    <w:rsid w:val="00F14EEC"/>
    <w:rPr>
      <w:color w:val="954F72" w:themeColor="followedHyperlink"/>
      <w:u w:val="single"/>
    </w:rPr>
  </w:style>
  <w:style w:type="character" w:customStyle="1" w:styleId="Ttulo1Car">
    <w:name w:val="Título 1 Car"/>
    <w:basedOn w:val="Fuentedeprrafopredeter"/>
    <w:link w:val="Ttulo1"/>
    <w:uiPriority w:val="9"/>
    <w:rsid w:val="00CD50A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D50AE"/>
    <w:pPr>
      <w:outlineLvl w:val="9"/>
    </w:pPr>
    <w:rPr>
      <w:lang w:eastAsia="es-EC"/>
    </w:rPr>
  </w:style>
  <w:style w:type="paragraph" w:styleId="TDC2">
    <w:name w:val="toc 2"/>
    <w:basedOn w:val="Normal"/>
    <w:next w:val="Normal"/>
    <w:autoRedefine/>
    <w:uiPriority w:val="39"/>
    <w:unhideWhenUsed/>
    <w:rsid w:val="00D90D5E"/>
    <w:pPr>
      <w:numPr>
        <w:ilvl w:val="1"/>
        <w:numId w:val="3"/>
      </w:numPr>
      <w:jc w:val="right"/>
    </w:pPr>
    <w:rPr>
      <w:rFonts w:eastAsiaTheme="minorEastAsia" w:cs="Arial"/>
      <w:lang w:eastAsia="es-EC"/>
    </w:rPr>
  </w:style>
  <w:style w:type="paragraph" w:styleId="TDC1">
    <w:name w:val="toc 1"/>
    <w:basedOn w:val="Normal"/>
    <w:next w:val="Normal"/>
    <w:autoRedefine/>
    <w:uiPriority w:val="39"/>
    <w:unhideWhenUsed/>
    <w:rsid w:val="009437A8"/>
    <w:pPr>
      <w:spacing w:after="100" w:line="240" w:lineRule="auto"/>
    </w:pPr>
    <w:rPr>
      <w:rFonts w:eastAsiaTheme="minorEastAsia" w:cs="Arial"/>
      <w:lang w:eastAsia="es-EC"/>
    </w:rPr>
  </w:style>
  <w:style w:type="paragraph" w:styleId="TDC3">
    <w:name w:val="toc 3"/>
    <w:basedOn w:val="Normal"/>
    <w:next w:val="Normal"/>
    <w:autoRedefine/>
    <w:uiPriority w:val="39"/>
    <w:unhideWhenUsed/>
    <w:rsid w:val="002020E6"/>
    <w:pPr>
      <w:numPr>
        <w:ilvl w:val="2"/>
        <w:numId w:val="3"/>
      </w:numPr>
      <w:spacing w:after="100"/>
      <w:jc w:val="right"/>
    </w:pPr>
    <w:rPr>
      <w:rFonts w:eastAsiaTheme="minorEastAsia"/>
      <w:lang w:eastAsia="es-EC"/>
    </w:rPr>
  </w:style>
  <w:style w:type="paragraph" w:customStyle="1" w:styleId="PrimerNiveltesis">
    <w:name w:val="Primer Nivel tesis"/>
    <w:basedOn w:val="Normal"/>
    <w:link w:val="PrimerNiveltesisCar"/>
    <w:qFormat/>
    <w:rsid w:val="008C4CA9"/>
    <w:pPr>
      <w:jc w:val="center"/>
    </w:pPr>
    <w:rPr>
      <w:rFonts w:cs="Arial"/>
      <w:b/>
      <w:bCs/>
      <w:color w:val="000000" w:themeColor="text1"/>
    </w:rPr>
  </w:style>
  <w:style w:type="character" w:customStyle="1" w:styleId="PrimerNiveltesisCar">
    <w:name w:val="Primer Nivel tesis Car"/>
    <w:basedOn w:val="Fuentedeprrafopredeter"/>
    <w:link w:val="PrimerNiveltesis"/>
    <w:rsid w:val="008C4CA9"/>
    <w:rPr>
      <w:rFonts w:ascii="Arial" w:hAnsi="Arial" w:cs="Arial"/>
      <w:b/>
      <w:bCs/>
      <w:color w:val="000000" w:themeColor="text1"/>
    </w:rPr>
  </w:style>
  <w:style w:type="paragraph" w:styleId="Descripcin">
    <w:name w:val="caption"/>
    <w:basedOn w:val="Normal"/>
    <w:next w:val="Normal"/>
    <w:uiPriority w:val="35"/>
    <w:unhideWhenUsed/>
    <w:qFormat/>
    <w:rsid w:val="00CE398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3C1169"/>
  </w:style>
  <w:style w:type="character" w:styleId="Refdecomentario">
    <w:name w:val="annotation reference"/>
    <w:basedOn w:val="Fuentedeprrafopredeter"/>
    <w:uiPriority w:val="99"/>
    <w:semiHidden/>
    <w:unhideWhenUsed/>
    <w:rsid w:val="0010683D"/>
    <w:rPr>
      <w:sz w:val="16"/>
      <w:szCs w:val="16"/>
    </w:rPr>
  </w:style>
  <w:style w:type="paragraph" w:styleId="Textocomentario">
    <w:name w:val="annotation text"/>
    <w:basedOn w:val="Normal"/>
    <w:link w:val="TextocomentarioCar"/>
    <w:uiPriority w:val="99"/>
    <w:semiHidden/>
    <w:unhideWhenUsed/>
    <w:rsid w:val="0010683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683D"/>
    <w:rPr>
      <w:sz w:val="20"/>
      <w:szCs w:val="20"/>
    </w:rPr>
  </w:style>
  <w:style w:type="paragraph" w:styleId="Asuntodelcomentario">
    <w:name w:val="annotation subject"/>
    <w:basedOn w:val="Textocomentario"/>
    <w:next w:val="Textocomentario"/>
    <w:link w:val="AsuntodelcomentarioCar"/>
    <w:uiPriority w:val="99"/>
    <w:semiHidden/>
    <w:unhideWhenUsed/>
    <w:rsid w:val="0010683D"/>
    <w:rPr>
      <w:b/>
      <w:bCs/>
    </w:rPr>
  </w:style>
  <w:style w:type="character" w:customStyle="1" w:styleId="AsuntodelcomentarioCar">
    <w:name w:val="Asunto del comentario Car"/>
    <w:basedOn w:val="TextocomentarioCar"/>
    <w:link w:val="Asuntodelcomentario"/>
    <w:uiPriority w:val="99"/>
    <w:semiHidden/>
    <w:rsid w:val="0010683D"/>
    <w:rPr>
      <w:b/>
      <w:bCs/>
      <w:sz w:val="20"/>
      <w:szCs w:val="20"/>
    </w:rPr>
  </w:style>
  <w:style w:type="paragraph" w:styleId="Textonotapie">
    <w:name w:val="footnote text"/>
    <w:basedOn w:val="Normal"/>
    <w:link w:val="TextonotapieCar"/>
    <w:uiPriority w:val="99"/>
    <w:semiHidden/>
    <w:unhideWhenUsed/>
    <w:rsid w:val="00971023"/>
    <w:pPr>
      <w:spacing w:line="240" w:lineRule="auto"/>
    </w:pPr>
    <w:rPr>
      <w:sz w:val="20"/>
      <w:szCs w:val="20"/>
    </w:rPr>
  </w:style>
  <w:style w:type="character" w:customStyle="1" w:styleId="TextonotapieCar">
    <w:name w:val="Texto nota pie Car"/>
    <w:basedOn w:val="Fuentedeprrafopredeter"/>
    <w:link w:val="Textonotapie"/>
    <w:uiPriority w:val="99"/>
    <w:semiHidden/>
    <w:rsid w:val="00971023"/>
    <w:rPr>
      <w:sz w:val="20"/>
      <w:szCs w:val="20"/>
    </w:rPr>
  </w:style>
  <w:style w:type="character" w:styleId="Refdenotaalpie">
    <w:name w:val="footnote reference"/>
    <w:basedOn w:val="Fuentedeprrafopredeter"/>
    <w:uiPriority w:val="99"/>
    <w:semiHidden/>
    <w:unhideWhenUsed/>
    <w:rsid w:val="00971023"/>
    <w:rPr>
      <w:vertAlign w:val="superscript"/>
    </w:rPr>
  </w:style>
  <w:style w:type="character" w:customStyle="1" w:styleId="Mencinsinresolver2">
    <w:name w:val="Mención sin resolver2"/>
    <w:basedOn w:val="Fuentedeprrafopredeter"/>
    <w:uiPriority w:val="99"/>
    <w:semiHidden/>
    <w:unhideWhenUsed/>
    <w:rsid w:val="000F7C37"/>
    <w:rPr>
      <w:color w:val="605E5C"/>
      <w:shd w:val="clear" w:color="auto" w:fill="E1DFDD"/>
    </w:rPr>
  </w:style>
  <w:style w:type="character" w:styleId="Mencinsinresolver">
    <w:name w:val="Unresolved Mention"/>
    <w:basedOn w:val="Fuentedeprrafopredeter"/>
    <w:uiPriority w:val="99"/>
    <w:semiHidden/>
    <w:unhideWhenUsed/>
    <w:rsid w:val="002B0386"/>
    <w:rPr>
      <w:color w:val="605E5C"/>
      <w:shd w:val="clear" w:color="auto" w:fill="E1DFDD"/>
    </w:rPr>
  </w:style>
  <w:style w:type="table" w:styleId="Tablaconcuadrcula">
    <w:name w:val="Table Grid"/>
    <w:basedOn w:val="Tablanormal"/>
    <w:uiPriority w:val="39"/>
    <w:rsid w:val="007F1BA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1670FD"/>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A2D50"/>
    <w:rPr>
      <w:rFonts w:asciiTheme="majorHAnsi" w:eastAsiaTheme="majorEastAsia" w:hAnsiTheme="majorHAnsi" w:cstheme="majorBidi"/>
      <w:color w:val="1F3763" w:themeColor="accent1" w:themeShade="7F"/>
      <w:sz w:val="24"/>
      <w:szCs w:val="24"/>
    </w:rPr>
  </w:style>
  <w:style w:type="paragraph" w:customStyle="1" w:styleId="TableParagraph">
    <w:name w:val="Table Paragraph"/>
    <w:basedOn w:val="Normal"/>
    <w:uiPriority w:val="1"/>
    <w:qFormat/>
    <w:rsid w:val="00A41E24"/>
    <w:pPr>
      <w:widowControl w:val="0"/>
      <w:spacing w:line="240" w:lineRule="auto"/>
    </w:pPr>
    <w:rPr>
      <w:rFonts w:asciiTheme="minorHAnsi" w:hAnsiTheme="minorHAnsi" w:cstheme="minorBidi"/>
      <w:lang w:val="en-US"/>
    </w:rPr>
  </w:style>
  <w:style w:type="paragraph" w:customStyle="1" w:styleId="Ttulo11-SeccinPrimaria">
    <w:name w:val="Título 1.1 - Sección Primaria"/>
    <w:basedOn w:val="Normal"/>
    <w:next w:val="Normal"/>
    <w:link w:val="Ttulo11-SeccinPrimariaCar"/>
    <w:qFormat/>
    <w:rsid w:val="00A52678"/>
    <w:pPr>
      <w:spacing w:after="40" w:line="240" w:lineRule="auto"/>
      <w:ind w:firstLine="708"/>
    </w:pPr>
    <w:rPr>
      <w:rFonts w:cs="Arial"/>
    </w:rPr>
  </w:style>
  <w:style w:type="character" w:customStyle="1" w:styleId="Ttulo11-SeccinPrimariaCar">
    <w:name w:val="Título 1.1 - Sección Primaria Car"/>
    <w:basedOn w:val="Fuentedeprrafopredeter"/>
    <w:link w:val="Ttulo11-SeccinPrimaria"/>
    <w:rsid w:val="00A52678"/>
    <w:rPr>
      <w:rFonts w:cs="Arial"/>
    </w:rPr>
  </w:style>
  <w:style w:type="paragraph" w:styleId="Revisin">
    <w:name w:val="Revision"/>
    <w:hidden/>
    <w:uiPriority w:val="99"/>
    <w:semiHidden/>
    <w:rsid w:val="007847DC"/>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979724">
      <w:bodyDiv w:val="1"/>
      <w:marLeft w:val="0"/>
      <w:marRight w:val="0"/>
      <w:marTop w:val="0"/>
      <w:marBottom w:val="0"/>
      <w:divBdr>
        <w:top w:val="none" w:sz="0" w:space="0" w:color="auto"/>
        <w:left w:val="none" w:sz="0" w:space="0" w:color="auto"/>
        <w:bottom w:val="none" w:sz="0" w:space="0" w:color="auto"/>
        <w:right w:val="none" w:sz="0" w:space="0" w:color="auto"/>
      </w:divBdr>
    </w:div>
    <w:div w:id="123813794">
      <w:bodyDiv w:val="1"/>
      <w:marLeft w:val="0"/>
      <w:marRight w:val="0"/>
      <w:marTop w:val="0"/>
      <w:marBottom w:val="0"/>
      <w:divBdr>
        <w:top w:val="none" w:sz="0" w:space="0" w:color="auto"/>
        <w:left w:val="none" w:sz="0" w:space="0" w:color="auto"/>
        <w:bottom w:val="none" w:sz="0" w:space="0" w:color="auto"/>
        <w:right w:val="none" w:sz="0" w:space="0" w:color="auto"/>
      </w:divBdr>
      <w:divsChild>
        <w:div w:id="2029326184">
          <w:marLeft w:val="0"/>
          <w:marRight w:val="0"/>
          <w:marTop w:val="0"/>
          <w:marBottom w:val="0"/>
          <w:divBdr>
            <w:top w:val="none" w:sz="0" w:space="0" w:color="auto"/>
            <w:left w:val="none" w:sz="0" w:space="0" w:color="auto"/>
            <w:bottom w:val="none" w:sz="0" w:space="0" w:color="auto"/>
            <w:right w:val="none" w:sz="0" w:space="0" w:color="auto"/>
          </w:divBdr>
          <w:divsChild>
            <w:div w:id="647710226">
              <w:marLeft w:val="0"/>
              <w:marRight w:val="0"/>
              <w:marTop w:val="0"/>
              <w:marBottom w:val="0"/>
              <w:divBdr>
                <w:top w:val="none" w:sz="0" w:space="0" w:color="auto"/>
                <w:left w:val="none" w:sz="0" w:space="0" w:color="auto"/>
                <w:bottom w:val="none" w:sz="0" w:space="0" w:color="auto"/>
                <w:right w:val="none" w:sz="0" w:space="0" w:color="auto"/>
              </w:divBdr>
            </w:div>
            <w:div w:id="957875896">
              <w:marLeft w:val="0"/>
              <w:marRight w:val="0"/>
              <w:marTop w:val="0"/>
              <w:marBottom w:val="0"/>
              <w:divBdr>
                <w:top w:val="none" w:sz="0" w:space="0" w:color="auto"/>
                <w:left w:val="none" w:sz="0" w:space="0" w:color="auto"/>
                <w:bottom w:val="none" w:sz="0" w:space="0" w:color="auto"/>
                <w:right w:val="none" w:sz="0" w:space="0" w:color="auto"/>
              </w:divBdr>
            </w:div>
            <w:div w:id="15747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3111">
      <w:bodyDiv w:val="1"/>
      <w:marLeft w:val="0"/>
      <w:marRight w:val="0"/>
      <w:marTop w:val="0"/>
      <w:marBottom w:val="0"/>
      <w:divBdr>
        <w:top w:val="none" w:sz="0" w:space="0" w:color="auto"/>
        <w:left w:val="none" w:sz="0" w:space="0" w:color="auto"/>
        <w:bottom w:val="none" w:sz="0" w:space="0" w:color="auto"/>
        <w:right w:val="none" w:sz="0" w:space="0" w:color="auto"/>
      </w:divBdr>
    </w:div>
    <w:div w:id="187329660">
      <w:bodyDiv w:val="1"/>
      <w:marLeft w:val="0"/>
      <w:marRight w:val="0"/>
      <w:marTop w:val="0"/>
      <w:marBottom w:val="0"/>
      <w:divBdr>
        <w:top w:val="none" w:sz="0" w:space="0" w:color="auto"/>
        <w:left w:val="none" w:sz="0" w:space="0" w:color="auto"/>
        <w:bottom w:val="none" w:sz="0" w:space="0" w:color="auto"/>
        <w:right w:val="none" w:sz="0" w:space="0" w:color="auto"/>
      </w:divBdr>
    </w:div>
    <w:div w:id="229930391">
      <w:bodyDiv w:val="1"/>
      <w:marLeft w:val="0"/>
      <w:marRight w:val="0"/>
      <w:marTop w:val="0"/>
      <w:marBottom w:val="0"/>
      <w:divBdr>
        <w:top w:val="none" w:sz="0" w:space="0" w:color="auto"/>
        <w:left w:val="none" w:sz="0" w:space="0" w:color="auto"/>
        <w:bottom w:val="none" w:sz="0" w:space="0" w:color="auto"/>
        <w:right w:val="none" w:sz="0" w:space="0" w:color="auto"/>
      </w:divBdr>
      <w:divsChild>
        <w:div w:id="1382092297">
          <w:marLeft w:val="0"/>
          <w:marRight w:val="0"/>
          <w:marTop w:val="0"/>
          <w:marBottom w:val="150"/>
          <w:divBdr>
            <w:top w:val="none" w:sz="0" w:space="0" w:color="auto"/>
            <w:left w:val="none" w:sz="0" w:space="0" w:color="auto"/>
            <w:bottom w:val="none" w:sz="0" w:space="0" w:color="auto"/>
            <w:right w:val="none" w:sz="0" w:space="0" w:color="auto"/>
          </w:divBdr>
        </w:div>
      </w:divsChild>
    </w:div>
    <w:div w:id="234819960">
      <w:bodyDiv w:val="1"/>
      <w:marLeft w:val="0"/>
      <w:marRight w:val="0"/>
      <w:marTop w:val="0"/>
      <w:marBottom w:val="0"/>
      <w:divBdr>
        <w:top w:val="none" w:sz="0" w:space="0" w:color="auto"/>
        <w:left w:val="none" w:sz="0" w:space="0" w:color="auto"/>
        <w:bottom w:val="none" w:sz="0" w:space="0" w:color="auto"/>
        <w:right w:val="none" w:sz="0" w:space="0" w:color="auto"/>
      </w:divBdr>
      <w:divsChild>
        <w:div w:id="1668442240">
          <w:marLeft w:val="0"/>
          <w:marRight w:val="0"/>
          <w:marTop w:val="0"/>
          <w:marBottom w:val="0"/>
          <w:divBdr>
            <w:top w:val="none" w:sz="0" w:space="0" w:color="auto"/>
            <w:left w:val="none" w:sz="0" w:space="0" w:color="auto"/>
            <w:bottom w:val="none" w:sz="0" w:space="0" w:color="auto"/>
            <w:right w:val="none" w:sz="0" w:space="0" w:color="auto"/>
          </w:divBdr>
          <w:divsChild>
            <w:div w:id="1159073735">
              <w:marLeft w:val="0"/>
              <w:marRight w:val="0"/>
              <w:marTop w:val="0"/>
              <w:marBottom w:val="0"/>
              <w:divBdr>
                <w:top w:val="none" w:sz="0" w:space="0" w:color="auto"/>
                <w:left w:val="none" w:sz="0" w:space="0" w:color="auto"/>
                <w:bottom w:val="none" w:sz="0" w:space="0" w:color="auto"/>
                <w:right w:val="none" w:sz="0" w:space="0" w:color="auto"/>
              </w:divBdr>
            </w:div>
            <w:div w:id="12189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43158">
      <w:bodyDiv w:val="1"/>
      <w:marLeft w:val="0"/>
      <w:marRight w:val="0"/>
      <w:marTop w:val="0"/>
      <w:marBottom w:val="0"/>
      <w:divBdr>
        <w:top w:val="none" w:sz="0" w:space="0" w:color="auto"/>
        <w:left w:val="none" w:sz="0" w:space="0" w:color="auto"/>
        <w:bottom w:val="none" w:sz="0" w:space="0" w:color="auto"/>
        <w:right w:val="none" w:sz="0" w:space="0" w:color="auto"/>
      </w:divBdr>
    </w:div>
    <w:div w:id="255946426">
      <w:bodyDiv w:val="1"/>
      <w:marLeft w:val="0"/>
      <w:marRight w:val="0"/>
      <w:marTop w:val="0"/>
      <w:marBottom w:val="0"/>
      <w:divBdr>
        <w:top w:val="none" w:sz="0" w:space="0" w:color="auto"/>
        <w:left w:val="none" w:sz="0" w:space="0" w:color="auto"/>
        <w:bottom w:val="none" w:sz="0" w:space="0" w:color="auto"/>
        <w:right w:val="none" w:sz="0" w:space="0" w:color="auto"/>
      </w:divBdr>
    </w:div>
    <w:div w:id="364060720">
      <w:bodyDiv w:val="1"/>
      <w:marLeft w:val="0"/>
      <w:marRight w:val="0"/>
      <w:marTop w:val="0"/>
      <w:marBottom w:val="0"/>
      <w:divBdr>
        <w:top w:val="none" w:sz="0" w:space="0" w:color="auto"/>
        <w:left w:val="none" w:sz="0" w:space="0" w:color="auto"/>
        <w:bottom w:val="none" w:sz="0" w:space="0" w:color="auto"/>
        <w:right w:val="none" w:sz="0" w:space="0" w:color="auto"/>
      </w:divBdr>
    </w:div>
    <w:div w:id="377055088">
      <w:bodyDiv w:val="1"/>
      <w:marLeft w:val="0"/>
      <w:marRight w:val="0"/>
      <w:marTop w:val="0"/>
      <w:marBottom w:val="0"/>
      <w:divBdr>
        <w:top w:val="none" w:sz="0" w:space="0" w:color="auto"/>
        <w:left w:val="none" w:sz="0" w:space="0" w:color="auto"/>
        <w:bottom w:val="none" w:sz="0" w:space="0" w:color="auto"/>
        <w:right w:val="none" w:sz="0" w:space="0" w:color="auto"/>
      </w:divBdr>
    </w:div>
    <w:div w:id="505097218">
      <w:bodyDiv w:val="1"/>
      <w:marLeft w:val="0"/>
      <w:marRight w:val="0"/>
      <w:marTop w:val="0"/>
      <w:marBottom w:val="0"/>
      <w:divBdr>
        <w:top w:val="none" w:sz="0" w:space="0" w:color="auto"/>
        <w:left w:val="none" w:sz="0" w:space="0" w:color="auto"/>
        <w:bottom w:val="none" w:sz="0" w:space="0" w:color="auto"/>
        <w:right w:val="none" w:sz="0" w:space="0" w:color="auto"/>
      </w:divBdr>
      <w:divsChild>
        <w:div w:id="87965351">
          <w:marLeft w:val="0"/>
          <w:marRight w:val="0"/>
          <w:marTop w:val="0"/>
          <w:marBottom w:val="0"/>
          <w:divBdr>
            <w:top w:val="none" w:sz="0" w:space="0" w:color="auto"/>
            <w:left w:val="none" w:sz="0" w:space="0" w:color="auto"/>
            <w:bottom w:val="none" w:sz="0" w:space="0" w:color="auto"/>
            <w:right w:val="none" w:sz="0" w:space="0" w:color="auto"/>
          </w:divBdr>
          <w:divsChild>
            <w:div w:id="1762992135">
              <w:marLeft w:val="0"/>
              <w:marRight w:val="0"/>
              <w:marTop w:val="0"/>
              <w:marBottom w:val="0"/>
              <w:divBdr>
                <w:top w:val="none" w:sz="0" w:space="0" w:color="auto"/>
                <w:left w:val="none" w:sz="0" w:space="0" w:color="auto"/>
                <w:bottom w:val="none" w:sz="0" w:space="0" w:color="auto"/>
                <w:right w:val="none" w:sz="0" w:space="0" w:color="auto"/>
              </w:divBdr>
            </w:div>
            <w:div w:id="103503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85152">
      <w:bodyDiv w:val="1"/>
      <w:marLeft w:val="0"/>
      <w:marRight w:val="0"/>
      <w:marTop w:val="0"/>
      <w:marBottom w:val="0"/>
      <w:divBdr>
        <w:top w:val="none" w:sz="0" w:space="0" w:color="auto"/>
        <w:left w:val="none" w:sz="0" w:space="0" w:color="auto"/>
        <w:bottom w:val="none" w:sz="0" w:space="0" w:color="auto"/>
        <w:right w:val="none" w:sz="0" w:space="0" w:color="auto"/>
      </w:divBdr>
    </w:div>
    <w:div w:id="673844348">
      <w:bodyDiv w:val="1"/>
      <w:marLeft w:val="0"/>
      <w:marRight w:val="0"/>
      <w:marTop w:val="0"/>
      <w:marBottom w:val="0"/>
      <w:divBdr>
        <w:top w:val="none" w:sz="0" w:space="0" w:color="auto"/>
        <w:left w:val="none" w:sz="0" w:space="0" w:color="auto"/>
        <w:bottom w:val="none" w:sz="0" w:space="0" w:color="auto"/>
        <w:right w:val="none" w:sz="0" w:space="0" w:color="auto"/>
      </w:divBdr>
      <w:divsChild>
        <w:div w:id="994529697">
          <w:marLeft w:val="0"/>
          <w:marRight w:val="0"/>
          <w:marTop w:val="0"/>
          <w:marBottom w:val="0"/>
          <w:divBdr>
            <w:top w:val="none" w:sz="0" w:space="0" w:color="auto"/>
            <w:left w:val="none" w:sz="0" w:space="0" w:color="auto"/>
            <w:bottom w:val="none" w:sz="0" w:space="0" w:color="auto"/>
            <w:right w:val="none" w:sz="0" w:space="0" w:color="auto"/>
          </w:divBdr>
          <w:divsChild>
            <w:div w:id="1076585625">
              <w:marLeft w:val="0"/>
              <w:marRight w:val="0"/>
              <w:marTop w:val="0"/>
              <w:marBottom w:val="0"/>
              <w:divBdr>
                <w:top w:val="none" w:sz="0" w:space="0" w:color="auto"/>
                <w:left w:val="none" w:sz="0" w:space="0" w:color="auto"/>
                <w:bottom w:val="none" w:sz="0" w:space="0" w:color="auto"/>
                <w:right w:val="none" w:sz="0" w:space="0" w:color="auto"/>
              </w:divBdr>
            </w:div>
            <w:div w:id="151633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6036">
      <w:bodyDiv w:val="1"/>
      <w:marLeft w:val="0"/>
      <w:marRight w:val="0"/>
      <w:marTop w:val="0"/>
      <w:marBottom w:val="0"/>
      <w:divBdr>
        <w:top w:val="none" w:sz="0" w:space="0" w:color="auto"/>
        <w:left w:val="none" w:sz="0" w:space="0" w:color="auto"/>
        <w:bottom w:val="none" w:sz="0" w:space="0" w:color="auto"/>
        <w:right w:val="none" w:sz="0" w:space="0" w:color="auto"/>
      </w:divBdr>
      <w:divsChild>
        <w:div w:id="594553697">
          <w:marLeft w:val="0"/>
          <w:marRight w:val="0"/>
          <w:marTop w:val="0"/>
          <w:marBottom w:val="0"/>
          <w:divBdr>
            <w:top w:val="none" w:sz="0" w:space="0" w:color="auto"/>
            <w:left w:val="none" w:sz="0" w:space="0" w:color="auto"/>
            <w:bottom w:val="none" w:sz="0" w:space="0" w:color="auto"/>
            <w:right w:val="none" w:sz="0" w:space="0" w:color="auto"/>
          </w:divBdr>
          <w:divsChild>
            <w:div w:id="436871089">
              <w:marLeft w:val="0"/>
              <w:marRight w:val="0"/>
              <w:marTop w:val="0"/>
              <w:marBottom w:val="0"/>
              <w:divBdr>
                <w:top w:val="none" w:sz="0" w:space="0" w:color="auto"/>
                <w:left w:val="none" w:sz="0" w:space="0" w:color="auto"/>
                <w:bottom w:val="none" w:sz="0" w:space="0" w:color="auto"/>
                <w:right w:val="none" w:sz="0" w:space="0" w:color="auto"/>
              </w:divBdr>
            </w:div>
            <w:div w:id="1549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8554">
      <w:bodyDiv w:val="1"/>
      <w:marLeft w:val="0"/>
      <w:marRight w:val="0"/>
      <w:marTop w:val="0"/>
      <w:marBottom w:val="0"/>
      <w:divBdr>
        <w:top w:val="none" w:sz="0" w:space="0" w:color="auto"/>
        <w:left w:val="none" w:sz="0" w:space="0" w:color="auto"/>
        <w:bottom w:val="none" w:sz="0" w:space="0" w:color="auto"/>
        <w:right w:val="none" w:sz="0" w:space="0" w:color="auto"/>
      </w:divBdr>
      <w:divsChild>
        <w:div w:id="1852255413">
          <w:marLeft w:val="0"/>
          <w:marRight w:val="0"/>
          <w:marTop w:val="0"/>
          <w:marBottom w:val="0"/>
          <w:divBdr>
            <w:top w:val="none" w:sz="0" w:space="0" w:color="auto"/>
            <w:left w:val="none" w:sz="0" w:space="0" w:color="auto"/>
            <w:bottom w:val="none" w:sz="0" w:space="0" w:color="auto"/>
            <w:right w:val="none" w:sz="0" w:space="0" w:color="auto"/>
          </w:divBdr>
          <w:divsChild>
            <w:div w:id="172163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2641">
      <w:bodyDiv w:val="1"/>
      <w:marLeft w:val="0"/>
      <w:marRight w:val="0"/>
      <w:marTop w:val="0"/>
      <w:marBottom w:val="0"/>
      <w:divBdr>
        <w:top w:val="none" w:sz="0" w:space="0" w:color="auto"/>
        <w:left w:val="none" w:sz="0" w:space="0" w:color="auto"/>
        <w:bottom w:val="none" w:sz="0" w:space="0" w:color="auto"/>
        <w:right w:val="none" w:sz="0" w:space="0" w:color="auto"/>
      </w:divBdr>
      <w:divsChild>
        <w:div w:id="1950892118">
          <w:marLeft w:val="0"/>
          <w:marRight w:val="0"/>
          <w:marTop w:val="0"/>
          <w:marBottom w:val="0"/>
          <w:divBdr>
            <w:top w:val="none" w:sz="0" w:space="0" w:color="auto"/>
            <w:left w:val="none" w:sz="0" w:space="0" w:color="auto"/>
            <w:bottom w:val="none" w:sz="0" w:space="0" w:color="auto"/>
            <w:right w:val="none" w:sz="0" w:space="0" w:color="auto"/>
          </w:divBdr>
          <w:divsChild>
            <w:div w:id="60254810">
              <w:marLeft w:val="0"/>
              <w:marRight w:val="0"/>
              <w:marTop w:val="0"/>
              <w:marBottom w:val="0"/>
              <w:divBdr>
                <w:top w:val="none" w:sz="0" w:space="0" w:color="auto"/>
                <w:left w:val="none" w:sz="0" w:space="0" w:color="auto"/>
                <w:bottom w:val="none" w:sz="0" w:space="0" w:color="auto"/>
                <w:right w:val="none" w:sz="0" w:space="0" w:color="auto"/>
              </w:divBdr>
            </w:div>
            <w:div w:id="742991965">
              <w:marLeft w:val="0"/>
              <w:marRight w:val="0"/>
              <w:marTop w:val="0"/>
              <w:marBottom w:val="0"/>
              <w:divBdr>
                <w:top w:val="none" w:sz="0" w:space="0" w:color="auto"/>
                <w:left w:val="none" w:sz="0" w:space="0" w:color="auto"/>
                <w:bottom w:val="none" w:sz="0" w:space="0" w:color="auto"/>
                <w:right w:val="none" w:sz="0" w:space="0" w:color="auto"/>
              </w:divBdr>
            </w:div>
            <w:div w:id="11568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3414">
      <w:bodyDiv w:val="1"/>
      <w:marLeft w:val="0"/>
      <w:marRight w:val="0"/>
      <w:marTop w:val="0"/>
      <w:marBottom w:val="0"/>
      <w:divBdr>
        <w:top w:val="none" w:sz="0" w:space="0" w:color="auto"/>
        <w:left w:val="none" w:sz="0" w:space="0" w:color="auto"/>
        <w:bottom w:val="none" w:sz="0" w:space="0" w:color="auto"/>
        <w:right w:val="none" w:sz="0" w:space="0" w:color="auto"/>
      </w:divBdr>
    </w:div>
    <w:div w:id="1064794058">
      <w:bodyDiv w:val="1"/>
      <w:marLeft w:val="0"/>
      <w:marRight w:val="0"/>
      <w:marTop w:val="0"/>
      <w:marBottom w:val="0"/>
      <w:divBdr>
        <w:top w:val="none" w:sz="0" w:space="0" w:color="auto"/>
        <w:left w:val="none" w:sz="0" w:space="0" w:color="auto"/>
        <w:bottom w:val="none" w:sz="0" w:space="0" w:color="auto"/>
        <w:right w:val="none" w:sz="0" w:space="0" w:color="auto"/>
      </w:divBdr>
      <w:divsChild>
        <w:div w:id="524368291">
          <w:marLeft w:val="0"/>
          <w:marRight w:val="0"/>
          <w:marTop w:val="0"/>
          <w:marBottom w:val="0"/>
          <w:divBdr>
            <w:top w:val="none" w:sz="0" w:space="0" w:color="auto"/>
            <w:left w:val="none" w:sz="0" w:space="0" w:color="auto"/>
            <w:bottom w:val="none" w:sz="0" w:space="0" w:color="auto"/>
            <w:right w:val="none" w:sz="0" w:space="0" w:color="auto"/>
          </w:divBdr>
          <w:divsChild>
            <w:div w:id="1615943290">
              <w:marLeft w:val="0"/>
              <w:marRight w:val="0"/>
              <w:marTop w:val="0"/>
              <w:marBottom w:val="0"/>
              <w:divBdr>
                <w:top w:val="none" w:sz="0" w:space="0" w:color="auto"/>
                <w:left w:val="none" w:sz="0" w:space="0" w:color="auto"/>
                <w:bottom w:val="none" w:sz="0" w:space="0" w:color="auto"/>
                <w:right w:val="none" w:sz="0" w:space="0" w:color="auto"/>
              </w:divBdr>
            </w:div>
            <w:div w:id="6668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5204">
      <w:bodyDiv w:val="1"/>
      <w:marLeft w:val="0"/>
      <w:marRight w:val="0"/>
      <w:marTop w:val="0"/>
      <w:marBottom w:val="0"/>
      <w:divBdr>
        <w:top w:val="none" w:sz="0" w:space="0" w:color="auto"/>
        <w:left w:val="none" w:sz="0" w:space="0" w:color="auto"/>
        <w:bottom w:val="none" w:sz="0" w:space="0" w:color="auto"/>
        <w:right w:val="none" w:sz="0" w:space="0" w:color="auto"/>
      </w:divBdr>
      <w:divsChild>
        <w:div w:id="419914153">
          <w:marLeft w:val="0"/>
          <w:marRight w:val="0"/>
          <w:marTop w:val="0"/>
          <w:marBottom w:val="0"/>
          <w:divBdr>
            <w:top w:val="none" w:sz="0" w:space="0" w:color="auto"/>
            <w:left w:val="none" w:sz="0" w:space="0" w:color="auto"/>
            <w:bottom w:val="none" w:sz="0" w:space="0" w:color="auto"/>
            <w:right w:val="none" w:sz="0" w:space="0" w:color="auto"/>
          </w:divBdr>
          <w:divsChild>
            <w:div w:id="1156218252">
              <w:marLeft w:val="0"/>
              <w:marRight w:val="0"/>
              <w:marTop w:val="0"/>
              <w:marBottom w:val="0"/>
              <w:divBdr>
                <w:top w:val="none" w:sz="0" w:space="0" w:color="auto"/>
                <w:left w:val="none" w:sz="0" w:space="0" w:color="auto"/>
                <w:bottom w:val="none" w:sz="0" w:space="0" w:color="auto"/>
                <w:right w:val="none" w:sz="0" w:space="0" w:color="auto"/>
              </w:divBdr>
            </w:div>
            <w:div w:id="35785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3388">
      <w:bodyDiv w:val="1"/>
      <w:marLeft w:val="0"/>
      <w:marRight w:val="0"/>
      <w:marTop w:val="0"/>
      <w:marBottom w:val="0"/>
      <w:divBdr>
        <w:top w:val="none" w:sz="0" w:space="0" w:color="auto"/>
        <w:left w:val="none" w:sz="0" w:space="0" w:color="auto"/>
        <w:bottom w:val="none" w:sz="0" w:space="0" w:color="auto"/>
        <w:right w:val="none" w:sz="0" w:space="0" w:color="auto"/>
      </w:divBdr>
      <w:divsChild>
        <w:div w:id="264578114">
          <w:marLeft w:val="0"/>
          <w:marRight w:val="0"/>
          <w:marTop w:val="0"/>
          <w:marBottom w:val="0"/>
          <w:divBdr>
            <w:top w:val="none" w:sz="0" w:space="0" w:color="auto"/>
            <w:left w:val="none" w:sz="0" w:space="0" w:color="auto"/>
            <w:bottom w:val="none" w:sz="0" w:space="0" w:color="auto"/>
            <w:right w:val="none" w:sz="0" w:space="0" w:color="auto"/>
          </w:divBdr>
        </w:div>
        <w:div w:id="138545130">
          <w:marLeft w:val="0"/>
          <w:marRight w:val="0"/>
          <w:marTop w:val="0"/>
          <w:marBottom w:val="0"/>
          <w:divBdr>
            <w:top w:val="none" w:sz="0" w:space="0" w:color="auto"/>
            <w:left w:val="none" w:sz="0" w:space="0" w:color="auto"/>
            <w:bottom w:val="none" w:sz="0" w:space="0" w:color="auto"/>
            <w:right w:val="none" w:sz="0" w:space="0" w:color="auto"/>
          </w:divBdr>
        </w:div>
        <w:div w:id="812602362">
          <w:marLeft w:val="0"/>
          <w:marRight w:val="0"/>
          <w:marTop w:val="0"/>
          <w:marBottom w:val="0"/>
          <w:divBdr>
            <w:top w:val="none" w:sz="0" w:space="0" w:color="auto"/>
            <w:left w:val="none" w:sz="0" w:space="0" w:color="auto"/>
            <w:bottom w:val="none" w:sz="0" w:space="0" w:color="auto"/>
            <w:right w:val="none" w:sz="0" w:space="0" w:color="auto"/>
          </w:divBdr>
        </w:div>
        <w:div w:id="979311074">
          <w:marLeft w:val="0"/>
          <w:marRight w:val="0"/>
          <w:marTop w:val="0"/>
          <w:marBottom w:val="0"/>
          <w:divBdr>
            <w:top w:val="none" w:sz="0" w:space="0" w:color="auto"/>
            <w:left w:val="none" w:sz="0" w:space="0" w:color="auto"/>
            <w:bottom w:val="none" w:sz="0" w:space="0" w:color="auto"/>
            <w:right w:val="none" w:sz="0" w:space="0" w:color="auto"/>
          </w:divBdr>
        </w:div>
        <w:div w:id="1922636428">
          <w:marLeft w:val="0"/>
          <w:marRight w:val="0"/>
          <w:marTop w:val="0"/>
          <w:marBottom w:val="0"/>
          <w:divBdr>
            <w:top w:val="none" w:sz="0" w:space="0" w:color="auto"/>
            <w:left w:val="none" w:sz="0" w:space="0" w:color="auto"/>
            <w:bottom w:val="none" w:sz="0" w:space="0" w:color="auto"/>
            <w:right w:val="none" w:sz="0" w:space="0" w:color="auto"/>
          </w:divBdr>
        </w:div>
        <w:div w:id="1870290031">
          <w:marLeft w:val="0"/>
          <w:marRight w:val="0"/>
          <w:marTop w:val="0"/>
          <w:marBottom w:val="0"/>
          <w:divBdr>
            <w:top w:val="none" w:sz="0" w:space="0" w:color="auto"/>
            <w:left w:val="none" w:sz="0" w:space="0" w:color="auto"/>
            <w:bottom w:val="none" w:sz="0" w:space="0" w:color="auto"/>
            <w:right w:val="none" w:sz="0" w:space="0" w:color="auto"/>
          </w:divBdr>
        </w:div>
        <w:div w:id="694816313">
          <w:marLeft w:val="0"/>
          <w:marRight w:val="0"/>
          <w:marTop w:val="0"/>
          <w:marBottom w:val="0"/>
          <w:divBdr>
            <w:top w:val="none" w:sz="0" w:space="0" w:color="auto"/>
            <w:left w:val="none" w:sz="0" w:space="0" w:color="auto"/>
            <w:bottom w:val="none" w:sz="0" w:space="0" w:color="auto"/>
            <w:right w:val="none" w:sz="0" w:space="0" w:color="auto"/>
          </w:divBdr>
        </w:div>
        <w:div w:id="930773843">
          <w:marLeft w:val="0"/>
          <w:marRight w:val="0"/>
          <w:marTop w:val="0"/>
          <w:marBottom w:val="0"/>
          <w:divBdr>
            <w:top w:val="none" w:sz="0" w:space="0" w:color="auto"/>
            <w:left w:val="none" w:sz="0" w:space="0" w:color="auto"/>
            <w:bottom w:val="none" w:sz="0" w:space="0" w:color="auto"/>
            <w:right w:val="none" w:sz="0" w:space="0" w:color="auto"/>
          </w:divBdr>
        </w:div>
      </w:divsChild>
    </w:div>
    <w:div w:id="1307658592">
      <w:bodyDiv w:val="1"/>
      <w:marLeft w:val="0"/>
      <w:marRight w:val="0"/>
      <w:marTop w:val="0"/>
      <w:marBottom w:val="0"/>
      <w:divBdr>
        <w:top w:val="none" w:sz="0" w:space="0" w:color="auto"/>
        <w:left w:val="none" w:sz="0" w:space="0" w:color="auto"/>
        <w:bottom w:val="none" w:sz="0" w:space="0" w:color="auto"/>
        <w:right w:val="none" w:sz="0" w:space="0" w:color="auto"/>
      </w:divBdr>
    </w:div>
    <w:div w:id="1390421152">
      <w:bodyDiv w:val="1"/>
      <w:marLeft w:val="0"/>
      <w:marRight w:val="0"/>
      <w:marTop w:val="0"/>
      <w:marBottom w:val="0"/>
      <w:divBdr>
        <w:top w:val="none" w:sz="0" w:space="0" w:color="auto"/>
        <w:left w:val="none" w:sz="0" w:space="0" w:color="auto"/>
        <w:bottom w:val="none" w:sz="0" w:space="0" w:color="auto"/>
        <w:right w:val="none" w:sz="0" w:space="0" w:color="auto"/>
      </w:divBdr>
      <w:divsChild>
        <w:div w:id="2036997468">
          <w:marLeft w:val="0"/>
          <w:marRight w:val="0"/>
          <w:marTop w:val="0"/>
          <w:marBottom w:val="0"/>
          <w:divBdr>
            <w:top w:val="none" w:sz="0" w:space="0" w:color="auto"/>
            <w:left w:val="none" w:sz="0" w:space="0" w:color="auto"/>
            <w:bottom w:val="none" w:sz="0" w:space="0" w:color="auto"/>
            <w:right w:val="none" w:sz="0" w:space="0" w:color="auto"/>
          </w:divBdr>
          <w:divsChild>
            <w:div w:id="1742097907">
              <w:marLeft w:val="0"/>
              <w:marRight w:val="0"/>
              <w:marTop w:val="0"/>
              <w:marBottom w:val="0"/>
              <w:divBdr>
                <w:top w:val="none" w:sz="0" w:space="0" w:color="auto"/>
                <w:left w:val="none" w:sz="0" w:space="0" w:color="auto"/>
                <w:bottom w:val="none" w:sz="0" w:space="0" w:color="auto"/>
                <w:right w:val="none" w:sz="0" w:space="0" w:color="auto"/>
              </w:divBdr>
            </w:div>
            <w:div w:id="6580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22496">
      <w:bodyDiv w:val="1"/>
      <w:marLeft w:val="0"/>
      <w:marRight w:val="0"/>
      <w:marTop w:val="0"/>
      <w:marBottom w:val="0"/>
      <w:divBdr>
        <w:top w:val="none" w:sz="0" w:space="0" w:color="auto"/>
        <w:left w:val="none" w:sz="0" w:space="0" w:color="auto"/>
        <w:bottom w:val="none" w:sz="0" w:space="0" w:color="auto"/>
        <w:right w:val="none" w:sz="0" w:space="0" w:color="auto"/>
      </w:divBdr>
    </w:div>
    <w:div w:id="1406490250">
      <w:bodyDiv w:val="1"/>
      <w:marLeft w:val="0"/>
      <w:marRight w:val="0"/>
      <w:marTop w:val="0"/>
      <w:marBottom w:val="0"/>
      <w:divBdr>
        <w:top w:val="none" w:sz="0" w:space="0" w:color="auto"/>
        <w:left w:val="none" w:sz="0" w:space="0" w:color="auto"/>
        <w:bottom w:val="none" w:sz="0" w:space="0" w:color="auto"/>
        <w:right w:val="none" w:sz="0" w:space="0" w:color="auto"/>
      </w:divBdr>
    </w:div>
    <w:div w:id="1460297799">
      <w:bodyDiv w:val="1"/>
      <w:marLeft w:val="0"/>
      <w:marRight w:val="0"/>
      <w:marTop w:val="0"/>
      <w:marBottom w:val="0"/>
      <w:divBdr>
        <w:top w:val="none" w:sz="0" w:space="0" w:color="auto"/>
        <w:left w:val="none" w:sz="0" w:space="0" w:color="auto"/>
        <w:bottom w:val="none" w:sz="0" w:space="0" w:color="auto"/>
        <w:right w:val="none" w:sz="0" w:space="0" w:color="auto"/>
      </w:divBdr>
      <w:divsChild>
        <w:div w:id="1470830252">
          <w:marLeft w:val="0"/>
          <w:marRight w:val="0"/>
          <w:marTop w:val="0"/>
          <w:marBottom w:val="0"/>
          <w:divBdr>
            <w:top w:val="none" w:sz="0" w:space="0" w:color="auto"/>
            <w:left w:val="none" w:sz="0" w:space="0" w:color="auto"/>
            <w:bottom w:val="none" w:sz="0" w:space="0" w:color="auto"/>
            <w:right w:val="none" w:sz="0" w:space="0" w:color="auto"/>
          </w:divBdr>
          <w:divsChild>
            <w:div w:id="412241610">
              <w:marLeft w:val="0"/>
              <w:marRight w:val="0"/>
              <w:marTop w:val="0"/>
              <w:marBottom w:val="0"/>
              <w:divBdr>
                <w:top w:val="none" w:sz="0" w:space="0" w:color="auto"/>
                <w:left w:val="none" w:sz="0" w:space="0" w:color="auto"/>
                <w:bottom w:val="none" w:sz="0" w:space="0" w:color="auto"/>
                <w:right w:val="none" w:sz="0" w:space="0" w:color="auto"/>
              </w:divBdr>
            </w:div>
            <w:div w:id="122070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106">
      <w:bodyDiv w:val="1"/>
      <w:marLeft w:val="0"/>
      <w:marRight w:val="0"/>
      <w:marTop w:val="0"/>
      <w:marBottom w:val="0"/>
      <w:divBdr>
        <w:top w:val="none" w:sz="0" w:space="0" w:color="auto"/>
        <w:left w:val="none" w:sz="0" w:space="0" w:color="auto"/>
        <w:bottom w:val="none" w:sz="0" w:space="0" w:color="auto"/>
        <w:right w:val="none" w:sz="0" w:space="0" w:color="auto"/>
      </w:divBdr>
    </w:div>
    <w:div w:id="1528251177">
      <w:bodyDiv w:val="1"/>
      <w:marLeft w:val="0"/>
      <w:marRight w:val="0"/>
      <w:marTop w:val="0"/>
      <w:marBottom w:val="0"/>
      <w:divBdr>
        <w:top w:val="none" w:sz="0" w:space="0" w:color="auto"/>
        <w:left w:val="none" w:sz="0" w:space="0" w:color="auto"/>
        <w:bottom w:val="none" w:sz="0" w:space="0" w:color="auto"/>
        <w:right w:val="none" w:sz="0" w:space="0" w:color="auto"/>
      </w:divBdr>
    </w:div>
    <w:div w:id="1591087682">
      <w:bodyDiv w:val="1"/>
      <w:marLeft w:val="0"/>
      <w:marRight w:val="0"/>
      <w:marTop w:val="0"/>
      <w:marBottom w:val="0"/>
      <w:divBdr>
        <w:top w:val="none" w:sz="0" w:space="0" w:color="auto"/>
        <w:left w:val="none" w:sz="0" w:space="0" w:color="auto"/>
        <w:bottom w:val="none" w:sz="0" w:space="0" w:color="auto"/>
        <w:right w:val="none" w:sz="0" w:space="0" w:color="auto"/>
      </w:divBdr>
    </w:div>
    <w:div w:id="1713840586">
      <w:bodyDiv w:val="1"/>
      <w:marLeft w:val="0"/>
      <w:marRight w:val="0"/>
      <w:marTop w:val="0"/>
      <w:marBottom w:val="0"/>
      <w:divBdr>
        <w:top w:val="none" w:sz="0" w:space="0" w:color="auto"/>
        <w:left w:val="none" w:sz="0" w:space="0" w:color="auto"/>
        <w:bottom w:val="none" w:sz="0" w:space="0" w:color="auto"/>
        <w:right w:val="none" w:sz="0" w:space="0" w:color="auto"/>
      </w:divBdr>
      <w:divsChild>
        <w:div w:id="2111462452">
          <w:marLeft w:val="0"/>
          <w:marRight w:val="0"/>
          <w:marTop w:val="0"/>
          <w:marBottom w:val="0"/>
          <w:divBdr>
            <w:top w:val="none" w:sz="0" w:space="0" w:color="auto"/>
            <w:left w:val="none" w:sz="0" w:space="0" w:color="auto"/>
            <w:bottom w:val="none" w:sz="0" w:space="0" w:color="auto"/>
            <w:right w:val="none" w:sz="0" w:space="0" w:color="auto"/>
          </w:divBdr>
          <w:divsChild>
            <w:div w:id="1724253224">
              <w:marLeft w:val="0"/>
              <w:marRight w:val="0"/>
              <w:marTop w:val="0"/>
              <w:marBottom w:val="0"/>
              <w:divBdr>
                <w:top w:val="none" w:sz="0" w:space="0" w:color="auto"/>
                <w:left w:val="none" w:sz="0" w:space="0" w:color="auto"/>
                <w:bottom w:val="none" w:sz="0" w:space="0" w:color="auto"/>
                <w:right w:val="none" w:sz="0" w:space="0" w:color="auto"/>
              </w:divBdr>
            </w:div>
            <w:div w:id="19170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4334">
      <w:bodyDiv w:val="1"/>
      <w:marLeft w:val="0"/>
      <w:marRight w:val="0"/>
      <w:marTop w:val="0"/>
      <w:marBottom w:val="0"/>
      <w:divBdr>
        <w:top w:val="none" w:sz="0" w:space="0" w:color="auto"/>
        <w:left w:val="none" w:sz="0" w:space="0" w:color="auto"/>
        <w:bottom w:val="none" w:sz="0" w:space="0" w:color="auto"/>
        <w:right w:val="none" w:sz="0" w:space="0" w:color="auto"/>
      </w:divBdr>
      <w:divsChild>
        <w:div w:id="1620336479">
          <w:marLeft w:val="0"/>
          <w:marRight w:val="0"/>
          <w:marTop w:val="0"/>
          <w:marBottom w:val="0"/>
          <w:divBdr>
            <w:top w:val="none" w:sz="0" w:space="0" w:color="auto"/>
            <w:left w:val="none" w:sz="0" w:space="0" w:color="auto"/>
            <w:bottom w:val="none" w:sz="0" w:space="0" w:color="auto"/>
            <w:right w:val="none" w:sz="0" w:space="0" w:color="auto"/>
          </w:divBdr>
          <w:divsChild>
            <w:div w:id="177663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20922">
      <w:bodyDiv w:val="1"/>
      <w:marLeft w:val="0"/>
      <w:marRight w:val="0"/>
      <w:marTop w:val="0"/>
      <w:marBottom w:val="0"/>
      <w:divBdr>
        <w:top w:val="none" w:sz="0" w:space="0" w:color="auto"/>
        <w:left w:val="none" w:sz="0" w:space="0" w:color="auto"/>
        <w:bottom w:val="none" w:sz="0" w:space="0" w:color="auto"/>
        <w:right w:val="none" w:sz="0" w:space="0" w:color="auto"/>
      </w:divBdr>
      <w:divsChild>
        <w:div w:id="320740277">
          <w:marLeft w:val="0"/>
          <w:marRight w:val="0"/>
          <w:marTop w:val="0"/>
          <w:marBottom w:val="0"/>
          <w:divBdr>
            <w:top w:val="none" w:sz="0" w:space="0" w:color="auto"/>
            <w:left w:val="none" w:sz="0" w:space="0" w:color="auto"/>
            <w:bottom w:val="none" w:sz="0" w:space="0" w:color="auto"/>
            <w:right w:val="none" w:sz="0" w:space="0" w:color="auto"/>
          </w:divBdr>
          <w:divsChild>
            <w:div w:id="959414008">
              <w:marLeft w:val="0"/>
              <w:marRight w:val="0"/>
              <w:marTop w:val="0"/>
              <w:marBottom w:val="0"/>
              <w:divBdr>
                <w:top w:val="none" w:sz="0" w:space="0" w:color="auto"/>
                <w:left w:val="none" w:sz="0" w:space="0" w:color="auto"/>
                <w:bottom w:val="none" w:sz="0" w:space="0" w:color="auto"/>
                <w:right w:val="none" w:sz="0" w:space="0" w:color="auto"/>
              </w:divBdr>
            </w:div>
            <w:div w:id="64431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4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utpl-my.sharepoint.com/personal/iaastudillo_utpl_edu_ec/Documents/Documents/Trabajo%20de%20Titulaci&#243;n/Redacci&#243;n%20TT/Documento/git/TT_IvoAstudillo_revision_v4.docx" TargetMode="Externa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image" Target="media/image3.svg"/><Relationship Id="rId34" Type="http://schemas.openxmlformats.org/officeDocument/2006/relationships/image" Target="media/image15.png"/><Relationship Id="rId42" Type="http://schemas.openxmlformats.org/officeDocument/2006/relationships/hyperlink" Target="https://monkeylearn.com/" TargetMode="External"/><Relationship Id="rId47" Type="http://schemas.openxmlformats.org/officeDocument/2006/relationships/comments" Target="comments.xml"/><Relationship Id="rId50" Type="http://schemas.microsoft.com/office/2018/08/relationships/commentsExtensible" Target="commentsExtensible.xml"/><Relationship Id="rId55" Type="http://schemas.openxmlformats.org/officeDocument/2006/relationships/image" Target="media/image25.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utpl-my.sharepoint.com/personal/iaastudillo_utpl_edu_ec/Documents/Documents/Trabajo%20de%20Titulaci&#243;n/Redacci&#243;n%20TT/Documento/git/TT_IvoAstudillo_revision_v4.docx" TargetMode="External"/><Relationship Id="rId29" Type="http://schemas.openxmlformats.org/officeDocument/2006/relationships/image" Target="media/image10.png"/><Relationship Id="rId11" Type="http://schemas.openxmlformats.org/officeDocument/2006/relationships/image" Target="media/image1.jpeg"/><Relationship Id="rId24" Type="http://schemas.openxmlformats.org/officeDocument/2006/relationships/image" Target="media/image6.svg"/><Relationship Id="rId32" Type="http://schemas.openxmlformats.org/officeDocument/2006/relationships/image" Target="media/image13.sv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aws.amazon.com/es/comprehend/" TargetMode="External"/><Relationship Id="rId53" Type="http://schemas.openxmlformats.org/officeDocument/2006/relationships/image" Target="media/image23.png"/><Relationship Id="rId58" Type="http://schemas.openxmlformats.org/officeDocument/2006/relationships/image" Target="media/image28.png"/><Relationship Id="rId5" Type="http://schemas.openxmlformats.org/officeDocument/2006/relationships/numbering" Target="numbering.xml"/><Relationship Id="rId61" Type="http://schemas.microsoft.com/office/2011/relationships/people" Target="people.xml"/><Relationship Id="rId19" Type="http://schemas.openxmlformats.org/officeDocument/2006/relationships/hyperlink" Target="https://utpl-my.sharepoint.com/personal/iaastudillo_utpl_edu_ec/Documents/Documents/Trabajo%20de%20Titulaci&#243;n/Redacci&#243;n%20TT/Documento/git/TT_IvoAstudillo_revision_v4.docx" TargetMode="External"/><Relationship Id="rId14" Type="http://schemas.openxmlformats.org/officeDocument/2006/relationships/hyperlink" Target="https://utpl-my.sharepoint.com/personal/iaastudillo_utpl_edu_ec/Documents/Documents/Trabajo%20de%20Titulaci&#243;n/Redacci&#243;n%20TT/Documento/git/TT_IvoAstudillo_revision_v4.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svg"/><Relationship Id="rId35" Type="http://schemas.openxmlformats.org/officeDocument/2006/relationships/image" Target="media/image16.png"/><Relationship Id="rId43" Type="http://schemas.openxmlformats.org/officeDocument/2006/relationships/hyperlink" Target="https://www.ibm.com/cloud/watson-natural-language-understanding" TargetMode="External"/><Relationship Id="rId48" Type="http://schemas.microsoft.com/office/2011/relationships/commentsExtended" Target="commentsExtended.xml"/><Relationship Id="rId56" Type="http://schemas.openxmlformats.org/officeDocument/2006/relationships/image" Target="media/image26.png"/><Relationship Id="rId8" Type="http://schemas.openxmlformats.org/officeDocument/2006/relationships/webSettings" Target="webSettings.xml"/><Relationship Id="rId51" Type="http://schemas.openxmlformats.org/officeDocument/2006/relationships/hyperlink" Target="https://doi.org/10.1387/zer.21454"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utpl-my.sharepoint.com/personal/iaastudillo_utpl_edu_ec/Documents/Documents/Trabajo%20de%20Titulaci&#243;n/Redacci&#243;n%20TT/Documento/git/TT_IvoAstudillo_revision_v4.docx"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https://cloud.google.com/natural-language" TargetMode="External"/><Relationship Id="rId59" Type="http://schemas.openxmlformats.org/officeDocument/2006/relationships/image" Target="media/image29.png"/><Relationship Id="rId20" Type="http://schemas.openxmlformats.org/officeDocument/2006/relationships/image" Target="media/image2.png"/><Relationship Id="rId41" Type="http://schemas.openxmlformats.org/officeDocument/2006/relationships/image" Target="media/image21.png"/><Relationship Id="rId54" Type="http://schemas.openxmlformats.org/officeDocument/2006/relationships/image" Target="media/image24.sv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utpl-my.sharepoint.com/personal/iaastudillo_utpl_edu_ec/Documents/Documents/Trabajo%20de%20Titulaci&#243;n/Redacci&#243;n%20TT/Documento/git/TT_IvoAstudillo_revision_v4.docx" TargetMode="External"/><Relationship Id="rId23" Type="http://schemas.openxmlformats.org/officeDocument/2006/relationships/image" Target="media/image5.png"/><Relationship Id="rId28" Type="http://schemas.openxmlformats.org/officeDocument/2006/relationships/chart" Target="charts/chart1.xml"/><Relationship Id="rId36" Type="http://schemas.microsoft.com/office/2007/relationships/hdphoto" Target="media/hdphoto1.wdp"/><Relationship Id="rId49" Type="http://schemas.microsoft.com/office/2016/09/relationships/commentsIds" Target="commentsIds.xml"/><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hyperlink" Target="https://www.ibm.com/cloud/watson-natural-language-classifier" TargetMode="External"/><Relationship Id="rId52" Type="http://schemas.openxmlformats.org/officeDocument/2006/relationships/image" Target="media/image22.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Facebook</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Plataformas Sociales</c:v>
                </c:pt>
              </c:strCache>
            </c:strRef>
          </c:cat>
          <c:val>
            <c:numRef>
              <c:f>Hoja1!$B$2</c:f>
              <c:numCache>
                <c:formatCode>General</c:formatCode>
                <c:ptCount val="1"/>
                <c:pt idx="0">
                  <c:v>2449</c:v>
                </c:pt>
              </c:numCache>
            </c:numRef>
          </c:val>
          <c:extLst>
            <c:ext xmlns:c16="http://schemas.microsoft.com/office/drawing/2014/chart" uri="{C3380CC4-5D6E-409C-BE32-E72D297353CC}">
              <c16:uniqueId val="{00000000-236F-46C3-A807-855B72262B6D}"/>
            </c:ext>
          </c:extLst>
        </c:ser>
        <c:ser>
          <c:idx val="1"/>
          <c:order val="1"/>
          <c:tx>
            <c:strRef>
              <c:f>Hoja1!$C$1</c:f>
              <c:strCache>
                <c:ptCount val="1"/>
                <c:pt idx="0">
                  <c:v>Youtube</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Plataformas Sociales</c:v>
                </c:pt>
              </c:strCache>
            </c:strRef>
          </c:cat>
          <c:val>
            <c:numRef>
              <c:f>Hoja1!$C$2</c:f>
              <c:numCache>
                <c:formatCode>General</c:formatCode>
                <c:ptCount val="1"/>
                <c:pt idx="0">
                  <c:v>2000</c:v>
                </c:pt>
              </c:numCache>
            </c:numRef>
          </c:val>
          <c:extLst>
            <c:ext xmlns:c16="http://schemas.microsoft.com/office/drawing/2014/chart" uri="{C3380CC4-5D6E-409C-BE32-E72D297353CC}">
              <c16:uniqueId val="{00000001-236F-46C3-A807-855B72262B6D}"/>
            </c:ext>
          </c:extLst>
        </c:ser>
        <c:ser>
          <c:idx val="2"/>
          <c:order val="2"/>
          <c:tx>
            <c:strRef>
              <c:f>Hoja1!$D$1</c:f>
              <c:strCache>
                <c:ptCount val="1"/>
                <c:pt idx="0">
                  <c:v>WhatSapp</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Plataformas Sociales</c:v>
                </c:pt>
              </c:strCache>
            </c:strRef>
          </c:cat>
          <c:val>
            <c:numRef>
              <c:f>Hoja1!$D$2</c:f>
              <c:numCache>
                <c:formatCode>General</c:formatCode>
                <c:ptCount val="1"/>
                <c:pt idx="0">
                  <c:v>1600</c:v>
                </c:pt>
              </c:numCache>
            </c:numRef>
          </c:val>
          <c:extLst>
            <c:ext xmlns:c16="http://schemas.microsoft.com/office/drawing/2014/chart" uri="{C3380CC4-5D6E-409C-BE32-E72D297353CC}">
              <c16:uniqueId val="{00000002-236F-46C3-A807-855B72262B6D}"/>
            </c:ext>
          </c:extLst>
        </c:ser>
        <c:ser>
          <c:idx val="3"/>
          <c:order val="3"/>
          <c:tx>
            <c:strRef>
              <c:f>Hoja1!$E$1</c:f>
              <c:strCache>
                <c:ptCount val="1"/>
                <c:pt idx="0">
                  <c:v>FB Messenger</c:v>
                </c:pt>
              </c:strCache>
            </c:strRef>
          </c:tx>
          <c:spPr>
            <a:solidFill>
              <a:schemeClr val="accent4"/>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Plataformas Sociales</c:v>
                </c:pt>
              </c:strCache>
            </c:strRef>
          </c:cat>
          <c:val>
            <c:numRef>
              <c:f>Hoja1!$E$2</c:f>
              <c:numCache>
                <c:formatCode>General</c:formatCode>
                <c:ptCount val="1"/>
                <c:pt idx="0">
                  <c:v>1300</c:v>
                </c:pt>
              </c:numCache>
            </c:numRef>
          </c:val>
          <c:extLst>
            <c:ext xmlns:c16="http://schemas.microsoft.com/office/drawing/2014/chart" uri="{C3380CC4-5D6E-409C-BE32-E72D297353CC}">
              <c16:uniqueId val="{00000004-236F-46C3-A807-855B72262B6D}"/>
            </c:ext>
          </c:extLst>
        </c:ser>
        <c:ser>
          <c:idx val="4"/>
          <c:order val="4"/>
          <c:tx>
            <c:strRef>
              <c:f>Hoja1!$F$1</c:f>
              <c:strCache>
                <c:ptCount val="1"/>
                <c:pt idx="0">
                  <c:v>WeChat</c:v>
                </c:pt>
              </c:strCache>
            </c:strRef>
          </c:tx>
          <c:spPr>
            <a:solidFill>
              <a:schemeClr val="accent5"/>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Plataformas Sociales</c:v>
                </c:pt>
              </c:strCache>
            </c:strRef>
          </c:cat>
          <c:val>
            <c:numRef>
              <c:f>Hoja1!$F$2</c:f>
              <c:numCache>
                <c:formatCode>General</c:formatCode>
                <c:ptCount val="1"/>
                <c:pt idx="0">
                  <c:v>1151</c:v>
                </c:pt>
              </c:numCache>
            </c:numRef>
          </c:val>
          <c:extLst>
            <c:ext xmlns:c16="http://schemas.microsoft.com/office/drawing/2014/chart" uri="{C3380CC4-5D6E-409C-BE32-E72D297353CC}">
              <c16:uniqueId val="{00000005-236F-46C3-A807-855B72262B6D}"/>
            </c:ext>
          </c:extLst>
        </c:ser>
        <c:ser>
          <c:idx val="5"/>
          <c:order val="5"/>
          <c:tx>
            <c:strRef>
              <c:f>Hoja1!$G$1</c:f>
              <c:strCache>
                <c:ptCount val="1"/>
                <c:pt idx="0">
                  <c:v>Instagram</c:v>
                </c:pt>
              </c:strCache>
            </c:strRef>
          </c:tx>
          <c:spPr>
            <a:solidFill>
              <a:schemeClr val="accent6"/>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Plataformas Sociales</c:v>
                </c:pt>
              </c:strCache>
            </c:strRef>
          </c:cat>
          <c:val>
            <c:numRef>
              <c:f>Hoja1!$G$2</c:f>
              <c:numCache>
                <c:formatCode>General</c:formatCode>
                <c:ptCount val="1"/>
                <c:pt idx="0">
                  <c:v>1000</c:v>
                </c:pt>
              </c:numCache>
            </c:numRef>
          </c:val>
          <c:extLst>
            <c:ext xmlns:c16="http://schemas.microsoft.com/office/drawing/2014/chart" uri="{C3380CC4-5D6E-409C-BE32-E72D297353CC}">
              <c16:uniqueId val="{00000006-236F-46C3-A807-855B72262B6D}"/>
            </c:ext>
          </c:extLst>
        </c:ser>
        <c:ser>
          <c:idx val="6"/>
          <c:order val="6"/>
          <c:tx>
            <c:strRef>
              <c:f>Hoja1!$H$1</c:f>
              <c:strCache>
                <c:ptCount val="1"/>
                <c:pt idx="0">
                  <c:v>Tik-tok</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Plataformas Sociales</c:v>
                </c:pt>
              </c:strCache>
            </c:strRef>
          </c:cat>
          <c:val>
            <c:numRef>
              <c:f>Hoja1!$H$2</c:f>
              <c:numCache>
                <c:formatCode>General</c:formatCode>
                <c:ptCount val="1"/>
                <c:pt idx="0">
                  <c:v>800</c:v>
                </c:pt>
              </c:numCache>
            </c:numRef>
          </c:val>
          <c:extLst>
            <c:ext xmlns:c16="http://schemas.microsoft.com/office/drawing/2014/chart" uri="{C3380CC4-5D6E-409C-BE32-E72D297353CC}">
              <c16:uniqueId val="{0000000D-236F-46C3-A807-855B72262B6D}"/>
            </c:ext>
          </c:extLst>
        </c:ser>
        <c:ser>
          <c:idx val="7"/>
          <c:order val="7"/>
          <c:tx>
            <c:strRef>
              <c:f>Hoja1!$I$1</c:f>
              <c:strCache>
                <c:ptCount val="1"/>
                <c:pt idx="0">
                  <c:v>Reddit</c:v>
                </c:pt>
              </c:strCache>
            </c:strRef>
          </c:tx>
          <c:spPr>
            <a:solidFill>
              <a:schemeClr val="accent2">
                <a:lumMod val="60000"/>
              </a:schemeClr>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Plataformas Sociales</c:v>
                </c:pt>
              </c:strCache>
            </c:strRef>
          </c:cat>
          <c:val>
            <c:numRef>
              <c:f>Hoja1!$I$2</c:f>
              <c:numCache>
                <c:formatCode>General</c:formatCode>
                <c:ptCount val="1"/>
                <c:pt idx="0">
                  <c:v>430</c:v>
                </c:pt>
              </c:numCache>
            </c:numRef>
          </c:val>
          <c:extLst>
            <c:ext xmlns:c16="http://schemas.microsoft.com/office/drawing/2014/chart" uri="{C3380CC4-5D6E-409C-BE32-E72D297353CC}">
              <c16:uniqueId val="{0000000E-236F-46C3-A807-855B72262B6D}"/>
            </c:ext>
          </c:extLst>
        </c:ser>
        <c:ser>
          <c:idx val="8"/>
          <c:order val="8"/>
          <c:tx>
            <c:strRef>
              <c:f>Hoja1!$J$1</c:f>
              <c:strCache>
                <c:ptCount val="1"/>
                <c:pt idx="0">
                  <c:v>Snapchat</c:v>
                </c:pt>
              </c:strCache>
            </c:strRef>
          </c:tx>
          <c:spPr>
            <a:solidFill>
              <a:schemeClr val="accent3">
                <a:lumMod val="60000"/>
              </a:schemeClr>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Plataformas Sociales</c:v>
                </c:pt>
              </c:strCache>
            </c:strRef>
          </c:cat>
          <c:val>
            <c:numRef>
              <c:f>Hoja1!$J$2</c:f>
              <c:numCache>
                <c:formatCode>General</c:formatCode>
                <c:ptCount val="1"/>
                <c:pt idx="0">
                  <c:v>382</c:v>
                </c:pt>
              </c:numCache>
            </c:numRef>
          </c:val>
          <c:extLst>
            <c:ext xmlns:c16="http://schemas.microsoft.com/office/drawing/2014/chart" uri="{C3380CC4-5D6E-409C-BE32-E72D297353CC}">
              <c16:uniqueId val="{0000000F-236F-46C3-A807-855B72262B6D}"/>
            </c:ext>
          </c:extLst>
        </c:ser>
        <c:ser>
          <c:idx val="9"/>
          <c:order val="9"/>
          <c:tx>
            <c:strRef>
              <c:f>Hoja1!$K$1</c:f>
              <c:strCache>
                <c:ptCount val="1"/>
                <c:pt idx="0">
                  <c:v>Twitter</c:v>
                </c:pt>
              </c:strCache>
            </c:strRef>
          </c:tx>
          <c:spPr>
            <a:solidFill>
              <a:schemeClr val="accent4">
                <a:lumMod val="60000"/>
              </a:schemeClr>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Plataformas Sociales</c:v>
                </c:pt>
              </c:strCache>
            </c:strRef>
          </c:cat>
          <c:val>
            <c:numRef>
              <c:f>Hoja1!$K$2</c:f>
              <c:numCache>
                <c:formatCode>General</c:formatCode>
                <c:ptCount val="1"/>
                <c:pt idx="0">
                  <c:v>340</c:v>
                </c:pt>
              </c:numCache>
            </c:numRef>
          </c:val>
          <c:extLst>
            <c:ext xmlns:c16="http://schemas.microsoft.com/office/drawing/2014/chart" uri="{C3380CC4-5D6E-409C-BE32-E72D297353CC}">
              <c16:uniqueId val="{00000010-236F-46C3-A807-855B72262B6D}"/>
            </c:ext>
          </c:extLst>
        </c:ser>
        <c:dLbls>
          <c:dLblPos val="outEnd"/>
          <c:showLegendKey val="0"/>
          <c:showVal val="1"/>
          <c:showCatName val="0"/>
          <c:showSerName val="0"/>
          <c:showPercent val="0"/>
          <c:showBubbleSize val="0"/>
        </c:dLbls>
        <c:gapWidth val="219"/>
        <c:overlap val="-27"/>
        <c:axId val="1312706832"/>
        <c:axId val="1312707248"/>
      </c:barChart>
      <c:catAx>
        <c:axId val="1312706832"/>
        <c:scaling>
          <c:orientation val="minMax"/>
        </c:scaling>
        <c:delete val="1"/>
        <c:axPos val="b"/>
        <c:numFmt formatCode="General" sourceLinked="1"/>
        <c:majorTickMark val="out"/>
        <c:minorTickMark val="none"/>
        <c:tickLblPos val="nextTo"/>
        <c:crossAx val="1312707248"/>
        <c:crosses val="autoZero"/>
        <c:auto val="1"/>
        <c:lblAlgn val="ctr"/>
        <c:lblOffset val="100"/>
        <c:noMultiLvlLbl val="0"/>
      </c:catAx>
      <c:valAx>
        <c:axId val="1312707248"/>
        <c:scaling>
          <c:orientation val="minMax"/>
        </c:scaling>
        <c:delete val="1"/>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s-EC"/>
                  <a:t>Número de usuarios (en millones)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EC"/>
            </a:p>
          </c:txPr>
        </c:title>
        <c:numFmt formatCode="General" sourceLinked="1"/>
        <c:majorTickMark val="out"/>
        <c:minorTickMark val="none"/>
        <c:tickLblPos val="nextTo"/>
        <c:crossAx val="1312706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solidFill>
            <a:sysClr val="windowText" lastClr="000000"/>
          </a:solidFill>
          <a:latin typeface="Arial" panose="020B0604020202020204" pitchFamily="34" charset="0"/>
          <a:cs typeface="Arial" panose="020B0604020202020204" pitchFamily="34" charset="0"/>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6F4CDA8C26B45459729F6A6FCA0FB94"/>
        <w:category>
          <w:name w:val="General"/>
          <w:gallery w:val="placeholder"/>
        </w:category>
        <w:types>
          <w:type w:val="bbPlcHdr"/>
        </w:types>
        <w:behaviors>
          <w:behavior w:val="content"/>
        </w:behaviors>
        <w:guid w:val="{CE1DD6AA-C710-4691-A706-BFC7D2E62682}"/>
      </w:docPartPr>
      <w:docPartBody>
        <w:p w:rsidR="009C32A3" w:rsidRDefault="00043698" w:rsidP="00043698">
          <w:pPr>
            <w:pStyle w:val="26F4CDA8C26B45459729F6A6FCA0FB94"/>
          </w:pPr>
          <w:r>
            <w:rPr>
              <w:lang w:val="es-ES"/>
            </w:rPr>
            <w:t>Escribir el título del capítulo (nivel 1)</w:t>
          </w:r>
        </w:p>
      </w:docPartBody>
    </w:docPart>
    <w:docPart>
      <w:docPartPr>
        <w:name w:val="93325D34614242E794FAA88C42262445"/>
        <w:category>
          <w:name w:val="General"/>
          <w:gallery w:val="placeholder"/>
        </w:category>
        <w:types>
          <w:type w:val="bbPlcHdr"/>
        </w:types>
        <w:behaviors>
          <w:behavior w:val="content"/>
        </w:behaviors>
        <w:guid w:val="{ED9A8481-7199-4D4E-A562-FECBC6666E0D}"/>
      </w:docPartPr>
      <w:docPartBody>
        <w:p w:rsidR="009C32A3" w:rsidRDefault="00043698" w:rsidP="00043698">
          <w:pPr>
            <w:pStyle w:val="93325D34614242E794FAA88C42262445"/>
          </w:pPr>
          <w:r>
            <w:rPr>
              <w:lang w:val="es-ES"/>
            </w:rPr>
            <w:t>Escribir el título del capítulo (nivel 2)</w:t>
          </w:r>
        </w:p>
      </w:docPartBody>
    </w:docPart>
    <w:docPart>
      <w:docPartPr>
        <w:name w:val="CAB9EE9A53C843FFBC29CD4E66857863"/>
        <w:category>
          <w:name w:val="General"/>
          <w:gallery w:val="placeholder"/>
        </w:category>
        <w:types>
          <w:type w:val="bbPlcHdr"/>
        </w:types>
        <w:behaviors>
          <w:behavior w:val="content"/>
        </w:behaviors>
        <w:guid w:val="{0C89A0CC-0041-4DCF-96A5-B9E25543FE46}"/>
      </w:docPartPr>
      <w:docPartBody>
        <w:p w:rsidR="009C32A3" w:rsidRDefault="00043698" w:rsidP="00043698">
          <w:pPr>
            <w:pStyle w:val="CAB9EE9A53C843FFBC29CD4E66857863"/>
          </w:pPr>
          <w:r>
            <w:rPr>
              <w:lang w:val="es-ES"/>
            </w:rPr>
            <w:t>Escribir el título del capítulo (nivel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698"/>
    <w:rsid w:val="0001307D"/>
    <w:rsid w:val="00043698"/>
    <w:rsid w:val="0007661D"/>
    <w:rsid w:val="000B0F1A"/>
    <w:rsid w:val="000E3944"/>
    <w:rsid w:val="001173A2"/>
    <w:rsid w:val="00151BE4"/>
    <w:rsid w:val="00157F36"/>
    <w:rsid w:val="001C28FE"/>
    <w:rsid w:val="001C51F8"/>
    <w:rsid w:val="00237AD1"/>
    <w:rsid w:val="00251B41"/>
    <w:rsid w:val="00253A8D"/>
    <w:rsid w:val="002B6F58"/>
    <w:rsid w:val="00300D87"/>
    <w:rsid w:val="003112AD"/>
    <w:rsid w:val="003B0892"/>
    <w:rsid w:val="003E4C8C"/>
    <w:rsid w:val="004A0CBE"/>
    <w:rsid w:val="004B17C3"/>
    <w:rsid w:val="004F46CE"/>
    <w:rsid w:val="00542899"/>
    <w:rsid w:val="0054295D"/>
    <w:rsid w:val="00542C2C"/>
    <w:rsid w:val="00560ED0"/>
    <w:rsid w:val="00566043"/>
    <w:rsid w:val="006223F4"/>
    <w:rsid w:val="00634F95"/>
    <w:rsid w:val="0065335A"/>
    <w:rsid w:val="006B1565"/>
    <w:rsid w:val="006E0241"/>
    <w:rsid w:val="006E031B"/>
    <w:rsid w:val="00712E51"/>
    <w:rsid w:val="0072130A"/>
    <w:rsid w:val="00742F9B"/>
    <w:rsid w:val="00774DB4"/>
    <w:rsid w:val="007A707A"/>
    <w:rsid w:val="007E64B1"/>
    <w:rsid w:val="007F385E"/>
    <w:rsid w:val="0082153A"/>
    <w:rsid w:val="008B1C31"/>
    <w:rsid w:val="008F7710"/>
    <w:rsid w:val="00933FCF"/>
    <w:rsid w:val="0095325D"/>
    <w:rsid w:val="00962749"/>
    <w:rsid w:val="009A1A95"/>
    <w:rsid w:val="009A5D03"/>
    <w:rsid w:val="009B043E"/>
    <w:rsid w:val="009C32A3"/>
    <w:rsid w:val="00A0715E"/>
    <w:rsid w:val="00A256C8"/>
    <w:rsid w:val="00A400A8"/>
    <w:rsid w:val="00A60B66"/>
    <w:rsid w:val="00A704DF"/>
    <w:rsid w:val="00A74F48"/>
    <w:rsid w:val="00A767C7"/>
    <w:rsid w:val="00A9692D"/>
    <w:rsid w:val="00A97288"/>
    <w:rsid w:val="00AB3CAC"/>
    <w:rsid w:val="00AF7ADD"/>
    <w:rsid w:val="00B24684"/>
    <w:rsid w:val="00B61F48"/>
    <w:rsid w:val="00B96A9E"/>
    <w:rsid w:val="00BA5964"/>
    <w:rsid w:val="00BD0090"/>
    <w:rsid w:val="00BE043A"/>
    <w:rsid w:val="00BF544C"/>
    <w:rsid w:val="00C11DCD"/>
    <w:rsid w:val="00C57666"/>
    <w:rsid w:val="00C96773"/>
    <w:rsid w:val="00C97EA4"/>
    <w:rsid w:val="00D47BB3"/>
    <w:rsid w:val="00D6260E"/>
    <w:rsid w:val="00D928B7"/>
    <w:rsid w:val="00E10653"/>
    <w:rsid w:val="00E1562D"/>
    <w:rsid w:val="00EA01D8"/>
    <w:rsid w:val="00EA12B2"/>
    <w:rsid w:val="00F32780"/>
    <w:rsid w:val="00F50013"/>
    <w:rsid w:val="00F72619"/>
    <w:rsid w:val="00FB74A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6F4CDA8C26B45459729F6A6FCA0FB94">
    <w:name w:val="26F4CDA8C26B45459729F6A6FCA0FB94"/>
    <w:rsid w:val="00043698"/>
  </w:style>
  <w:style w:type="paragraph" w:customStyle="1" w:styleId="93325D34614242E794FAA88C42262445">
    <w:name w:val="93325D34614242E794FAA88C42262445"/>
    <w:rsid w:val="00043698"/>
  </w:style>
  <w:style w:type="paragraph" w:customStyle="1" w:styleId="CAB9EE9A53C843FFBC29CD4E66857863">
    <w:name w:val="CAB9EE9A53C843FFBC29CD4E66857863"/>
    <w:rsid w:val="00043698"/>
  </w:style>
  <w:style w:type="character" w:styleId="Textodelmarcadordeposicin">
    <w:name w:val="Placeholder Text"/>
    <w:basedOn w:val="Fuentedeprrafopredeter"/>
    <w:uiPriority w:val="99"/>
    <w:semiHidden/>
    <w:rsid w:val="00BE043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646C2B5B08E7D948893AAD5A84CC08E0" ma:contentTypeVersion="8" ma:contentTypeDescription="Crear nuevo documento." ma:contentTypeScope="" ma:versionID="5c7ffe02d0fbf9d945ff589721df0f96">
  <xsd:schema xmlns:xsd="http://www.w3.org/2001/XMLSchema" xmlns:xs="http://www.w3.org/2001/XMLSchema" xmlns:p="http://schemas.microsoft.com/office/2006/metadata/properties" xmlns:ns3="65315970-dfcd-4a4e-9aac-2fbbd8a521c9" xmlns:ns4="25eff6df-4190-4548-b69e-09c4466fd29e" targetNamespace="http://schemas.microsoft.com/office/2006/metadata/properties" ma:root="true" ma:fieldsID="c3ea6e378c6892f2e1f4846af6c9c177" ns3:_="" ns4:_="">
    <xsd:import namespace="65315970-dfcd-4a4e-9aac-2fbbd8a521c9"/>
    <xsd:import namespace="25eff6df-4190-4548-b69e-09c4466fd29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315970-dfcd-4a4e-9aac-2fbbd8a521c9"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element name="SharingHintHash" ma:index="10" nillable="true" ma:displayName="Hash de la sugerencia para comparti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5eff6df-4190-4548-b69e-09c4466fd29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E088FC-FBC3-4E70-B140-F7D34047C5D9}">
  <ds:schemaRefs>
    <ds:schemaRef ds:uri="http://schemas.openxmlformats.org/officeDocument/2006/bibliography"/>
  </ds:schemaRefs>
</ds:datastoreItem>
</file>

<file path=customXml/itemProps2.xml><?xml version="1.0" encoding="utf-8"?>
<ds:datastoreItem xmlns:ds="http://schemas.openxmlformats.org/officeDocument/2006/customXml" ds:itemID="{15F5F31D-4E72-4F9C-A3B6-9BA8CDE482B2}">
  <ds:schemaRefs>
    <ds:schemaRef ds:uri="http://schemas.microsoft.com/sharepoint/v3/contenttype/forms"/>
  </ds:schemaRefs>
</ds:datastoreItem>
</file>

<file path=customXml/itemProps3.xml><?xml version="1.0" encoding="utf-8"?>
<ds:datastoreItem xmlns:ds="http://schemas.openxmlformats.org/officeDocument/2006/customXml" ds:itemID="{FB8C4D9C-D402-4AF4-8952-1C58554B716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F46EE6A-59DF-4E06-881E-A2083E7548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315970-dfcd-4a4e-9aac-2fbbd8a521c9"/>
    <ds:schemaRef ds:uri="25eff6df-4190-4548-b69e-09c4466fd2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5215</TotalTime>
  <Pages>71</Pages>
  <Words>27962</Words>
  <Characters>153794</Characters>
  <Application>Microsoft Office Word</Application>
  <DocSecurity>0</DocSecurity>
  <Lines>1281</Lines>
  <Paragraphs>362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Andres Astudillo</dc:creator>
  <cp:keywords/>
  <dc:description/>
  <cp:lastModifiedBy>IVO ANDRES ASTUDILLO BUSTAMANTE</cp:lastModifiedBy>
  <cp:revision>2652</cp:revision>
  <dcterms:created xsi:type="dcterms:W3CDTF">2020-06-29T19:34:00Z</dcterms:created>
  <dcterms:modified xsi:type="dcterms:W3CDTF">2021-02-02T19:45:00Z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0x010100646C2B5B08E7D948893AAD5A84CC08E0</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b6a233ee-a612-3c9b-aa6b-344ae511a276</vt:lpwstr>
  </property>
  <property fmtid="{D5CDD505-2E9C-101B-9397-08002B2CF9AE}" pid="25" name="Mendeley Citation Style_1">
    <vt:lpwstr>http://www.zotero.org/styles/apa</vt:lpwstr>
  </property>
</Properties>
</file>